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ED83" w14:textId="77777777" w:rsidR="00EF4BD5" w:rsidRDefault="00EF4BD5">
      <w:pPr>
        <w:pStyle w:val="BodyText"/>
        <w:spacing w:before="142"/>
        <w:jc w:val="left"/>
        <w:rPr>
          <w:rFonts w:ascii="Times New Roman"/>
          <w:sz w:val="34"/>
        </w:rPr>
      </w:pPr>
    </w:p>
    <w:p w14:paraId="273CADE8" w14:textId="77777777" w:rsidR="00EF4BD5" w:rsidRDefault="00000000">
      <w:pPr>
        <w:pStyle w:val="Title"/>
        <w:spacing w:line="276" w:lineRule="auto"/>
      </w:pPr>
      <w:r>
        <w:t>From</w:t>
      </w:r>
      <w:r>
        <w:rPr>
          <w:spacing w:val="-8"/>
        </w:rPr>
        <w:t xml:space="preserve"> </w:t>
      </w:r>
      <w:r>
        <w:t>pieces</w:t>
      </w:r>
      <w:r>
        <w:rPr>
          <w:spacing w:val="-8"/>
        </w:rPr>
        <w:t xml:space="preserve"> </w:t>
      </w:r>
      <w:r>
        <w:t>to</w:t>
      </w:r>
      <w:r>
        <w:rPr>
          <w:spacing w:val="-8"/>
        </w:rPr>
        <w:t xml:space="preserve"> </w:t>
      </w:r>
      <w:r>
        <w:t>pipeline:</w:t>
      </w:r>
      <w:r>
        <w:rPr>
          <w:spacing w:val="-8"/>
        </w:rPr>
        <w:t xml:space="preserve"> </w:t>
      </w:r>
      <w:r>
        <w:t>Why</w:t>
      </w:r>
      <w:r>
        <w:rPr>
          <w:spacing w:val="-8"/>
        </w:rPr>
        <w:t xml:space="preserve"> </w:t>
      </w:r>
      <w:r>
        <w:t>AI</w:t>
      </w:r>
      <w:r>
        <w:rPr>
          <w:spacing w:val="-8"/>
        </w:rPr>
        <w:t xml:space="preserve"> </w:t>
      </w:r>
      <w:r>
        <w:t>isn’t</w:t>
      </w:r>
      <w:r>
        <w:rPr>
          <w:spacing w:val="-8"/>
        </w:rPr>
        <w:t xml:space="preserve"> </w:t>
      </w:r>
      <w:r>
        <w:t>ready</w:t>
      </w:r>
      <w:r>
        <w:rPr>
          <w:spacing w:val="-8"/>
        </w:rPr>
        <w:t xml:space="preserve"> </w:t>
      </w:r>
      <w:r>
        <w:t>for</w:t>
      </w:r>
      <w:r>
        <w:rPr>
          <w:spacing w:val="-8"/>
        </w:rPr>
        <w:t xml:space="preserve"> </w:t>
      </w:r>
      <w:r>
        <w:t>end-to-end systematic review and meta-analysis</w:t>
      </w:r>
    </w:p>
    <w:p w14:paraId="5DE865A9" w14:textId="77777777" w:rsidR="00EF4BD5" w:rsidRDefault="00000000">
      <w:pPr>
        <w:spacing w:before="361"/>
        <w:ind w:left="343" w:right="4"/>
        <w:jc w:val="center"/>
        <w:rPr>
          <w:b/>
          <w:sz w:val="18"/>
        </w:rPr>
      </w:pPr>
      <w:r>
        <w:rPr>
          <w:b/>
          <w:spacing w:val="-2"/>
          <w:w w:val="105"/>
          <w:sz w:val="18"/>
        </w:rPr>
        <w:t>Abstract</w:t>
      </w:r>
    </w:p>
    <w:p w14:paraId="3790F011" w14:textId="77777777" w:rsidR="00EF4BD5" w:rsidRDefault="00000000">
      <w:pPr>
        <w:spacing w:before="71" w:line="249" w:lineRule="auto"/>
        <w:ind w:left="909" w:right="565"/>
        <w:jc w:val="both"/>
        <w:rPr>
          <w:rFonts w:ascii="Bookman Old Style" w:hAnsi="Bookman Old Style"/>
          <w:sz w:val="18"/>
        </w:rPr>
      </w:pPr>
      <w:r>
        <w:rPr>
          <w:rFonts w:ascii="Bookman Old Style" w:hAnsi="Bookman Old Style"/>
          <w:spacing w:val="-6"/>
          <w:sz w:val="18"/>
        </w:rPr>
        <w:t>Systematic reviews (SRs) are critical to evidence-based medicine. Artificial intelligence (AI), particu</w:t>
      </w:r>
      <w:r>
        <w:rPr>
          <w:rFonts w:ascii="Bookman Old Style" w:hAnsi="Bookman Old Style"/>
          <w:spacing w:val="-6"/>
          <w:sz w:val="18"/>
        </w:rPr>
        <w:softHyphen/>
      </w:r>
      <w:r>
        <w:rPr>
          <w:rFonts w:ascii="Bookman Old Style" w:hAnsi="Bookman Old Style"/>
          <w:w w:val="90"/>
          <w:sz w:val="18"/>
        </w:rPr>
        <w:t xml:space="preserve">larly large language models (LLMs), is increasingly used to answer medical questions by retrieving and </w:t>
      </w:r>
      <w:r>
        <w:rPr>
          <w:rFonts w:ascii="Bookman Old Style" w:hAnsi="Bookman Old Style"/>
          <w:spacing w:val="-8"/>
          <w:sz w:val="18"/>
        </w:rPr>
        <w:t>citing</w:t>
      </w:r>
      <w:r>
        <w:rPr>
          <w:rFonts w:ascii="Bookman Old Style" w:hAnsi="Bookman Old Style"/>
          <w:spacing w:val="-1"/>
          <w:sz w:val="18"/>
        </w:rPr>
        <w:t xml:space="preserve"> </w:t>
      </w:r>
      <w:r>
        <w:rPr>
          <w:rFonts w:ascii="Bookman Old Style" w:hAnsi="Bookman Old Style"/>
          <w:spacing w:val="-8"/>
          <w:sz w:val="18"/>
        </w:rPr>
        <w:t>relevant</w:t>
      </w:r>
      <w:r>
        <w:rPr>
          <w:rFonts w:ascii="Bookman Old Style" w:hAnsi="Bookman Old Style"/>
          <w:spacing w:val="-1"/>
          <w:sz w:val="18"/>
        </w:rPr>
        <w:t xml:space="preserve"> </w:t>
      </w:r>
      <w:r>
        <w:rPr>
          <w:rFonts w:ascii="Bookman Old Style" w:hAnsi="Bookman Old Style"/>
          <w:spacing w:val="-8"/>
          <w:sz w:val="18"/>
        </w:rPr>
        <w:t>studies,</w:t>
      </w:r>
      <w:r>
        <w:rPr>
          <w:rFonts w:ascii="Bookman Old Style" w:hAnsi="Bookman Old Style"/>
          <w:spacing w:val="-1"/>
          <w:sz w:val="18"/>
        </w:rPr>
        <w:t xml:space="preserve"> </w:t>
      </w:r>
      <w:r>
        <w:rPr>
          <w:rFonts w:ascii="Bookman Old Style" w:hAnsi="Bookman Old Style"/>
          <w:spacing w:val="-8"/>
          <w:sz w:val="18"/>
        </w:rPr>
        <w:t>as</w:t>
      </w:r>
      <w:r>
        <w:rPr>
          <w:rFonts w:ascii="Bookman Old Style" w:hAnsi="Bookman Old Style"/>
          <w:spacing w:val="-1"/>
          <w:sz w:val="18"/>
        </w:rPr>
        <w:t xml:space="preserve"> </w:t>
      </w:r>
      <w:r>
        <w:rPr>
          <w:rFonts w:ascii="Bookman Old Style" w:hAnsi="Bookman Old Style"/>
          <w:spacing w:val="-8"/>
          <w:sz w:val="18"/>
        </w:rPr>
        <w:t>well</w:t>
      </w:r>
      <w:r>
        <w:rPr>
          <w:rFonts w:ascii="Bookman Old Style" w:hAnsi="Bookman Old Style"/>
          <w:spacing w:val="-1"/>
          <w:sz w:val="18"/>
        </w:rPr>
        <w:t xml:space="preserve"> </w:t>
      </w:r>
      <w:r>
        <w:rPr>
          <w:rFonts w:ascii="Bookman Old Style" w:hAnsi="Bookman Old Style"/>
          <w:spacing w:val="-8"/>
          <w:sz w:val="18"/>
        </w:rPr>
        <w:t>as</w:t>
      </w:r>
      <w:r>
        <w:rPr>
          <w:rFonts w:ascii="Bookman Old Style" w:hAnsi="Bookman Old Style"/>
          <w:spacing w:val="-1"/>
          <w:sz w:val="18"/>
        </w:rPr>
        <w:t xml:space="preserve"> </w:t>
      </w:r>
      <w:r>
        <w:rPr>
          <w:rFonts w:ascii="Bookman Old Style" w:hAnsi="Bookman Old Style"/>
          <w:spacing w:val="-8"/>
          <w:sz w:val="18"/>
        </w:rPr>
        <w:t>to</w:t>
      </w:r>
      <w:r>
        <w:rPr>
          <w:rFonts w:ascii="Bookman Old Style" w:hAnsi="Bookman Old Style"/>
          <w:spacing w:val="-1"/>
          <w:sz w:val="18"/>
        </w:rPr>
        <w:t xml:space="preserve"> </w:t>
      </w:r>
      <w:r>
        <w:rPr>
          <w:rFonts w:ascii="Bookman Old Style" w:hAnsi="Bookman Old Style"/>
          <w:spacing w:val="-8"/>
          <w:sz w:val="18"/>
        </w:rPr>
        <w:t>support</w:t>
      </w:r>
      <w:r>
        <w:rPr>
          <w:rFonts w:ascii="Bookman Old Style" w:hAnsi="Bookman Old Style"/>
          <w:spacing w:val="-1"/>
          <w:sz w:val="18"/>
        </w:rPr>
        <w:t xml:space="preserve"> </w:t>
      </w:r>
      <w:r>
        <w:rPr>
          <w:rFonts w:ascii="Bookman Old Style" w:hAnsi="Bookman Old Style"/>
          <w:spacing w:val="-8"/>
          <w:sz w:val="18"/>
        </w:rPr>
        <w:t>the</w:t>
      </w:r>
      <w:r>
        <w:rPr>
          <w:rFonts w:ascii="Bookman Old Style" w:hAnsi="Bookman Old Style"/>
          <w:spacing w:val="-1"/>
          <w:sz w:val="18"/>
        </w:rPr>
        <w:t xml:space="preserve"> </w:t>
      </w:r>
      <w:r>
        <w:rPr>
          <w:rFonts w:ascii="Bookman Old Style" w:hAnsi="Bookman Old Style"/>
          <w:spacing w:val="-8"/>
          <w:sz w:val="18"/>
        </w:rPr>
        <w:t>conduct</w:t>
      </w:r>
      <w:r>
        <w:rPr>
          <w:rFonts w:ascii="Bookman Old Style" w:hAnsi="Bookman Old Style"/>
          <w:spacing w:val="-1"/>
          <w:sz w:val="18"/>
        </w:rPr>
        <w:t xml:space="preserve"> </w:t>
      </w:r>
      <w:r>
        <w:rPr>
          <w:rFonts w:ascii="Bookman Old Style" w:hAnsi="Bookman Old Style"/>
          <w:spacing w:val="-8"/>
          <w:sz w:val="18"/>
        </w:rPr>
        <w:t>of</w:t>
      </w:r>
      <w:r>
        <w:rPr>
          <w:rFonts w:ascii="Bookman Old Style" w:hAnsi="Bookman Old Style"/>
          <w:spacing w:val="-1"/>
          <w:sz w:val="18"/>
        </w:rPr>
        <w:t xml:space="preserve"> </w:t>
      </w:r>
      <w:r>
        <w:rPr>
          <w:rFonts w:ascii="Bookman Old Style" w:hAnsi="Bookman Old Style"/>
          <w:spacing w:val="-8"/>
          <w:sz w:val="18"/>
        </w:rPr>
        <w:t>SRs</w:t>
      </w:r>
      <w:r>
        <w:rPr>
          <w:rFonts w:ascii="Bookman Old Style" w:hAnsi="Bookman Old Style"/>
          <w:spacing w:val="-1"/>
          <w:sz w:val="18"/>
        </w:rPr>
        <w:t xml:space="preserve"> </w:t>
      </w:r>
      <w:r>
        <w:rPr>
          <w:rFonts w:ascii="Bookman Old Style" w:hAnsi="Bookman Old Style"/>
          <w:spacing w:val="-8"/>
          <w:sz w:val="18"/>
        </w:rPr>
        <w:t>and</w:t>
      </w:r>
      <w:r>
        <w:rPr>
          <w:rFonts w:ascii="Bookman Old Style" w:hAnsi="Bookman Old Style"/>
          <w:spacing w:val="-1"/>
          <w:sz w:val="18"/>
        </w:rPr>
        <w:t xml:space="preserve"> </w:t>
      </w:r>
      <w:r>
        <w:rPr>
          <w:rFonts w:ascii="Bookman Old Style" w:hAnsi="Bookman Old Style"/>
          <w:spacing w:val="-8"/>
          <w:sz w:val="18"/>
        </w:rPr>
        <w:t>meta-analyses</w:t>
      </w:r>
      <w:r>
        <w:rPr>
          <w:rFonts w:ascii="Bookman Old Style" w:hAnsi="Bookman Old Style"/>
          <w:spacing w:val="-1"/>
          <w:sz w:val="18"/>
        </w:rPr>
        <w:t xml:space="preserve"> </w:t>
      </w:r>
      <w:r>
        <w:rPr>
          <w:rFonts w:ascii="Bookman Old Style" w:hAnsi="Bookman Old Style"/>
          <w:spacing w:val="-8"/>
          <w:sz w:val="18"/>
        </w:rPr>
        <w:t>(MAs).</w:t>
      </w:r>
      <w:r>
        <w:rPr>
          <w:rFonts w:ascii="Bookman Old Style" w:hAnsi="Bookman Old Style"/>
          <w:spacing w:val="-1"/>
          <w:sz w:val="18"/>
        </w:rPr>
        <w:t xml:space="preserve"> </w:t>
      </w:r>
      <w:r>
        <w:rPr>
          <w:rFonts w:ascii="Bookman Old Style" w:hAnsi="Bookman Old Style"/>
          <w:spacing w:val="-8"/>
          <w:sz w:val="18"/>
        </w:rPr>
        <w:t>This</w:t>
      </w:r>
      <w:r>
        <w:rPr>
          <w:rFonts w:ascii="Bookman Old Style" w:hAnsi="Bookman Old Style"/>
          <w:spacing w:val="-1"/>
          <w:sz w:val="18"/>
        </w:rPr>
        <w:t xml:space="preserve"> </w:t>
      </w:r>
      <w:r>
        <w:rPr>
          <w:rFonts w:ascii="Bookman Old Style" w:hAnsi="Bookman Old Style"/>
          <w:spacing w:val="-8"/>
          <w:sz w:val="18"/>
        </w:rPr>
        <w:t>con</w:t>
      </w:r>
      <w:r>
        <w:rPr>
          <w:rFonts w:ascii="Bookman Old Style" w:hAnsi="Bookman Old Style"/>
          <w:spacing w:val="-8"/>
          <w:sz w:val="18"/>
        </w:rPr>
        <w:softHyphen/>
      </w:r>
      <w:r>
        <w:rPr>
          <w:rFonts w:ascii="Bookman Old Style" w:hAnsi="Bookman Old Style"/>
          <w:w w:val="90"/>
          <w:sz w:val="18"/>
        </w:rPr>
        <w:t xml:space="preserve">vergence raises the prospect of answering clinical questions through increasingly automated evidence </w:t>
      </w:r>
      <w:r>
        <w:rPr>
          <w:rFonts w:ascii="Bookman Old Style" w:hAnsi="Bookman Old Style"/>
          <w:w w:val="85"/>
          <w:sz w:val="18"/>
        </w:rPr>
        <w:t>synthesis.</w:t>
      </w:r>
      <w:r>
        <w:rPr>
          <w:rFonts w:ascii="Bookman Old Style" w:hAnsi="Bookman Old Style"/>
          <w:sz w:val="18"/>
        </w:rPr>
        <w:t xml:space="preserve"> </w:t>
      </w:r>
      <w:r>
        <w:rPr>
          <w:rFonts w:ascii="Bookman Old Style" w:hAnsi="Bookman Old Style"/>
          <w:w w:val="85"/>
          <w:sz w:val="18"/>
        </w:rPr>
        <w:t>Existing</w:t>
      </w:r>
      <w:r>
        <w:rPr>
          <w:rFonts w:ascii="Bookman Old Style" w:hAnsi="Bookman Old Style"/>
          <w:sz w:val="18"/>
        </w:rPr>
        <w:t xml:space="preserve"> </w:t>
      </w:r>
      <w:r>
        <w:rPr>
          <w:rFonts w:ascii="Bookman Old Style" w:hAnsi="Bookman Old Style"/>
          <w:w w:val="85"/>
          <w:sz w:val="18"/>
        </w:rPr>
        <w:t>AI-assisted</w:t>
      </w:r>
      <w:r>
        <w:rPr>
          <w:rFonts w:ascii="Bookman Old Style" w:hAnsi="Bookman Old Style"/>
          <w:sz w:val="18"/>
        </w:rPr>
        <w:t xml:space="preserve"> </w:t>
      </w:r>
      <w:r>
        <w:rPr>
          <w:rFonts w:ascii="Bookman Old Style" w:hAnsi="Bookman Old Style"/>
          <w:w w:val="85"/>
          <w:sz w:val="18"/>
        </w:rPr>
        <w:t>SR</w:t>
      </w:r>
      <w:r>
        <w:rPr>
          <w:rFonts w:ascii="Bookman Old Style" w:hAnsi="Bookman Old Style"/>
          <w:sz w:val="18"/>
        </w:rPr>
        <w:t xml:space="preserve"> </w:t>
      </w:r>
      <w:r>
        <w:rPr>
          <w:rFonts w:ascii="Bookman Old Style" w:hAnsi="Bookman Old Style"/>
          <w:w w:val="85"/>
          <w:sz w:val="18"/>
        </w:rPr>
        <w:t>research</w:t>
      </w:r>
      <w:r>
        <w:rPr>
          <w:rFonts w:ascii="Bookman Old Style" w:hAnsi="Bookman Old Style"/>
          <w:sz w:val="18"/>
        </w:rPr>
        <w:t xml:space="preserve"> </w:t>
      </w:r>
      <w:r>
        <w:rPr>
          <w:rFonts w:ascii="Bookman Old Style" w:hAnsi="Bookman Old Style"/>
          <w:w w:val="85"/>
          <w:sz w:val="18"/>
        </w:rPr>
        <w:t>has</w:t>
      </w:r>
      <w:r>
        <w:rPr>
          <w:rFonts w:ascii="Bookman Old Style" w:hAnsi="Bookman Old Style"/>
          <w:sz w:val="18"/>
        </w:rPr>
        <w:t xml:space="preserve"> </w:t>
      </w:r>
      <w:r>
        <w:rPr>
          <w:rFonts w:ascii="Bookman Old Style" w:hAnsi="Bookman Old Style"/>
          <w:w w:val="85"/>
          <w:sz w:val="18"/>
        </w:rPr>
        <w:t>concentrated</w:t>
      </w:r>
      <w:r>
        <w:rPr>
          <w:rFonts w:ascii="Bookman Old Style" w:hAnsi="Bookman Old Style"/>
          <w:sz w:val="18"/>
        </w:rPr>
        <w:t xml:space="preserve"> </w:t>
      </w:r>
      <w:r>
        <w:rPr>
          <w:rFonts w:ascii="Bookman Old Style" w:hAnsi="Bookman Old Style"/>
          <w:w w:val="85"/>
          <w:sz w:val="18"/>
        </w:rPr>
        <w:t>on</w:t>
      </w:r>
      <w:r>
        <w:rPr>
          <w:rFonts w:ascii="Bookman Old Style" w:hAnsi="Bookman Old Style"/>
          <w:sz w:val="18"/>
        </w:rPr>
        <w:t xml:space="preserve"> </w:t>
      </w:r>
      <w:r>
        <w:rPr>
          <w:rFonts w:ascii="Bookman Old Style" w:hAnsi="Bookman Old Style"/>
          <w:w w:val="85"/>
          <w:sz w:val="18"/>
        </w:rPr>
        <w:t>discrete</w:t>
      </w:r>
      <w:r>
        <w:rPr>
          <w:rFonts w:ascii="Bookman Old Style" w:hAnsi="Bookman Old Style"/>
          <w:sz w:val="18"/>
        </w:rPr>
        <w:t xml:space="preserve"> </w:t>
      </w:r>
      <w:r>
        <w:rPr>
          <w:rFonts w:ascii="Bookman Old Style" w:hAnsi="Bookman Old Style"/>
          <w:w w:val="85"/>
          <w:sz w:val="18"/>
        </w:rPr>
        <w:t>tasks</w:t>
      </w:r>
      <w:r>
        <w:rPr>
          <w:rFonts w:ascii="Bookman Old Style" w:hAnsi="Bookman Old Style"/>
          <w:sz w:val="18"/>
        </w:rPr>
        <w:t xml:space="preserve"> </w:t>
      </w:r>
      <w:r>
        <w:rPr>
          <w:rFonts w:ascii="Bookman Old Style" w:hAnsi="Bookman Old Style"/>
          <w:w w:val="85"/>
          <w:sz w:val="18"/>
        </w:rPr>
        <w:t>such</w:t>
      </w:r>
      <w:r>
        <w:rPr>
          <w:rFonts w:ascii="Bookman Old Style" w:hAnsi="Bookman Old Style"/>
          <w:sz w:val="18"/>
        </w:rPr>
        <w:t xml:space="preserve"> </w:t>
      </w:r>
      <w:r>
        <w:rPr>
          <w:rFonts w:ascii="Bookman Old Style" w:hAnsi="Bookman Old Style"/>
          <w:w w:val="85"/>
          <w:sz w:val="18"/>
        </w:rPr>
        <w:t>as</w:t>
      </w:r>
      <w:r>
        <w:rPr>
          <w:rFonts w:ascii="Bookman Old Style" w:hAnsi="Bookman Old Style"/>
          <w:sz w:val="18"/>
        </w:rPr>
        <w:t xml:space="preserve"> </w:t>
      </w:r>
      <w:r>
        <w:rPr>
          <w:rFonts w:ascii="Bookman Old Style" w:hAnsi="Bookman Old Style"/>
          <w:w w:val="85"/>
          <w:sz w:val="18"/>
        </w:rPr>
        <w:t>literature</w:t>
      </w:r>
      <w:r>
        <w:rPr>
          <w:rFonts w:ascii="Bookman Old Style" w:hAnsi="Bookman Old Style"/>
          <w:sz w:val="18"/>
        </w:rPr>
        <w:t xml:space="preserve"> </w:t>
      </w:r>
      <w:r>
        <w:rPr>
          <w:rFonts w:ascii="Bookman Old Style" w:hAnsi="Bookman Old Style"/>
          <w:w w:val="85"/>
          <w:sz w:val="18"/>
        </w:rPr>
        <w:t>search</w:t>
      </w:r>
      <w:r>
        <w:rPr>
          <w:rFonts w:ascii="Bookman Old Style" w:hAnsi="Bookman Old Style"/>
          <w:w w:val="85"/>
          <w:sz w:val="18"/>
        </w:rPr>
        <w:softHyphen/>
      </w:r>
      <w:r>
        <w:rPr>
          <w:rFonts w:ascii="Bookman Old Style" w:hAnsi="Bookman Old Style"/>
          <w:w w:val="90"/>
          <w:sz w:val="18"/>
        </w:rPr>
        <w:t>ing, study screening, and data extraction, while recent agentic systems increasingly claim broader or end-to-end capabilities. In this Perspective, we argue that strong performance on individual tasks is insufficient</w:t>
      </w:r>
      <w:r>
        <w:rPr>
          <w:rFonts w:ascii="Bookman Old Style" w:hAnsi="Bookman Old Style"/>
          <w:spacing w:val="-3"/>
          <w:w w:val="90"/>
          <w:sz w:val="18"/>
        </w:rPr>
        <w:t xml:space="preserve"> </w:t>
      </w:r>
      <w:r>
        <w:rPr>
          <w:rFonts w:ascii="Bookman Old Style" w:hAnsi="Bookman Old Style"/>
          <w:w w:val="90"/>
          <w:sz w:val="18"/>
        </w:rPr>
        <w:t>to</w:t>
      </w:r>
      <w:r>
        <w:rPr>
          <w:rFonts w:ascii="Bookman Old Style" w:hAnsi="Bookman Old Style"/>
          <w:spacing w:val="-3"/>
          <w:w w:val="90"/>
          <w:sz w:val="18"/>
        </w:rPr>
        <w:t xml:space="preserve"> </w:t>
      </w:r>
      <w:r>
        <w:rPr>
          <w:rFonts w:ascii="Bookman Old Style" w:hAnsi="Bookman Old Style"/>
          <w:w w:val="90"/>
          <w:sz w:val="18"/>
        </w:rPr>
        <w:t>establish</w:t>
      </w:r>
      <w:r>
        <w:rPr>
          <w:rFonts w:ascii="Bookman Old Style" w:hAnsi="Bookman Old Style"/>
          <w:spacing w:val="-3"/>
          <w:w w:val="90"/>
          <w:sz w:val="18"/>
        </w:rPr>
        <w:t xml:space="preserve"> </w:t>
      </w:r>
      <w:r>
        <w:rPr>
          <w:rFonts w:ascii="Bookman Old Style" w:hAnsi="Bookman Old Style"/>
          <w:w w:val="90"/>
          <w:sz w:val="18"/>
        </w:rPr>
        <w:t>the</w:t>
      </w:r>
      <w:r>
        <w:rPr>
          <w:rFonts w:ascii="Bookman Old Style" w:hAnsi="Bookman Old Style"/>
          <w:spacing w:val="-3"/>
          <w:w w:val="90"/>
          <w:sz w:val="18"/>
        </w:rPr>
        <w:t xml:space="preserve"> </w:t>
      </w:r>
      <w:r>
        <w:rPr>
          <w:rFonts w:ascii="Bookman Old Style" w:hAnsi="Bookman Old Style"/>
          <w:w w:val="90"/>
          <w:sz w:val="18"/>
        </w:rPr>
        <w:t>validity</w:t>
      </w:r>
      <w:r>
        <w:rPr>
          <w:rFonts w:ascii="Bookman Old Style" w:hAnsi="Bookman Old Style"/>
          <w:spacing w:val="-3"/>
          <w:w w:val="90"/>
          <w:sz w:val="18"/>
        </w:rPr>
        <w:t xml:space="preserve"> </w:t>
      </w:r>
      <w:r>
        <w:rPr>
          <w:rFonts w:ascii="Bookman Old Style" w:hAnsi="Bookman Old Style"/>
          <w:w w:val="90"/>
          <w:sz w:val="18"/>
        </w:rPr>
        <w:t>of</w:t>
      </w:r>
      <w:r>
        <w:rPr>
          <w:rFonts w:ascii="Bookman Old Style" w:hAnsi="Bookman Old Style"/>
          <w:spacing w:val="-3"/>
          <w:w w:val="90"/>
          <w:sz w:val="18"/>
        </w:rPr>
        <w:t xml:space="preserve"> </w:t>
      </w:r>
      <w:r>
        <w:rPr>
          <w:rFonts w:ascii="Bookman Old Style" w:hAnsi="Bookman Old Style"/>
          <w:w w:val="90"/>
          <w:sz w:val="18"/>
        </w:rPr>
        <w:t>an</w:t>
      </w:r>
      <w:r>
        <w:rPr>
          <w:rFonts w:ascii="Bookman Old Style" w:hAnsi="Bookman Old Style"/>
          <w:spacing w:val="-3"/>
          <w:w w:val="90"/>
          <w:sz w:val="18"/>
        </w:rPr>
        <w:t xml:space="preserve"> </w:t>
      </w:r>
      <w:r>
        <w:rPr>
          <w:rFonts w:ascii="Bookman Old Style" w:hAnsi="Bookman Old Style"/>
          <w:w w:val="90"/>
          <w:sz w:val="18"/>
        </w:rPr>
        <w:t>automated</w:t>
      </w:r>
      <w:r>
        <w:rPr>
          <w:rFonts w:ascii="Bookman Old Style" w:hAnsi="Bookman Old Style"/>
          <w:spacing w:val="-3"/>
          <w:w w:val="90"/>
          <w:sz w:val="18"/>
        </w:rPr>
        <w:t xml:space="preserve"> </w:t>
      </w:r>
      <w:r>
        <w:rPr>
          <w:rFonts w:ascii="Bookman Old Style" w:hAnsi="Bookman Old Style"/>
          <w:w w:val="90"/>
          <w:sz w:val="18"/>
        </w:rPr>
        <w:t>SR</w:t>
      </w:r>
      <w:r>
        <w:rPr>
          <w:rFonts w:ascii="Bookman Old Style" w:hAnsi="Bookman Old Style"/>
          <w:spacing w:val="-3"/>
          <w:w w:val="90"/>
          <w:sz w:val="18"/>
        </w:rPr>
        <w:t xml:space="preserve"> </w:t>
      </w:r>
      <w:r>
        <w:rPr>
          <w:rFonts w:ascii="Bookman Old Style" w:hAnsi="Bookman Old Style"/>
          <w:w w:val="90"/>
          <w:sz w:val="18"/>
        </w:rPr>
        <w:t>workflow.</w:t>
      </w:r>
      <w:r>
        <w:rPr>
          <w:rFonts w:ascii="Bookman Old Style" w:hAnsi="Bookman Old Style"/>
          <w:spacing w:val="-3"/>
          <w:w w:val="90"/>
          <w:sz w:val="18"/>
        </w:rPr>
        <w:t xml:space="preserve"> </w:t>
      </w:r>
      <w:r>
        <w:rPr>
          <w:rFonts w:ascii="Bookman Old Style" w:hAnsi="Bookman Old Style"/>
          <w:w w:val="90"/>
          <w:sz w:val="18"/>
        </w:rPr>
        <w:t>Critical</w:t>
      </w:r>
      <w:r>
        <w:rPr>
          <w:rFonts w:ascii="Bookman Old Style" w:hAnsi="Bookman Old Style"/>
          <w:spacing w:val="-3"/>
          <w:w w:val="90"/>
          <w:sz w:val="18"/>
        </w:rPr>
        <w:t xml:space="preserve"> </w:t>
      </w:r>
      <w:r>
        <w:rPr>
          <w:rFonts w:ascii="Bookman Old Style" w:hAnsi="Bookman Old Style"/>
          <w:w w:val="90"/>
          <w:sz w:val="18"/>
        </w:rPr>
        <w:t>but</w:t>
      </w:r>
      <w:r>
        <w:rPr>
          <w:rFonts w:ascii="Bookman Old Style" w:hAnsi="Bookman Old Style"/>
          <w:spacing w:val="-3"/>
          <w:w w:val="90"/>
          <w:sz w:val="18"/>
        </w:rPr>
        <w:t xml:space="preserve"> </w:t>
      </w:r>
      <w:r>
        <w:rPr>
          <w:rFonts w:ascii="Bookman Old Style" w:hAnsi="Bookman Old Style"/>
          <w:w w:val="90"/>
          <w:sz w:val="18"/>
        </w:rPr>
        <w:t>understudied</w:t>
      </w:r>
      <w:r>
        <w:rPr>
          <w:rFonts w:ascii="Bookman Old Style" w:hAnsi="Bookman Old Style"/>
          <w:spacing w:val="-3"/>
          <w:w w:val="90"/>
          <w:sz w:val="18"/>
        </w:rPr>
        <w:t xml:space="preserve"> </w:t>
      </w:r>
      <w:r>
        <w:rPr>
          <w:rFonts w:ascii="Bookman Old Style" w:hAnsi="Bookman Old Style"/>
          <w:w w:val="90"/>
          <w:sz w:val="18"/>
        </w:rPr>
        <w:t>challenges include deciding what is worth reviewing, establishing review-level population, intervention, compara</w:t>
      </w:r>
      <w:r>
        <w:rPr>
          <w:rFonts w:ascii="Bookman Old Style" w:hAnsi="Bookman Old Style"/>
          <w:w w:val="90"/>
          <w:sz w:val="18"/>
        </w:rPr>
        <w:softHyphen/>
      </w:r>
      <w:r>
        <w:rPr>
          <w:rFonts w:ascii="Bookman Old Style" w:hAnsi="Bookman Old Style"/>
          <w:spacing w:val="-6"/>
          <w:sz w:val="18"/>
        </w:rPr>
        <w:t xml:space="preserve">tor, outcome, and study-design (PICO-S) definitions, defining extraction specifications and aligning </w:t>
      </w:r>
      <w:r>
        <w:rPr>
          <w:rFonts w:ascii="Bookman Old Style" w:hAnsi="Bookman Old Style"/>
          <w:w w:val="90"/>
          <w:sz w:val="18"/>
        </w:rPr>
        <w:t>outcomes, integrating evidence across sources, assessing risk of bias, and understanding how errors propagate through the pipeline. Evaluation should therefore move beyond stagewise accuracy toward the validity and robustness of final evidence syntheses, while accounting for rapidly evolving models and clearly specifying where human involvement enters the workflow. Current LLMs can substantially assist evidence synthesis, but reliable autonomous systematic review remains an unfulfilled goal.</w:t>
      </w:r>
    </w:p>
    <w:p w14:paraId="4E5696B0" w14:textId="77777777" w:rsidR="00EF4BD5" w:rsidRDefault="00000000">
      <w:pPr>
        <w:spacing w:before="192" w:line="242" w:lineRule="auto"/>
        <w:ind w:left="909" w:right="1196"/>
        <w:rPr>
          <w:rFonts w:ascii="Bookman Old Style"/>
          <w:sz w:val="16"/>
        </w:rPr>
      </w:pPr>
      <w:r>
        <w:rPr>
          <w:b/>
          <w:spacing w:val="-2"/>
          <w:sz w:val="16"/>
        </w:rPr>
        <w:t>Keywords:</w:t>
      </w:r>
      <w:r>
        <w:rPr>
          <w:b/>
          <w:spacing w:val="-4"/>
          <w:sz w:val="16"/>
        </w:rPr>
        <w:t xml:space="preserve"> </w:t>
      </w:r>
      <w:r>
        <w:rPr>
          <w:rFonts w:ascii="Bookman Old Style"/>
          <w:spacing w:val="-2"/>
          <w:sz w:val="16"/>
        </w:rPr>
        <w:t>Evidence</w:t>
      </w:r>
      <w:r>
        <w:rPr>
          <w:rFonts w:ascii="Bookman Old Style"/>
          <w:spacing w:val="-11"/>
          <w:sz w:val="16"/>
        </w:rPr>
        <w:t xml:space="preserve"> </w:t>
      </w:r>
      <w:r>
        <w:rPr>
          <w:rFonts w:ascii="Bookman Old Style"/>
          <w:spacing w:val="-2"/>
          <w:sz w:val="16"/>
        </w:rPr>
        <w:t>synthesis</w:t>
      </w:r>
      <w:r>
        <w:rPr>
          <w:rFonts w:ascii="Bookman Old Style"/>
          <w:spacing w:val="-11"/>
          <w:sz w:val="16"/>
        </w:rPr>
        <w:t xml:space="preserve"> </w:t>
      </w:r>
      <w:r>
        <w:rPr>
          <w:rFonts w:ascii="Bookman Old Style"/>
          <w:spacing w:val="-2"/>
          <w:sz w:val="16"/>
        </w:rPr>
        <w:t>automation,</w:t>
      </w:r>
      <w:r>
        <w:rPr>
          <w:rFonts w:ascii="Bookman Old Style"/>
          <w:spacing w:val="-11"/>
          <w:sz w:val="16"/>
        </w:rPr>
        <w:t xml:space="preserve"> </w:t>
      </w:r>
      <w:r>
        <w:rPr>
          <w:rFonts w:ascii="Bookman Old Style"/>
          <w:spacing w:val="-2"/>
          <w:sz w:val="16"/>
        </w:rPr>
        <w:t>Large</w:t>
      </w:r>
      <w:r>
        <w:rPr>
          <w:rFonts w:ascii="Bookman Old Style"/>
          <w:spacing w:val="-10"/>
          <w:sz w:val="16"/>
        </w:rPr>
        <w:t xml:space="preserve"> </w:t>
      </w:r>
      <w:r>
        <w:rPr>
          <w:rFonts w:ascii="Bookman Old Style"/>
          <w:spacing w:val="-2"/>
          <w:sz w:val="16"/>
        </w:rPr>
        <w:t>language</w:t>
      </w:r>
      <w:r>
        <w:rPr>
          <w:rFonts w:ascii="Bookman Old Style"/>
          <w:spacing w:val="-11"/>
          <w:sz w:val="16"/>
        </w:rPr>
        <w:t xml:space="preserve"> </w:t>
      </w:r>
      <w:r>
        <w:rPr>
          <w:rFonts w:ascii="Bookman Old Style"/>
          <w:spacing w:val="-2"/>
          <w:sz w:val="16"/>
        </w:rPr>
        <w:t>models,</w:t>
      </w:r>
      <w:r>
        <w:rPr>
          <w:rFonts w:ascii="Bookman Old Style"/>
          <w:spacing w:val="-11"/>
          <w:sz w:val="16"/>
        </w:rPr>
        <w:t xml:space="preserve"> </w:t>
      </w:r>
      <w:r>
        <w:rPr>
          <w:rFonts w:ascii="Bookman Old Style"/>
          <w:spacing w:val="-2"/>
          <w:sz w:val="16"/>
        </w:rPr>
        <w:t>Agentic</w:t>
      </w:r>
      <w:r>
        <w:rPr>
          <w:rFonts w:ascii="Bookman Old Style"/>
          <w:spacing w:val="-11"/>
          <w:sz w:val="16"/>
        </w:rPr>
        <w:t xml:space="preserve"> </w:t>
      </w:r>
      <w:r>
        <w:rPr>
          <w:rFonts w:ascii="Bookman Old Style"/>
          <w:spacing w:val="-2"/>
          <w:sz w:val="16"/>
        </w:rPr>
        <w:t>AI,</w:t>
      </w:r>
      <w:r>
        <w:rPr>
          <w:rFonts w:ascii="Bookman Old Style"/>
          <w:spacing w:val="-11"/>
          <w:sz w:val="16"/>
        </w:rPr>
        <w:t xml:space="preserve"> </w:t>
      </w:r>
      <w:r>
        <w:rPr>
          <w:rFonts w:ascii="Bookman Old Style"/>
          <w:spacing w:val="-2"/>
          <w:sz w:val="16"/>
        </w:rPr>
        <w:t>Systematic</w:t>
      </w:r>
      <w:r>
        <w:rPr>
          <w:rFonts w:ascii="Bookman Old Style"/>
          <w:spacing w:val="-10"/>
          <w:sz w:val="16"/>
        </w:rPr>
        <w:t xml:space="preserve"> </w:t>
      </w:r>
      <w:r>
        <w:rPr>
          <w:rFonts w:ascii="Bookman Old Style"/>
          <w:spacing w:val="-2"/>
          <w:sz w:val="16"/>
        </w:rPr>
        <w:t xml:space="preserve">reviews, </w:t>
      </w:r>
      <w:r>
        <w:rPr>
          <w:rFonts w:ascii="Bookman Old Style"/>
          <w:sz w:val="16"/>
        </w:rPr>
        <w:t>Meta-analysis,</w:t>
      </w:r>
      <w:r>
        <w:rPr>
          <w:rFonts w:ascii="Bookman Old Style"/>
          <w:spacing w:val="-13"/>
          <w:sz w:val="16"/>
        </w:rPr>
        <w:t xml:space="preserve"> </w:t>
      </w:r>
      <w:r>
        <w:rPr>
          <w:rFonts w:ascii="Bookman Old Style"/>
          <w:sz w:val="16"/>
        </w:rPr>
        <w:t>Medical</w:t>
      </w:r>
      <w:r>
        <w:rPr>
          <w:rFonts w:ascii="Bookman Old Style"/>
          <w:spacing w:val="-13"/>
          <w:sz w:val="16"/>
        </w:rPr>
        <w:t xml:space="preserve"> </w:t>
      </w:r>
      <w:r>
        <w:rPr>
          <w:rFonts w:ascii="Bookman Old Style"/>
          <w:sz w:val="16"/>
        </w:rPr>
        <w:t>question</w:t>
      </w:r>
      <w:r>
        <w:rPr>
          <w:rFonts w:ascii="Bookman Old Style"/>
          <w:spacing w:val="-13"/>
          <w:sz w:val="16"/>
        </w:rPr>
        <w:t xml:space="preserve"> </w:t>
      </w:r>
      <w:r>
        <w:rPr>
          <w:rFonts w:ascii="Bookman Old Style"/>
          <w:sz w:val="16"/>
        </w:rPr>
        <w:t>answering</w:t>
      </w:r>
    </w:p>
    <w:p w14:paraId="6ADFC7F5" w14:textId="77777777" w:rsidR="00EF4BD5" w:rsidRDefault="00EF4BD5">
      <w:pPr>
        <w:pStyle w:val="BodyText"/>
        <w:jc w:val="left"/>
        <w:rPr>
          <w:rFonts w:ascii="Bookman Old Style"/>
          <w:sz w:val="16"/>
        </w:rPr>
      </w:pPr>
    </w:p>
    <w:p w14:paraId="26070308" w14:textId="77777777" w:rsidR="00EF4BD5" w:rsidRDefault="00EF4BD5">
      <w:pPr>
        <w:pStyle w:val="BodyText"/>
        <w:jc w:val="left"/>
        <w:rPr>
          <w:rFonts w:ascii="Bookman Old Style"/>
          <w:sz w:val="16"/>
        </w:rPr>
      </w:pPr>
    </w:p>
    <w:p w14:paraId="760C1BA6" w14:textId="77777777" w:rsidR="00EF4BD5" w:rsidRDefault="00EF4BD5">
      <w:pPr>
        <w:pStyle w:val="BodyText"/>
        <w:spacing w:before="172"/>
        <w:jc w:val="left"/>
        <w:rPr>
          <w:rFonts w:ascii="Bookman Old Style"/>
          <w:sz w:val="16"/>
        </w:rPr>
      </w:pPr>
    </w:p>
    <w:p w14:paraId="498DB607" w14:textId="77777777" w:rsidR="00EF4BD5" w:rsidRDefault="00000000">
      <w:pPr>
        <w:pStyle w:val="Heading1"/>
        <w:numPr>
          <w:ilvl w:val="0"/>
          <w:numId w:val="2"/>
        </w:numPr>
        <w:tabs>
          <w:tab w:val="left" w:pos="745"/>
        </w:tabs>
        <w:ind w:left="745" w:hanging="314"/>
        <w:jc w:val="left"/>
      </w:pPr>
      <w:bookmarkStart w:id="0" w:name="Introduction"/>
      <w:bookmarkEnd w:id="0"/>
      <w:r>
        <w:rPr>
          <w:spacing w:val="-2"/>
          <w:w w:val="105"/>
        </w:rPr>
        <w:t>Introduction</w:t>
      </w:r>
    </w:p>
    <w:p w14:paraId="5C8CF4CC" w14:textId="77777777" w:rsidR="00EF4BD5" w:rsidRDefault="00000000">
      <w:pPr>
        <w:pStyle w:val="BodyText"/>
        <w:spacing w:before="162" w:line="254" w:lineRule="auto"/>
        <w:ind w:left="431" w:right="86"/>
      </w:pPr>
      <w:r>
        <w:t>Systematic reviews (SRs) occupy a prominent position in evidence hierarchies and are widely regarded as</w:t>
      </w:r>
      <w:r>
        <w:rPr>
          <w:spacing w:val="-4"/>
        </w:rPr>
        <w:t xml:space="preserve"> </w:t>
      </w:r>
      <w:r>
        <w:t>a</w:t>
      </w:r>
      <w:r>
        <w:rPr>
          <w:spacing w:val="-4"/>
        </w:rPr>
        <w:t xml:space="preserve"> </w:t>
      </w:r>
      <w:r>
        <w:t>cornerstone</w:t>
      </w:r>
      <w:r>
        <w:rPr>
          <w:spacing w:val="-4"/>
        </w:rPr>
        <w:t xml:space="preserve"> </w:t>
      </w:r>
      <w:r>
        <w:t>of</w:t>
      </w:r>
      <w:r>
        <w:rPr>
          <w:spacing w:val="-4"/>
        </w:rPr>
        <w:t xml:space="preserve"> </w:t>
      </w:r>
      <w:r>
        <w:t>evidence-based</w:t>
      </w:r>
      <w:r>
        <w:rPr>
          <w:spacing w:val="-4"/>
        </w:rPr>
        <w:t xml:space="preserve"> </w:t>
      </w:r>
      <w:r>
        <w:t>medicine</w:t>
      </w:r>
      <w:r>
        <w:rPr>
          <w:spacing w:val="-4"/>
        </w:rPr>
        <w:t xml:space="preserve"> </w:t>
      </w:r>
      <w:r>
        <w:t>[</w:t>
      </w:r>
      <w:hyperlink w:anchor="_bookmark7" w:history="1">
        <w:r>
          <w:rPr>
            <w:color w:val="0000FF"/>
          </w:rPr>
          <w:t>1</w:t>
        </w:r>
      </w:hyperlink>
      <w:r>
        <w:t>–</w:t>
      </w:r>
      <w:hyperlink w:anchor="_bookmark8" w:history="1">
        <w:r>
          <w:rPr>
            <w:color w:val="0000FF"/>
          </w:rPr>
          <w:t>3</w:t>
        </w:r>
      </w:hyperlink>
      <w:r>
        <w:t>].</w:t>
      </w:r>
      <w:r>
        <w:rPr>
          <w:spacing w:val="-4"/>
        </w:rPr>
        <w:t xml:space="preserve"> </w:t>
      </w:r>
      <w:r>
        <w:t>Their</w:t>
      </w:r>
      <w:r>
        <w:rPr>
          <w:spacing w:val="-4"/>
        </w:rPr>
        <w:t xml:space="preserve"> </w:t>
      </w:r>
      <w:r>
        <w:t>central</w:t>
      </w:r>
      <w:r>
        <w:rPr>
          <w:spacing w:val="-4"/>
        </w:rPr>
        <w:t xml:space="preserve"> </w:t>
      </w:r>
      <w:r>
        <w:t>importance</w:t>
      </w:r>
      <w:r>
        <w:rPr>
          <w:spacing w:val="-4"/>
        </w:rPr>
        <w:t xml:space="preserve"> </w:t>
      </w:r>
      <w:r>
        <w:t>comes</w:t>
      </w:r>
      <w:r>
        <w:rPr>
          <w:spacing w:val="-4"/>
        </w:rPr>
        <w:t xml:space="preserve"> </w:t>
      </w:r>
      <w:r>
        <w:t>from</w:t>
      </w:r>
      <w:r>
        <w:rPr>
          <w:spacing w:val="-4"/>
        </w:rPr>
        <w:t xml:space="preserve"> </w:t>
      </w:r>
      <w:r>
        <w:t>their</w:t>
      </w:r>
      <w:r>
        <w:rPr>
          <w:spacing w:val="-4"/>
        </w:rPr>
        <w:t xml:space="preserve"> </w:t>
      </w:r>
      <w:r>
        <w:t>ability</w:t>
      </w:r>
      <w:r>
        <w:rPr>
          <w:spacing w:val="-4"/>
        </w:rPr>
        <w:t xml:space="preserve"> </w:t>
      </w:r>
      <w:r>
        <w:t xml:space="preserve">to </w:t>
      </w:r>
      <w:r>
        <w:rPr>
          <w:spacing w:val="-2"/>
        </w:rPr>
        <w:t>systematically</w:t>
      </w:r>
      <w:r>
        <w:rPr>
          <w:spacing w:val="-11"/>
        </w:rPr>
        <w:t xml:space="preserve"> </w:t>
      </w:r>
      <w:r>
        <w:rPr>
          <w:spacing w:val="-2"/>
        </w:rPr>
        <w:t>identify,</w:t>
      </w:r>
      <w:r>
        <w:rPr>
          <w:spacing w:val="-10"/>
        </w:rPr>
        <w:t xml:space="preserve"> </w:t>
      </w:r>
      <w:r>
        <w:rPr>
          <w:spacing w:val="-2"/>
        </w:rPr>
        <w:t>appraise,</w:t>
      </w:r>
      <w:r>
        <w:rPr>
          <w:spacing w:val="-10"/>
        </w:rPr>
        <w:t xml:space="preserve"> </w:t>
      </w:r>
      <w:r>
        <w:rPr>
          <w:spacing w:val="-2"/>
        </w:rPr>
        <w:t>and</w:t>
      </w:r>
      <w:r>
        <w:rPr>
          <w:spacing w:val="-10"/>
        </w:rPr>
        <w:t xml:space="preserve"> </w:t>
      </w:r>
      <w:r>
        <w:rPr>
          <w:spacing w:val="-2"/>
        </w:rPr>
        <w:t>synthesize</w:t>
      </w:r>
      <w:r>
        <w:rPr>
          <w:spacing w:val="-10"/>
        </w:rPr>
        <w:t xml:space="preserve"> </w:t>
      </w:r>
      <w:r>
        <w:rPr>
          <w:spacing w:val="-2"/>
        </w:rPr>
        <w:t>relevant</w:t>
      </w:r>
      <w:r>
        <w:rPr>
          <w:spacing w:val="-10"/>
        </w:rPr>
        <w:t xml:space="preserve"> </w:t>
      </w:r>
      <w:r>
        <w:rPr>
          <w:spacing w:val="-2"/>
        </w:rPr>
        <w:t>primary</w:t>
      </w:r>
      <w:r>
        <w:rPr>
          <w:spacing w:val="-10"/>
        </w:rPr>
        <w:t xml:space="preserve"> </w:t>
      </w:r>
      <w:r>
        <w:rPr>
          <w:spacing w:val="-2"/>
        </w:rPr>
        <w:t>evidence</w:t>
      </w:r>
      <w:r>
        <w:rPr>
          <w:spacing w:val="-10"/>
        </w:rPr>
        <w:t xml:space="preserve"> </w:t>
      </w:r>
      <w:r>
        <w:rPr>
          <w:spacing w:val="-2"/>
        </w:rPr>
        <w:t>through</w:t>
      </w:r>
      <w:r>
        <w:rPr>
          <w:spacing w:val="-10"/>
        </w:rPr>
        <w:t xml:space="preserve"> </w:t>
      </w:r>
      <w:r>
        <w:rPr>
          <w:spacing w:val="-2"/>
        </w:rPr>
        <w:t>transparent</w:t>
      </w:r>
      <w:r>
        <w:rPr>
          <w:spacing w:val="-10"/>
        </w:rPr>
        <w:t xml:space="preserve"> </w:t>
      </w:r>
      <w:r>
        <w:rPr>
          <w:spacing w:val="-2"/>
        </w:rPr>
        <w:t>and</w:t>
      </w:r>
      <w:r>
        <w:rPr>
          <w:spacing w:val="-10"/>
        </w:rPr>
        <w:t xml:space="preserve"> </w:t>
      </w:r>
      <w:r>
        <w:rPr>
          <w:spacing w:val="-2"/>
        </w:rPr>
        <w:t>repro</w:t>
      </w:r>
      <w:r>
        <w:rPr>
          <w:spacing w:val="-2"/>
        </w:rPr>
        <w:softHyphen/>
      </w:r>
      <w:r>
        <w:t>ducible</w:t>
      </w:r>
      <w:r>
        <w:rPr>
          <w:spacing w:val="-13"/>
        </w:rPr>
        <w:t xml:space="preserve"> </w:t>
      </w:r>
      <w:r>
        <w:t>methods</w:t>
      </w:r>
      <w:r>
        <w:rPr>
          <w:spacing w:val="-12"/>
        </w:rPr>
        <w:t xml:space="preserve"> </w:t>
      </w:r>
      <w:r>
        <w:t>[</w:t>
      </w:r>
      <w:hyperlink w:anchor="_bookmark9" w:history="1">
        <w:r>
          <w:rPr>
            <w:color w:val="0000FF"/>
          </w:rPr>
          <w:t>4</w:t>
        </w:r>
      </w:hyperlink>
      <w:r>
        <w:t>,</w:t>
      </w:r>
      <w:r>
        <w:rPr>
          <w:spacing w:val="-12"/>
        </w:rPr>
        <w:t xml:space="preserve"> </w:t>
      </w:r>
      <w:hyperlink w:anchor="_bookmark10" w:history="1">
        <w:r>
          <w:rPr>
            <w:color w:val="0000FF"/>
          </w:rPr>
          <w:t>5</w:t>
        </w:r>
      </w:hyperlink>
      <w:r>
        <w:t>].</w:t>
      </w:r>
      <w:r>
        <w:rPr>
          <w:spacing w:val="-12"/>
        </w:rPr>
        <w:t xml:space="preserve"> </w:t>
      </w:r>
      <w:r>
        <w:t>By</w:t>
      </w:r>
      <w:r>
        <w:rPr>
          <w:spacing w:val="-12"/>
        </w:rPr>
        <w:t xml:space="preserve"> </w:t>
      </w:r>
      <w:r>
        <w:t>bringing</w:t>
      </w:r>
      <w:r>
        <w:rPr>
          <w:spacing w:val="-12"/>
        </w:rPr>
        <w:t xml:space="preserve"> </w:t>
      </w:r>
      <w:r>
        <w:t>together</w:t>
      </w:r>
      <w:r>
        <w:rPr>
          <w:spacing w:val="-12"/>
        </w:rPr>
        <w:t xml:space="preserve"> </w:t>
      </w:r>
      <w:r>
        <w:t>findings</w:t>
      </w:r>
      <w:r>
        <w:rPr>
          <w:spacing w:val="-12"/>
        </w:rPr>
        <w:t xml:space="preserve"> </w:t>
      </w:r>
      <w:r>
        <w:t>across</w:t>
      </w:r>
      <w:r>
        <w:rPr>
          <w:spacing w:val="-12"/>
        </w:rPr>
        <w:t xml:space="preserve"> </w:t>
      </w:r>
      <w:r>
        <w:t>studies,</w:t>
      </w:r>
      <w:r>
        <w:rPr>
          <w:spacing w:val="-12"/>
        </w:rPr>
        <w:t xml:space="preserve"> </w:t>
      </w:r>
      <w:r>
        <w:t>SRs</w:t>
      </w:r>
      <w:r>
        <w:rPr>
          <w:spacing w:val="-12"/>
        </w:rPr>
        <w:t xml:space="preserve"> </w:t>
      </w:r>
      <w:r>
        <w:t>can</w:t>
      </w:r>
      <w:r>
        <w:rPr>
          <w:spacing w:val="-12"/>
        </w:rPr>
        <w:t xml:space="preserve"> </w:t>
      </w:r>
      <w:r>
        <w:t>characterize</w:t>
      </w:r>
      <w:r>
        <w:rPr>
          <w:spacing w:val="-12"/>
        </w:rPr>
        <w:t xml:space="preserve"> </w:t>
      </w:r>
      <w:r>
        <w:t>the</w:t>
      </w:r>
      <w:r>
        <w:rPr>
          <w:spacing w:val="-12"/>
        </w:rPr>
        <w:t xml:space="preserve"> </w:t>
      </w:r>
      <w:r>
        <w:t>consistency and heterogeneity of the available evidence; when quantitative synthesis is appropriate, meta-analysis (MA)</w:t>
      </w:r>
      <w:r>
        <w:rPr>
          <w:spacing w:val="-6"/>
        </w:rPr>
        <w:t xml:space="preserve"> </w:t>
      </w:r>
      <w:r>
        <w:t>can</w:t>
      </w:r>
      <w:r>
        <w:rPr>
          <w:spacing w:val="-6"/>
        </w:rPr>
        <w:t xml:space="preserve"> </w:t>
      </w:r>
      <w:r>
        <w:t>combine</w:t>
      </w:r>
      <w:r>
        <w:rPr>
          <w:spacing w:val="-6"/>
        </w:rPr>
        <w:t xml:space="preserve"> </w:t>
      </w:r>
      <w:r>
        <w:t>effect</w:t>
      </w:r>
      <w:r>
        <w:rPr>
          <w:spacing w:val="-6"/>
        </w:rPr>
        <w:t xml:space="preserve"> </w:t>
      </w:r>
      <w:r>
        <w:t>estimates</w:t>
      </w:r>
      <w:r>
        <w:rPr>
          <w:spacing w:val="-6"/>
        </w:rPr>
        <w:t xml:space="preserve"> </w:t>
      </w:r>
      <w:r>
        <w:t>to</w:t>
      </w:r>
      <w:r>
        <w:rPr>
          <w:spacing w:val="-6"/>
        </w:rPr>
        <w:t xml:space="preserve"> </w:t>
      </w:r>
      <w:r>
        <w:t>improve</w:t>
      </w:r>
      <w:r>
        <w:rPr>
          <w:spacing w:val="-6"/>
        </w:rPr>
        <w:t xml:space="preserve"> </w:t>
      </w:r>
      <w:r>
        <w:t>precision</w:t>
      </w:r>
      <w:r>
        <w:rPr>
          <w:spacing w:val="-6"/>
        </w:rPr>
        <w:t xml:space="preserve"> </w:t>
      </w:r>
      <w:r>
        <w:t>and</w:t>
      </w:r>
      <w:r>
        <w:rPr>
          <w:spacing w:val="-6"/>
        </w:rPr>
        <w:t xml:space="preserve"> </w:t>
      </w:r>
      <w:r>
        <w:t>produce</w:t>
      </w:r>
      <w:r>
        <w:rPr>
          <w:spacing w:val="-6"/>
        </w:rPr>
        <w:t xml:space="preserve"> </w:t>
      </w:r>
      <w:r>
        <w:t>summary</w:t>
      </w:r>
      <w:r>
        <w:rPr>
          <w:spacing w:val="-6"/>
        </w:rPr>
        <w:t xml:space="preserve"> </w:t>
      </w:r>
      <w:r>
        <w:t>estimates</w:t>
      </w:r>
      <w:r>
        <w:rPr>
          <w:spacing w:val="-6"/>
        </w:rPr>
        <w:t xml:space="preserve"> </w:t>
      </w:r>
      <w:r>
        <w:t>[</w:t>
      </w:r>
      <w:hyperlink w:anchor="_bookmark11" w:history="1">
        <w:r>
          <w:rPr>
            <w:color w:val="0000FF"/>
          </w:rPr>
          <w:t>6</w:t>
        </w:r>
      </w:hyperlink>
      <w:r>
        <w:t>,</w:t>
      </w:r>
      <w:r>
        <w:rPr>
          <w:spacing w:val="-6"/>
        </w:rPr>
        <w:t xml:space="preserve"> </w:t>
      </w:r>
      <w:hyperlink w:anchor="_bookmark12" w:history="1">
        <w:r>
          <w:rPr>
            <w:color w:val="0000FF"/>
          </w:rPr>
          <w:t>7</w:t>
        </w:r>
      </w:hyperlink>
      <w:r>
        <w:t>].</w:t>
      </w:r>
      <w:r>
        <w:rPr>
          <w:spacing w:val="-6"/>
        </w:rPr>
        <w:t xml:space="preserve"> </w:t>
      </w:r>
      <w:r>
        <w:t>Accord</w:t>
      </w:r>
      <w:r>
        <w:softHyphen/>
        <w:t>ingly,</w:t>
      </w:r>
      <w:r>
        <w:rPr>
          <w:spacing w:val="-8"/>
        </w:rPr>
        <w:t xml:space="preserve"> </w:t>
      </w:r>
      <w:r>
        <w:t>SRs</w:t>
      </w:r>
      <w:r>
        <w:rPr>
          <w:spacing w:val="-8"/>
        </w:rPr>
        <w:t xml:space="preserve"> </w:t>
      </w:r>
      <w:r>
        <w:t>provide</w:t>
      </w:r>
      <w:r>
        <w:rPr>
          <w:spacing w:val="-8"/>
        </w:rPr>
        <w:t xml:space="preserve"> </w:t>
      </w:r>
      <w:r>
        <w:t>a</w:t>
      </w:r>
      <w:r>
        <w:rPr>
          <w:spacing w:val="-8"/>
        </w:rPr>
        <w:t xml:space="preserve"> </w:t>
      </w:r>
      <w:r>
        <w:t>foundational</w:t>
      </w:r>
      <w:r>
        <w:rPr>
          <w:spacing w:val="-8"/>
        </w:rPr>
        <w:t xml:space="preserve"> </w:t>
      </w:r>
      <w:r>
        <w:t>evidence</w:t>
      </w:r>
      <w:r>
        <w:rPr>
          <w:spacing w:val="-8"/>
        </w:rPr>
        <w:t xml:space="preserve"> </w:t>
      </w:r>
      <w:r>
        <w:t>base</w:t>
      </w:r>
      <w:r>
        <w:rPr>
          <w:spacing w:val="-8"/>
        </w:rPr>
        <w:t xml:space="preserve"> </w:t>
      </w:r>
      <w:r>
        <w:t>for</w:t>
      </w:r>
      <w:r>
        <w:rPr>
          <w:spacing w:val="-8"/>
        </w:rPr>
        <w:t xml:space="preserve"> </w:t>
      </w:r>
      <w:r>
        <w:t>informing</w:t>
      </w:r>
      <w:r>
        <w:rPr>
          <w:spacing w:val="-8"/>
        </w:rPr>
        <w:t xml:space="preserve"> </w:t>
      </w:r>
      <w:r>
        <w:t>clinical</w:t>
      </w:r>
      <w:r>
        <w:rPr>
          <w:spacing w:val="-8"/>
        </w:rPr>
        <w:t xml:space="preserve"> </w:t>
      </w:r>
      <w:r>
        <w:t>practice</w:t>
      </w:r>
      <w:r>
        <w:rPr>
          <w:spacing w:val="-8"/>
        </w:rPr>
        <w:t xml:space="preserve"> </w:t>
      </w:r>
      <w:r>
        <w:t>guidelines,</w:t>
      </w:r>
      <w:r>
        <w:rPr>
          <w:spacing w:val="-8"/>
        </w:rPr>
        <w:t xml:space="preserve"> </w:t>
      </w:r>
      <w:r>
        <w:t>guiding</w:t>
      </w:r>
      <w:r>
        <w:rPr>
          <w:spacing w:val="-8"/>
        </w:rPr>
        <w:t xml:space="preserve"> </w:t>
      </w:r>
      <w:r>
        <w:t>health policy, and answering clinical questions [</w:t>
      </w:r>
      <w:hyperlink w:anchor="_bookmark13" w:history="1">
        <w:r>
          <w:rPr>
            <w:color w:val="0000FF"/>
          </w:rPr>
          <w:t>8</w:t>
        </w:r>
      </w:hyperlink>
      <w:r>
        <w:t>–</w:t>
      </w:r>
      <w:hyperlink w:anchor="_bookmark14" w:history="1">
        <w:r>
          <w:rPr>
            <w:color w:val="0000FF"/>
          </w:rPr>
          <w:t>11</w:t>
        </w:r>
      </w:hyperlink>
      <w:r>
        <w:t>].</w:t>
      </w:r>
    </w:p>
    <w:p w14:paraId="2698102D" w14:textId="77777777" w:rsidR="00EF4BD5" w:rsidRDefault="00000000">
      <w:pPr>
        <w:pStyle w:val="BodyText"/>
        <w:spacing w:line="254" w:lineRule="auto"/>
        <w:ind w:left="431" w:right="86" w:firstLine="298"/>
      </w:pPr>
      <w:r>
        <w:t>Concurrently, artificial intelligence (AI)—driven largely by advances in large language models (LLMs)—is</w:t>
      </w:r>
      <w:r>
        <w:rPr>
          <w:spacing w:val="-3"/>
        </w:rPr>
        <w:t xml:space="preserve"> </w:t>
      </w:r>
      <w:r>
        <w:t>gaining</w:t>
      </w:r>
      <w:r>
        <w:rPr>
          <w:spacing w:val="-3"/>
        </w:rPr>
        <w:t xml:space="preserve"> </w:t>
      </w:r>
      <w:r>
        <w:t>traction</w:t>
      </w:r>
      <w:r>
        <w:rPr>
          <w:spacing w:val="-3"/>
        </w:rPr>
        <w:t xml:space="preserve"> </w:t>
      </w:r>
      <w:r>
        <w:t>across</w:t>
      </w:r>
      <w:r>
        <w:rPr>
          <w:spacing w:val="-3"/>
        </w:rPr>
        <w:t xml:space="preserve"> </w:t>
      </w:r>
      <w:r>
        <w:t>medicine,</w:t>
      </w:r>
      <w:r>
        <w:rPr>
          <w:spacing w:val="-3"/>
        </w:rPr>
        <w:t xml:space="preserve"> </w:t>
      </w:r>
      <w:r>
        <w:t>from</w:t>
      </w:r>
      <w:r>
        <w:rPr>
          <w:spacing w:val="-3"/>
        </w:rPr>
        <w:t xml:space="preserve"> </w:t>
      </w:r>
      <w:r>
        <w:t>clinical</w:t>
      </w:r>
      <w:r>
        <w:rPr>
          <w:spacing w:val="-3"/>
        </w:rPr>
        <w:t xml:space="preserve"> </w:t>
      </w:r>
      <w:r>
        <w:t>decision</w:t>
      </w:r>
      <w:r>
        <w:rPr>
          <w:spacing w:val="-3"/>
        </w:rPr>
        <w:t xml:space="preserve"> </w:t>
      </w:r>
      <w:r>
        <w:t>support</w:t>
      </w:r>
      <w:r>
        <w:rPr>
          <w:spacing w:val="-3"/>
        </w:rPr>
        <w:t xml:space="preserve"> </w:t>
      </w:r>
      <w:r>
        <w:t>and</w:t>
      </w:r>
      <w:r>
        <w:rPr>
          <w:spacing w:val="-3"/>
        </w:rPr>
        <w:t xml:space="preserve"> </w:t>
      </w:r>
      <w:r>
        <w:t>patient</w:t>
      </w:r>
      <w:r>
        <w:rPr>
          <w:spacing w:val="-3"/>
        </w:rPr>
        <w:t xml:space="preserve"> </w:t>
      </w:r>
      <w:r>
        <w:t xml:space="preserve">communication </w:t>
      </w:r>
      <w:r>
        <w:rPr>
          <w:spacing w:val="-2"/>
        </w:rPr>
        <w:t>to</w:t>
      </w:r>
      <w:r>
        <w:rPr>
          <w:spacing w:val="-10"/>
        </w:rPr>
        <w:t xml:space="preserve"> </w:t>
      </w:r>
      <w:r>
        <w:rPr>
          <w:spacing w:val="-2"/>
        </w:rPr>
        <w:t>documentation</w:t>
      </w:r>
      <w:r>
        <w:rPr>
          <w:spacing w:val="-10"/>
        </w:rPr>
        <w:t xml:space="preserve"> </w:t>
      </w:r>
      <w:r>
        <w:rPr>
          <w:spacing w:val="-2"/>
        </w:rPr>
        <w:t>and</w:t>
      </w:r>
      <w:r>
        <w:rPr>
          <w:spacing w:val="-10"/>
        </w:rPr>
        <w:t xml:space="preserve"> </w:t>
      </w:r>
      <w:r>
        <w:rPr>
          <w:spacing w:val="-2"/>
        </w:rPr>
        <w:t>question</w:t>
      </w:r>
      <w:r>
        <w:rPr>
          <w:spacing w:val="-10"/>
        </w:rPr>
        <w:t xml:space="preserve"> </w:t>
      </w:r>
      <w:r>
        <w:rPr>
          <w:spacing w:val="-2"/>
        </w:rPr>
        <w:t>answering</w:t>
      </w:r>
      <w:r>
        <w:rPr>
          <w:spacing w:val="-10"/>
        </w:rPr>
        <w:t xml:space="preserve"> </w:t>
      </w:r>
      <w:r>
        <w:rPr>
          <w:spacing w:val="-2"/>
        </w:rPr>
        <w:t>[</w:t>
      </w:r>
      <w:hyperlink w:anchor="_bookmark15" w:history="1">
        <w:r>
          <w:rPr>
            <w:color w:val="0000FF"/>
            <w:spacing w:val="-2"/>
          </w:rPr>
          <w:t>12</w:t>
        </w:r>
      </w:hyperlink>
      <w:r>
        <w:rPr>
          <w:spacing w:val="-2"/>
        </w:rPr>
        <w:t>,</w:t>
      </w:r>
      <w:r>
        <w:rPr>
          <w:spacing w:val="-10"/>
        </w:rPr>
        <w:t xml:space="preserve"> </w:t>
      </w:r>
      <w:hyperlink w:anchor="_bookmark16" w:history="1">
        <w:r>
          <w:rPr>
            <w:color w:val="0000FF"/>
            <w:spacing w:val="-2"/>
          </w:rPr>
          <w:t>13</w:t>
        </w:r>
      </w:hyperlink>
      <w:r>
        <w:rPr>
          <w:spacing w:val="-2"/>
        </w:rPr>
        <w:t>].</w:t>
      </w:r>
      <w:r>
        <w:rPr>
          <w:spacing w:val="-10"/>
        </w:rPr>
        <w:t xml:space="preserve"> </w:t>
      </w:r>
      <w:r>
        <w:rPr>
          <w:spacing w:val="-2"/>
        </w:rPr>
        <w:t>In</w:t>
      </w:r>
      <w:r>
        <w:rPr>
          <w:spacing w:val="-10"/>
        </w:rPr>
        <w:t xml:space="preserve"> </w:t>
      </w:r>
      <w:r>
        <w:rPr>
          <w:spacing w:val="-2"/>
        </w:rPr>
        <w:t>clinical</w:t>
      </w:r>
      <w:r>
        <w:rPr>
          <w:spacing w:val="-10"/>
        </w:rPr>
        <w:t xml:space="preserve"> </w:t>
      </w:r>
      <w:r>
        <w:rPr>
          <w:spacing w:val="-2"/>
        </w:rPr>
        <w:t>question</w:t>
      </w:r>
      <w:r>
        <w:rPr>
          <w:spacing w:val="-10"/>
        </w:rPr>
        <w:t xml:space="preserve"> </w:t>
      </w:r>
      <w:r>
        <w:rPr>
          <w:spacing w:val="-2"/>
        </w:rPr>
        <w:t>answering,</w:t>
      </w:r>
      <w:r>
        <w:rPr>
          <w:spacing w:val="-10"/>
        </w:rPr>
        <w:t xml:space="preserve"> </w:t>
      </w:r>
      <w:r>
        <w:rPr>
          <w:spacing w:val="-2"/>
        </w:rPr>
        <w:t>LLM-based</w:t>
      </w:r>
      <w:r>
        <w:rPr>
          <w:spacing w:val="-10"/>
        </w:rPr>
        <w:t xml:space="preserve"> </w:t>
      </w:r>
      <w:r>
        <w:rPr>
          <w:spacing w:val="-2"/>
        </w:rPr>
        <w:t>systems</w:t>
      </w:r>
      <w:r>
        <w:rPr>
          <w:spacing w:val="-10"/>
        </w:rPr>
        <w:t xml:space="preserve"> </w:t>
      </w:r>
      <w:r>
        <w:rPr>
          <w:spacing w:val="-2"/>
        </w:rPr>
        <w:t xml:space="preserve">can </w:t>
      </w:r>
      <w:r>
        <w:t>search</w:t>
      </w:r>
      <w:r>
        <w:rPr>
          <w:spacing w:val="-8"/>
        </w:rPr>
        <w:t xml:space="preserve"> </w:t>
      </w:r>
      <w:r>
        <w:t>the</w:t>
      </w:r>
      <w:r>
        <w:rPr>
          <w:spacing w:val="-8"/>
        </w:rPr>
        <w:t xml:space="preserve"> </w:t>
      </w:r>
      <w:r>
        <w:t>literature</w:t>
      </w:r>
      <w:r>
        <w:rPr>
          <w:spacing w:val="-8"/>
        </w:rPr>
        <w:t xml:space="preserve"> </w:t>
      </w:r>
      <w:r>
        <w:t>and</w:t>
      </w:r>
      <w:r>
        <w:rPr>
          <w:spacing w:val="-8"/>
        </w:rPr>
        <w:t xml:space="preserve"> </w:t>
      </w:r>
      <w:r>
        <w:t>generate</w:t>
      </w:r>
      <w:r>
        <w:rPr>
          <w:spacing w:val="-7"/>
        </w:rPr>
        <w:t xml:space="preserve"> </w:t>
      </w:r>
      <w:r>
        <w:t>responses</w:t>
      </w:r>
      <w:r>
        <w:rPr>
          <w:spacing w:val="-7"/>
        </w:rPr>
        <w:t xml:space="preserve"> </w:t>
      </w:r>
      <w:r>
        <w:t>backed</w:t>
      </w:r>
      <w:r>
        <w:rPr>
          <w:spacing w:val="-8"/>
        </w:rPr>
        <w:t xml:space="preserve"> </w:t>
      </w:r>
      <w:r>
        <w:t>by</w:t>
      </w:r>
      <w:r>
        <w:rPr>
          <w:spacing w:val="-8"/>
        </w:rPr>
        <w:t xml:space="preserve"> </w:t>
      </w:r>
      <w:r>
        <w:t>citations.</w:t>
      </w:r>
      <w:r>
        <w:rPr>
          <w:spacing w:val="-8"/>
        </w:rPr>
        <w:t xml:space="preserve"> </w:t>
      </w:r>
      <w:r>
        <w:t>Yet</w:t>
      </w:r>
      <w:r>
        <w:rPr>
          <w:spacing w:val="-8"/>
        </w:rPr>
        <w:t xml:space="preserve"> </w:t>
      </w:r>
      <w:r>
        <w:t>a</w:t>
      </w:r>
      <w:r>
        <w:rPr>
          <w:spacing w:val="-8"/>
        </w:rPr>
        <w:t xml:space="preserve"> </w:t>
      </w:r>
      <w:r>
        <w:t>cited</w:t>
      </w:r>
      <w:r>
        <w:rPr>
          <w:spacing w:val="-8"/>
        </w:rPr>
        <w:t xml:space="preserve"> </w:t>
      </w:r>
      <w:r>
        <w:t>answer</w:t>
      </w:r>
      <w:r>
        <w:rPr>
          <w:spacing w:val="-7"/>
        </w:rPr>
        <w:t xml:space="preserve"> </w:t>
      </w:r>
      <w:r>
        <w:t>does</w:t>
      </w:r>
      <w:r>
        <w:rPr>
          <w:spacing w:val="-8"/>
        </w:rPr>
        <w:t xml:space="preserve"> </w:t>
      </w:r>
      <w:r>
        <w:t>not</w:t>
      </w:r>
      <w:r>
        <w:rPr>
          <w:spacing w:val="-8"/>
        </w:rPr>
        <w:t xml:space="preserve"> </w:t>
      </w:r>
      <w:r>
        <w:t>guarantee</w:t>
      </w:r>
      <w:r>
        <w:rPr>
          <w:spacing w:val="-8"/>
        </w:rPr>
        <w:t xml:space="preserve"> </w:t>
      </w:r>
      <w:r>
        <w:t xml:space="preserve">a </w:t>
      </w:r>
      <w:r>
        <w:rPr>
          <w:spacing w:val="-2"/>
        </w:rPr>
        <w:t xml:space="preserve">valid evidence synthesis; retrieved sources may represent only a selective subset of the relevant literature, </w:t>
      </w:r>
      <w:r>
        <w:rPr>
          <w:spacing w:val="-4"/>
        </w:rPr>
        <w:t>and evaluations frequently reveal problems with citation accuracy, faithfulness, relevance, and comprehen</w:t>
      </w:r>
      <w:r>
        <w:rPr>
          <w:spacing w:val="-4"/>
        </w:rPr>
        <w:softHyphen/>
      </w:r>
      <w:r>
        <w:t>siveness</w:t>
      </w:r>
      <w:r>
        <w:rPr>
          <w:spacing w:val="-3"/>
        </w:rPr>
        <w:t xml:space="preserve"> </w:t>
      </w:r>
      <w:r>
        <w:t>[</w:t>
      </w:r>
      <w:hyperlink w:anchor="_bookmark17" w:history="1">
        <w:r>
          <w:rPr>
            <w:color w:val="0000FF"/>
          </w:rPr>
          <w:t>14</w:t>
        </w:r>
      </w:hyperlink>
      <w:r>
        <w:t>].</w:t>
      </w:r>
      <w:r>
        <w:rPr>
          <w:spacing w:val="-3"/>
        </w:rPr>
        <w:t xml:space="preserve"> </w:t>
      </w:r>
      <w:r>
        <w:t>This</w:t>
      </w:r>
      <w:r>
        <w:rPr>
          <w:spacing w:val="-3"/>
        </w:rPr>
        <w:t xml:space="preserve"> </w:t>
      </w:r>
      <w:r>
        <w:t>gap</w:t>
      </w:r>
      <w:r>
        <w:rPr>
          <w:spacing w:val="-3"/>
        </w:rPr>
        <w:t xml:space="preserve"> </w:t>
      </w:r>
      <w:r>
        <w:t>raises</w:t>
      </w:r>
      <w:r>
        <w:rPr>
          <w:spacing w:val="-3"/>
        </w:rPr>
        <w:t xml:space="preserve"> </w:t>
      </w:r>
      <w:r>
        <w:t>a</w:t>
      </w:r>
      <w:r>
        <w:rPr>
          <w:spacing w:val="-3"/>
        </w:rPr>
        <w:t xml:space="preserve"> </w:t>
      </w:r>
      <w:r>
        <w:t>broader</w:t>
      </w:r>
      <w:r>
        <w:rPr>
          <w:spacing w:val="-3"/>
        </w:rPr>
        <w:t xml:space="preserve"> </w:t>
      </w:r>
      <w:r>
        <w:t>question:</w:t>
      </w:r>
      <w:r>
        <w:rPr>
          <w:spacing w:val="-3"/>
        </w:rPr>
        <w:t xml:space="preserve"> </w:t>
      </w:r>
      <w:r>
        <w:t>can</w:t>
      </w:r>
      <w:r>
        <w:rPr>
          <w:spacing w:val="-3"/>
        </w:rPr>
        <w:t xml:space="preserve"> </w:t>
      </w:r>
      <w:r>
        <w:t>AI</w:t>
      </w:r>
      <w:r>
        <w:rPr>
          <w:spacing w:val="-3"/>
        </w:rPr>
        <w:t xml:space="preserve"> </w:t>
      </w:r>
      <w:r>
        <w:t>reliably</w:t>
      </w:r>
      <w:r>
        <w:rPr>
          <w:spacing w:val="-3"/>
        </w:rPr>
        <w:t xml:space="preserve"> </w:t>
      </w:r>
      <w:r>
        <w:t>carry</w:t>
      </w:r>
      <w:r>
        <w:rPr>
          <w:spacing w:val="-3"/>
        </w:rPr>
        <w:t xml:space="preserve"> </w:t>
      </w:r>
      <w:r>
        <w:t>out</w:t>
      </w:r>
      <w:r>
        <w:rPr>
          <w:spacing w:val="-3"/>
        </w:rPr>
        <w:t xml:space="preserve"> </w:t>
      </w:r>
      <w:r>
        <w:t>the</w:t>
      </w:r>
      <w:r>
        <w:rPr>
          <w:spacing w:val="-3"/>
        </w:rPr>
        <w:t xml:space="preserve"> </w:t>
      </w:r>
      <w:r>
        <w:t>systematic</w:t>
      </w:r>
      <w:r>
        <w:rPr>
          <w:spacing w:val="-3"/>
        </w:rPr>
        <w:t xml:space="preserve"> </w:t>
      </w:r>
      <w:r>
        <w:t>review</w:t>
      </w:r>
      <w:r>
        <w:rPr>
          <w:spacing w:val="-3"/>
        </w:rPr>
        <w:t xml:space="preserve"> </w:t>
      </w:r>
      <w:r>
        <w:t>process end to end?</w:t>
      </w:r>
    </w:p>
    <w:p w14:paraId="32B14E90" w14:textId="77777777" w:rsidR="00EF4BD5" w:rsidRDefault="00000000">
      <w:pPr>
        <w:pStyle w:val="BodyText"/>
        <w:spacing w:line="254" w:lineRule="auto"/>
        <w:ind w:left="431" w:right="86" w:firstLine="298"/>
      </w:pPr>
      <w:r>
        <w:t>Interest in automating SRs and MAs long predates modern LLMs [</w:t>
      </w:r>
      <w:hyperlink w:anchor="_bookmark18" w:history="1">
        <w:r>
          <w:rPr>
            <w:color w:val="0000FF"/>
          </w:rPr>
          <w:t>15</w:t>
        </w:r>
      </w:hyperlink>
      <w:r>
        <w:t xml:space="preserve">], but recent technological </w:t>
      </w:r>
      <w:r>
        <w:rPr>
          <w:spacing w:val="-2"/>
        </w:rPr>
        <w:t>advances</w:t>
      </w:r>
      <w:r>
        <w:rPr>
          <w:spacing w:val="-6"/>
        </w:rPr>
        <w:t xml:space="preserve"> </w:t>
      </w:r>
      <w:r>
        <w:rPr>
          <w:spacing w:val="-2"/>
        </w:rPr>
        <w:t>have</w:t>
      </w:r>
      <w:r>
        <w:rPr>
          <w:spacing w:val="-7"/>
        </w:rPr>
        <w:t xml:space="preserve"> </w:t>
      </w:r>
      <w:r>
        <w:rPr>
          <w:spacing w:val="-2"/>
        </w:rPr>
        <w:t>accelerated</w:t>
      </w:r>
      <w:r>
        <w:rPr>
          <w:spacing w:val="-7"/>
        </w:rPr>
        <w:t xml:space="preserve"> </w:t>
      </w:r>
      <w:r>
        <w:rPr>
          <w:spacing w:val="-2"/>
        </w:rPr>
        <w:t>this</w:t>
      </w:r>
      <w:r>
        <w:rPr>
          <w:spacing w:val="-7"/>
        </w:rPr>
        <w:t xml:space="preserve"> </w:t>
      </w:r>
      <w:r>
        <w:rPr>
          <w:spacing w:val="-2"/>
        </w:rPr>
        <w:t>effort</w:t>
      </w:r>
      <w:r>
        <w:rPr>
          <w:spacing w:val="-7"/>
        </w:rPr>
        <w:t xml:space="preserve"> </w:t>
      </w:r>
      <w:r>
        <w:rPr>
          <w:spacing w:val="-2"/>
        </w:rPr>
        <w:t>substantially.</w:t>
      </w:r>
      <w:r>
        <w:rPr>
          <w:spacing w:val="-7"/>
        </w:rPr>
        <w:t xml:space="preserve"> </w:t>
      </w:r>
      <w:r>
        <w:rPr>
          <w:spacing w:val="-2"/>
        </w:rPr>
        <w:t>Early</w:t>
      </w:r>
      <w:r>
        <w:rPr>
          <w:spacing w:val="-7"/>
        </w:rPr>
        <w:t xml:space="preserve"> </w:t>
      </w:r>
      <w:r>
        <w:rPr>
          <w:spacing w:val="-2"/>
        </w:rPr>
        <w:t>efforts</w:t>
      </w:r>
      <w:r>
        <w:rPr>
          <w:spacing w:val="-6"/>
        </w:rPr>
        <w:t xml:space="preserve"> </w:t>
      </w:r>
      <w:r>
        <w:rPr>
          <w:spacing w:val="-2"/>
        </w:rPr>
        <w:t>focused</w:t>
      </w:r>
      <w:r>
        <w:rPr>
          <w:spacing w:val="-6"/>
        </w:rPr>
        <w:t xml:space="preserve"> </w:t>
      </w:r>
      <w:r>
        <w:rPr>
          <w:spacing w:val="-2"/>
        </w:rPr>
        <w:t>on</w:t>
      </w:r>
      <w:r>
        <w:rPr>
          <w:spacing w:val="-7"/>
        </w:rPr>
        <w:t xml:space="preserve"> </w:t>
      </w:r>
      <w:r>
        <w:rPr>
          <w:spacing w:val="-2"/>
        </w:rPr>
        <w:t>automating</w:t>
      </w:r>
      <w:r>
        <w:rPr>
          <w:spacing w:val="-7"/>
        </w:rPr>
        <w:t xml:space="preserve"> </w:t>
      </w:r>
      <w:r>
        <w:rPr>
          <w:spacing w:val="-2"/>
        </w:rPr>
        <w:t>discrete</w:t>
      </w:r>
      <w:r>
        <w:rPr>
          <w:spacing w:val="-7"/>
        </w:rPr>
        <w:t xml:space="preserve"> </w:t>
      </w:r>
      <w:r>
        <w:rPr>
          <w:spacing w:val="-2"/>
        </w:rPr>
        <w:t>steps</w:t>
      </w:r>
      <w:r>
        <w:rPr>
          <w:spacing w:val="-6"/>
        </w:rPr>
        <w:t xml:space="preserve"> </w:t>
      </w:r>
      <w:r>
        <w:rPr>
          <w:spacing w:val="-2"/>
        </w:rPr>
        <w:t xml:space="preserve">such </w:t>
      </w:r>
      <w:r>
        <w:rPr>
          <w:spacing w:val="-4"/>
        </w:rPr>
        <w:t>as literature searching, screening, and data extraction (see reviews [</w:t>
      </w:r>
      <w:hyperlink w:anchor="_bookmark19" w:history="1">
        <w:r>
          <w:rPr>
            <w:color w:val="0000FF"/>
            <w:spacing w:val="-4"/>
          </w:rPr>
          <w:t>16</w:t>
        </w:r>
      </w:hyperlink>
      <w:r>
        <w:rPr>
          <w:spacing w:val="-4"/>
        </w:rPr>
        <w:t>–</w:t>
      </w:r>
      <w:hyperlink w:anchor="_bookmark23" w:history="1">
        <w:r>
          <w:rPr>
            <w:color w:val="0000FF"/>
            <w:spacing w:val="-4"/>
          </w:rPr>
          <w:t>23</w:t>
        </w:r>
      </w:hyperlink>
      <w:r>
        <w:rPr>
          <w:spacing w:val="-4"/>
        </w:rPr>
        <w:t xml:space="preserve">]). Recent work has demonstrated </w:t>
      </w:r>
      <w:r>
        <w:t>the</w:t>
      </w:r>
      <w:r>
        <w:rPr>
          <w:spacing w:val="-9"/>
        </w:rPr>
        <w:t xml:space="preserve"> </w:t>
      </w:r>
      <w:r>
        <w:t>scalability</w:t>
      </w:r>
      <w:r>
        <w:rPr>
          <w:spacing w:val="-9"/>
        </w:rPr>
        <w:t xml:space="preserve"> </w:t>
      </w:r>
      <w:r>
        <w:t>of</w:t>
      </w:r>
      <w:r>
        <w:rPr>
          <w:spacing w:val="-9"/>
        </w:rPr>
        <w:t xml:space="preserve"> </w:t>
      </w:r>
      <w:r>
        <w:t>such</w:t>
      </w:r>
      <w:r>
        <w:rPr>
          <w:spacing w:val="-9"/>
        </w:rPr>
        <w:t xml:space="preserve"> </w:t>
      </w:r>
      <w:r>
        <w:t>approaches;</w:t>
      </w:r>
      <w:r>
        <w:rPr>
          <w:spacing w:val="-9"/>
        </w:rPr>
        <w:t xml:space="preserve"> </w:t>
      </w:r>
      <w:r>
        <w:t>for</w:t>
      </w:r>
      <w:r>
        <w:rPr>
          <w:spacing w:val="-9"/>
        </w:rPr>
        <w:t xml:space="preserve"> </w:t>
      </w:r>
      <w:r>
        <w:t>example,</w:t>
      </w:r>
      <w:r>
        <w:rPr>
          <w:spacing w:val="-9"/>
        </w:rPr>
        <w:t xml:space="preserve"> </w:t>
      </w:r>
      <w:r>
        <w:t>Chen</w:t>
      </w:r>
      <w:r>
        <w:rPr>
          <w:spacing w:val="-9"/>
        </w:rPr>
        <w:t xml:space="preserve"> </w:t>
      </w:r>
      <w:r>
        <w:t>et</w:t>
      </w:r>
      <w:r>
        <w:rPr>
          <w:spacing w:val="-9"/>
        </w:rPr>
        <w:t xml:space="preserve"> </w:t>
      </w:r>
      <w:r>
        <w:t>al.</w:t>
      </w:r>
      <w:r>
        <w:rPr>
          <w:spacing w:val="-9"/>
        </w:rPr>
        <w:t xml:space="preserve"> </w:t>
      </w:r>
      <w:r>
        <w:t>used</w:t>
      </w:r>
      <w:r>
        <w:rPr>
          <w:spacing w:val="-9"/>
        </w:rPr>
        <w:t xml:space="preserve"> </w:t>
      </w:r>
      <w:r>
        <w:t>GPT-5</w:t>
      </w:r>
      <w:r>
        <w:rPr>
          <w:spacing w:val="-9"/>
        </w:rPr>
        <w:t xml:space="preserve"> </w:t>
      </w:r>
      <w:r>
        <w:t>to</w:t>
      </w:r>
      <w:r>
        <w:rPr>
          <w:spacing w:val="-9"/>
        </w:rPr>
        <w:t xml:space="preserve"> </w:t>
      </w:r>
      <w:r>
        <w:t>assist</w:t>
      </w:r>
      <w:r>
        <w:rPr>
          <w:spacing w:val="-9"/>
        </w:rPr>
        <w:t xml:space="preserve"> </w:t>
      </w:r>
      <w:r>
        <w:t>screening,</w:t>
      </w:r>
      <w:r>
        <w:rPr>
          <w:spacing w:val="-9"/>
        </w:rPr>
        <w:t xml:space="preserve"> </w:t>
      </w:r>
      <w:r>
        <w:t>evidence</w:t>
      </w:r>
      <w:r>
        <w:rPr>
          <w:spacing w:val="-9"/>
        </w:rPr>
        <w:t xml:space="preserve"> </w:t>
      </w:r>
      <w:r>
        <w:t>clas</w:t>
      </w:r>
      <w:r>
        <w:softHyphen/>
        <w:t>sification, and metadata extraction in a systematic review of thousands of studies [</w:t>
      </w:r>
      <w:hyperlink w:anchor="_bookmark24" w:history="1">
        <w:r>
          <w:rPr>
            <w:color w:val="0000FF"/>
          </w:rPr>
          <w:t>24</w:t>
        </w:r>
      </w:hyperlink>
      <w:r>
        <w:t xml:space="preserve">]. More recently, </w:t>
      </w:r>
      <w:r>
        <w:rPr>
          <w:spacing w:val="-2"/>
        </w:rPr>
        <w:t>research</w:t>
      </w:r>
      <w:r>
        <w:rPr>
          <w:spacing w:val="-5"/>
        </w:rPr>
        <w:t xml:space="preserve"> </w:t>
      </w:r>
      <w:r>
        <w:rPr>
          <w:spacing w:val="-2"/>
        </w:rPr>
        <w:t>has</w:t>
      </w:r>
      <w:r>
        <w:rPr>
          <w:spacing w:val="-5"/>
        </w:rPr>
        <w:t xml:space="preserve"> </w:t>
      </w:r>
      <w:r>
        <w:rPr>
          <w:spacing w:val="-2"/>
        </w:rPr>
        <w:t>shifted</w:t>
      </w:r>
      <w:r>
        <w:rPr>
          <w:spacing w:val="-5"/>
        </w:rPr>
        <w:t xml:space="preserve"> </w:t>
      </w:r>
      <w:r>
        <w:rPr>
          <w:spacing w:val="-2"/>
        </w:rPr>
        <w:t>toward</w:t>
      </w:r>
      <w:r>
        <w:rPr>
          <w:spacing w:val="-5"/>
        </w:rPr>
        <w:t xml:space="preserve"> </w:t>
      </w:r>
      <w:r>
        <w:rPr>
          <w:spacing w:val="-2"/>
        </w:rPr>
        <w:t>building</w:t>
      </w:r>
      <w:r>
        <w:rPr>
          <w:spacing w:val="-5"/>
        </w:rPr>
        <w:t xml:space="preserve"> </w:t>
      </w:r>
      <w:r>
        <w:rPr>
          <w:spacing w:val="-2"/>
        </w:rPr>
        <w:t>autonomous</w:t>
      </w:r>
      <w:r>
        <w:rPr>
          <w:spacing w:val="-5"/>
        </w:rPr>
        <w:t xml:space="preserve"> </w:t>
      </w:r>
      <w:r>
        <w:rPr>
          <w:spacing w:val="-2"/>
        </w:rPr>
        <w:t>“agents”</w:t>
      </w:r>
      <w:r>
        <w:rPr>
          <w:spacing w:val="-5"/>
        </w:rPr>
        <w:t xml:space="preserve"> </w:t>
      </w:r>
      <w:r>
        <w:rPr>
          <w:spacing w:val="-2"/>
        </w:rPr>
        <w:t>capable</w:t>
      </w:r>
      <w:r>
        <w:rPr>
          <w:spacing w:val="-5"/>
        </w:rPr>
        <w:t xml:space="preserve"> </w:t>
      </w:r>
      <w:r>
        <w:rPr>
          <w:spacing w:val="-2"/>
        </w:rPr>
        <w:t>of</w:t>
      </w:r>
      <w:r>
        <w:rPr>
          <w:spacing w:val="-5"/>
        </w:rPr>
        <w:t xml:space="preserve"> </w:t>
      </w:r>
      <w:r>
        <w:rPr>
          <w:spacing w:val="-2"/>
        </w:rPr>
        <w:t>executing</w:t>
      </w:r>
      <w:r>
        <w:rPr>
          <w:spacing w:val="-5"/>
        </w:rPr>
        <w:t xml:space="preserve"> </w:t>
      </w:r>
      <w:r>
        <w:rPr>
          <w:spacing w:val="-2"/>
        </w:rPr>
        <w:t>an</w:t>
      </w:r>
      <w:r>
        <w:rPr>
          <w:spacing w:val="-5"/>
        </w:rPr>
        <w:t xml:space="preserve"> </w:t>
      </w:r>
      <w:r>
        <w:rPr>
          <w:spacing w:val="-2"/>
        </w:rPr>
        <w:t>entire</w:t>
      </w:r>
      <w:r>
        <w:rPr>
          <w:spacing w:val="-5"/>
        </w:rPr>
        <w:t xml:space="preserve"> </w:t>
      </w:r>
      <w:r>
        <w:rPr>
          <w:spacing w:val="-2"/>
        </w:rPr>
        <w:t>SR</w:t>
      </w:r>
      <w:r>
        <w:rPr>
          <w:spacing w:val="-5"/>
        </w:rPr>
        <w:t xml:space="preserve"> </w:t>
      </w:r>
      <w:r>
        <w:rPr>
          <w:spacing w:val="-2"/>
        </w:rPr>
        <w:t>pipeline</w:t>
      </w:r>
      <w:r>
        <w:rPr>
          <w:spacing w:val="-5"/>
        </w:rPr>
        <w:t xml:space="preserve"> </w:t>
      </w:r>
      <w:r>
        <w:rPr>
          <w:spacing w:val="-2"/>
        </w:rPr>
        <w:t xml:space="preserve">with </w:t>
      </w:r>
      <w:r>
        <w:t>minimal</w:t>
      </w:r>
      <w:r>
        <w:rPr>
          <w:spacing w:val="-3"/>
        </w:rPr>
        <w:t xml:space="preserve"> </w:t>
      </w:r>
      <w:r>
        <w:t>human</w:t>
      </w:r>
      <w:r>
        <w:rPr>
          <w:spacing w:val="-3"/>
        </w:rPr>
        <w:t xml:space="preserve"> </w:t>
      </w:r>
      <w:r>
        <w:t>input</w:t>
      </w:r>
      <w:r>
        <w:rPr>
          <w:spacing w:val="-3"/>
        </w:rPr>
        <w:t xml:space="preserve"> </w:t>
      </w:r>
      <w:r>
        <w:t>[</w:t>
      </w:r>
      <w:hyperlink w:anchor="_bookmark25" w:history="1">
        <w:r>
          <w:rPr>
            <w:color w:val="0000FF"/>
          </w:rPr>
          <w:t>25</w:t>
        </w:r>
      </w:hyperlink>
      <w:r>
        <w:t>–</w:t>
      </w:r>
      <w:hyperlink w:anchor="_bookmark26" w:history="1">
        <w:r>
          <w:rPr>
            <w:color w:val="0000FF"/>
          </w:rPr>
          <w:t>27</w:t>
        </w:r>
      </w:hyperlink>
      <w:r>
        <w:t>].</w:t>
      </w:r>
      <w:r>
        <w:rPr>
          <w:spacing w:val="-3"/>
        </w:rPr>
        <w:t xml:space="preserve"> </w:t>
      </w:r>
      <w:r>
        <w:t>This</w:t>
      </w:r>
      <w:r>
        <w:rPr>
          <w:spacing w:val="-3"/>
        </w:rPr>
        <w:t xml:space="preserve"> </w:t>
      </w:r>
      <w:r>
        <w:t>momentum</w:t>
      </w:r>
      <w:r>
        <w:rPr>
          <w:spacing w:val="-3"/>
        </w:rPr>
        <w:t xml:space="preserve"> </w:t>
      </w:r>
      <w:r>
        <w:t>extends</w:t>
      </w:r>
      <w:r>
        <w:rPr>
          <w:spacing w:val="-3"/>
        </w:rPr>
        <w:t xml:space="preserve"> </w:t>
      </w:r>
      <w:r>
        <w:t>into</w:t>
      </w:r>
      <w:r>
        <w:rPr>
          <w:spacing w:val="-3"/>
        </w:rPr>
        <w:t xml:space="preserve"> </w:t>
      </w:r>
      <w:r>
        <w:t>commercial</w:t>
      </w:r>
      <w:r>
        <w:rPr>
          <w:spacing w:val="-3"/>
        </w:rPr>
        <w:t xml:space="preserve"> </w:t>
      </w:r>
      <w:r>
        <w:t>and</w:t>
      </w:r>
      <w:r>
        <w:rPr>
          <w:spacing w:val="-3"/>
        </w:rPr>
        <w:t xml:space="preserve"> </w:t>
      </w:r>
      <w:r>
        <w:t>institutional</w:t>
      </w:r>
      <w:r>
        <w:rPr>
          <w:spacing w:val="-3"/>
        </w:rPr>
        <w:t xml:space="preserve"> </w:t>
      </w:r>
      <w:r>
        <w:t xml:space="preserve">ecosystems: established systematic review platforms (e.g., Covidence, Rayyan) and newer startups (e.g., Elicit) now feature AI-assisted workflows, while major foundation models like OpenAI’s ChatGPT (Deep Research </w:t>
      </w:r>
      <w:r>
        <w:rPr>
          <w:spacing w:val="-2"/>
        </w:rPr>
        <w:t>mode</w:t>
      </w:r>
      <w:r>
        <w:rPr>
          <w:spacing w:val="10"/>
        </w:rPr>
        <w:t xml:space="preserve"> </w:t>
      </w:r>
      <w:r>
        <w:rPr>
          <w:spacing w:val="-2"/>
        </w:rPr>
        <w:t>or</w:t>
      </w:r>
      <w:r>
        <w:rPr>
          <w:spacing w:val="10"/>
        </w:rPr>
        <w:t xml:space="preserve"> </w:t>
      </w:r>
      <w:r>
        <w:rPr>
          <w:spacing w:val="-2"/>
        </w:rPr>
        <w:t>Agent</w:t>
      </w:r>
      <w:r>
        <w:rPr>
          <w:spacing w:val="11"/>
        </w:rPr>
        <w:t xml:space="preserve"> </w:t>
      </w:r>
      <w:r>
        <w:rPr>
          <w:spacing w:val="-2"/>
        </w:rPr>
        <w:t>mode)</w:t>
      </w:r>
      <w:r>
        <w:rPr>
          <w:spacing w:val="10"/>
        </w:rPr>
        <w:t xml:space="preserve"> </w:t>
      </w:r>
      <w:r>
        <w:rPr>
          <w:spacing w:val="-2"/>
        </w:rPr>
        <w:t>and</w:t>
      </w:r>
      <w:r>
        <w:rPr>
          <w:spacing w:val="11"/>
        </w:rPr>
        <w:t xml:space="preserve"> </w:t>
      </w:r>
      <w:r>
        <w:rPr>
          <w:spacing w:val="-2"/>
        </w:rPr>
        <w:t>Anthropic’s</w:t>
      </w:r>
      <w:r>
        <w:rPr>
          <w:spacing w:val="10"/>
        </w:rPr>
        <w:t xml:space="preserve"> </w:t>
      </w:r>
      <w:r>
        <w:rPr>
          <w:spacing w:val="-2"/>
        </w:rPr>
        <w:t>Claude</w:t>
      </w:r>
      <w:r>
        <w:rPr>
          <w:spacing w:val="10"/>
        </w:rPr>
        <w:t xml:space="preserve"> </w:t>
      </w:r>
      <w:r>
        <w:rPr>
          <w:spacing w:val="-2"/>
        </w:rPr>
        <w:t>offer</w:t>
      </w:r>
      <w:r>
        <w:rPr>
          <w:spacing w:val="11"/>
        </w:rPr>
        <w:t xml:space="preserve"> </w:t>
      </w:r>
      <w:r>
        <w:rPr>
          <w:spacing w:val="-2"/>
        </w:rPr>
        <w:t>direct</w:t>
      </w:r>
      <w:r>
        <w:rPr>
          <w:spacing w:val="10"/>
        </w:rPr>
        <w:t xml:space="preserve"> </w:t>
      </w:r>
      <w:r>
        <w:rPr>
          <w:spacing w:val="-2"/>
        </w:rPr>
        <w:t>capabilities</w:t>
      </w:r>
      <w:r>
        <w:rPr>
          <w:spacing w:val="11"/>
        </w:rPr>
        <w:t xml:space="preserve"> </w:t>
      </w:r>
      <w:r>
        <w:rPr>
          <w:spacing w:val="-2"/>
        </w:rPr>
        <w:t>for</w:t>
      </w:r>
      <w:r>
        <w:rPr>
          <w:spacing w:val="10"/>
        </w:rPr>
        <w:t xml:space="preserve"> </w:t>
      </w:r>
      <w:r>
        <w:rPr>
          <w:spacing w:val="-2"/>
        </w:rPr>
        <w:t>systematic</w:t>
      </w:r>
      <w:r>
        <w:rPr>
          <w:spacing w:val="10"/>
        </w:rPr>
        <w:t xml:space="preserve"> </w:t>
      </w:r>
      <w:r>
        <w:rPr>
          <w:spacing w:val="-2"/>
        </w:rPr>
        <w:t>review</w:t>
      </w:r>
      <w:r>
        <w:rPr>
          <w:spacing w:val="11"/>
        </w:rPr>
        <w:t xml:space="preserve"> </w:t>
      </w:r>
      <w:r>
        <w:rPr>
          <w:spacing w:val="-2"/>
        </w:rPr>
        <w:t>[</w:t>
      </w:r>
      <w:hyperlink w:anchor="_bookmark27" w:history="1">
        <w:r>
          <w:rPr>
            <w:color w:val="0000FF"/>
            <w:spacing w:val="-2"/>
          </w:rPr>
          <w:t>28</w:t>
        </w:r>
      </w:hyperlink>
      <w:r>
        <w:rPr>
          <w:spacing w:val="-2"/>
        </w:rPr>
        <w:t>–</w:t>
      </w:r>
      <w:hyperlink w:anchor="_bookmark28" w:history="1">
        <w:r>
          <w:rPr>
            <w:color w:val="0000FF"/>
            <w:spacing w:val="-2"/>
          </w:rPr>
          <w:t>30</w:t>
        </w:r>
      </w:hyperlink>
      <w:r>
        <w:rPr>
          <w:spacing w:val="-2"/>
        </w:rPr>
        <w:t>].</w:t>
      </w:r>
      <w:r>
        <w:rPr>
          <w:spacing w:val="10"/>
        </w:rPr>
        <w:t xml:space="preserve"> </w:t>
      </w:r>
      <w:r>
        <w:rPr>
          <w:spacing w:val="-5"/>
        </w:rPr>
        <w:t>In</w:t>
      </w:r>
    </w:p>
    <w:p w14:paraId="571FB756" w14:textId="77777777" w:rsidR="00EF4BD5" w:rsidRDefault="00EF4BD5">
      <w:pPr>
        <w:pStyle w:val="BodyText"/>
        <w:spacing w:line="254" w:lineRule="auto"/>
        <w:sectPr w:rsidR="00EF4BD5">
          <w:footerReference w:type="even" r:id="rId7"/>
          <w:footerReference w:type="default" r:id="rId8"/>
          <w:type w:val="continuous"/>
          <w:pgSz w:w="11910" w:h="16840"/>
          <w:pgMar w:top="1920" w:right="1133" w:bottom="860" w:left="1133" w:header="0" w:footer="678" w:gutter="0"/>
          <w:pgNumType w:start="1"/>
          <w:cols w:space="720"/>
        </w:sectPr>
      </w:pPr>
    </w:p>
    <w:p w14:paraId="76C953F4" w14:textId="77777777" w:rsidR="00EF4BD5" w:rsidRDefault="00EF4BD5">
      <w:pPr>
        <w:pStyle w:val="BodyText"/>
        <w:jc w:val="left"/>
        <w:rPr>
          <w:sz w:val="17"/>
        </w:rPr>
      </w:pPr>
    </w:p>
    <w:p w14:paraId="24A69F32" w14:textId="77777777" w:rsidR="00EF4BD5" w:rsidRDefault="00EF4BD5">
      <w:pPr>
        <w:pStyle w:val="BodyText"/>
        <w:spacing w:before="98"/>
        <w:jc w:val="left"/>
        <w:rPr>
          <w:sz w:val="17"/>
        </w:rPr>
      </w:pPr>
    </w:p>
    <w:p w14:paraId="2735F5D7" w14:textId="77777777" w:rsidR="00EF4BD5" w:rsidRDefault="00000000">
      <w:pPr>
        <w:ind w:left="400"/>
        <w:rPr>
          <w:rFonts w:ascii="Arial"/>
          <w:b/>
          <w:sz w:val="17"/>
        </w:rPr>
      </w:pPr>
      <w:r>
        <w:rPr>
          <w:rFonts w:ascii="Arial"/>
          <w:b/>
          <w:color w:val="2A2A2A"/>
          <w:spacing w:val="-2"/>
          <w:sz w:val="17"/>
        </w:rPr>
        <w:t>Input</w:t>
      </w:r>
    </w:p>
    <w:p w14:paraId="5C25072E" w14:textId="77777777" w:rsidR="00EF4BD5" w:rsidRDefault="00EF4BD5">
      <w:pPr>
        <w:pStyle w:val="BodyText"/>
        <w:jc w:val="left"/>
        <w:rPr>
          <w:rFonts w:ascii="Arial"/>
          <w:b/>
          <w:sz w:val="17"/>
        </w:rPr>
      </w:pPr>
    </w:p>
    <w:p w14:paraId="139153E5" w14:textId="77777777" w:rsidR="00EF4BD5" w:rsidRDefault="00EF4BD5">
      <w:pPr>
        <w:pStyle w:val="BodyText"/>
        <w:jc w:val="left"/>
        <w:rPr>
          <w:rFonts w:ascii="Arial"/>
          <w:b/>
          <w:sz w:val="17"/>
        </w:rPr>
      </w:pPr>
    </w:p>
    <w:p w14:paraId="494C260C" w14:textId="77777777" w:rsidR="00EF4BD5" w:rsidRDefault="00EF4BD5">
      <w:pPr>
        <w:pStyle w:val="BodyText"/>
        <w:spacing w:before="22"/>
        <w:jc w:val="left"/>
        <w:rPr>
          <w:rFonts w:ascii="Arial"/>
          <w:b/>
          <w:sz w:val="17"/>
        </w:rPr>
      </w:pPr>
    </w:p>
    <w:p w14:paraId="095C7A7F" w14:textId="77777777" w:rsidR="00EF4BD5" w:rsidRDefault="00000000">
      <w:pPr>
        <w:ind w:left="400"/>
        <w:rPr>
          <w:rFonts w:ascii="Arial" w:hAnsi="Arial"/>
          <w:b/>
          <w:sz w:val="17"/>
        </w:rPr>
      </w:pPr>
      <w:r>
        <w:rPr>
          <w:rFonts w:ascii="Arial" w:hAnsi="Arial"/>
          <w:b/>
          <w:color w:val="2A2A2A"/>
          <w:sz w:val="17"/>
        </w:rPr>
        <w:t>LLM’s</w:t>
      </w:r>
      <w:r>
        <w:rPr>
          <w:rFonts w:ascii="Arial" w:hAnsi="Arial"/>
          <w:b/>
          <w:color w:val="2A2A2A"/>
          <w:spacing w:val="-3"/>
          <w:sz w:val="17"/>
        </w:rPr>
        <w:t xml:space="preserve"> </w:t>
      </w:r>
      <w:r>
        <w:rPr>
          <w:rFonts w:ascii="Arial" w:hAnsi="Arial"/>
          <w:b/>
          <w:color w:val="2A2A2A"/>
          <w:spacing w:val="-4"/>
          <w:sz w:val="17"/>
        </w:rPr>
        <w:t>role</w:t>
      </w:r>
    </w:p>
    <w:p w14:paraId="3BD40F56" w14:textId="77777777" w:rsidR="00EF4BD5" w:rsidRDefault="00EF4BD5">
      <w:pPr>
        <w:pStyle w:val="BodyText"/>
        <w:jc w:val="left"/>
        <w:rPr>
          <w:rFonts w:ascii="Arial"/>
          <w:b/>
          <w:sz w:val="17"/>
        </w:rPr>
      </w:pPr>
    </w:p>
    <w:p w14:paraId="515D2EBB" w14:textId="77777777" w:rsidR="00EF4BD5" w:rsidRDefault="00EF4BD5">
      <w:pPr>
        <w:pStyle w:val="BodyText"/>
        <w:jc w:val="left"/>
        <w:rPr>
          <w:rFonts w:ascii="Arial"/>
          <w:b/>
          <w:sz w:val="17"/>
        </w:rPr>
      </w:pPr>
    </w:p>
    <w:p w14:paraId="7ED6A9A0" w14:textId="77777777" w:rsidR="00EF4BD5" w:rsidRDefault="00EF4BD5">
      <w:pPr>
        <w:pStyle w:val="BodyText"/>
        <w:spacing w:before="22"/>
        <w:jc w:val="left"/>
        <w:rPr>
          <w:rFonts w:ascii="Arial"/>
          <w:b/>
          <w:sz w:val="17"/>
        </w:rPr>
      </w:pPr>
    </w:p>
    <w:p w14:paraId="0C365C55" w14:textId="77777777" w:rsidR="00EF4BD5" w:rsidRDefault="00000000">
      <w:pPr>
        <w:ind w:left="400"/>
        <w:rPr>
          <w:rFonts w:ascii="Arial"/>
          <w:b/>
          <w:sz w:val="17"/>
        </w:rPr>
      </w:pPr>
      <w:r>
        <w:rPr>
          <w:rFonts w:ascii="Arial"/>
          <w:b/>
          <w:color w:val="2A2A2A"/>
          <w:spacing w:val="-2"/>
          <w:sz w:val="17"/>
        </w:rPr>
        <w:t>Output</w:t>
      </w:r>
    </w:p>
    <w:p w14:paraId="1C80F070" w14:textId="77777777" w:rsidR="00EF4BD5" w:rsidRDefault="00EF4BD5">
      <w:pPr>
        <w:pStyle w:val="BodyText"/>
        <w:spacing w:before="109"/>
        <w:jc w:val="left"/>
        <w:rPr>
          <w:rFonts w:ascii="Arial"/>
          <w:b/>
          <w:sz w:val="17"/>
        </w:rPr>
      </w:pPr>
    </w:p>
    <w:p w14:paraId="1994BE13" w14:textId="77777777" w:rsidR="00EF4BD5" w:rsidRDefault="00000000">
      <w:pPr>
        <w:spacing w:line="249" w:lineRule="auto"/>
        <w:ind w:left="400"/>
        <w:rPr>
          <w:rFonts w:ascii="Arial"/>
          <w:b/>
          <w:sz w:val="17"/>
        </w:rPr>
      </w:pPr>
      <w:r>
        <w:rPr>
          <w:rFonts w:ascii="Arial"/>
          <w:b/>
          <w:color w:val="2A2A2A"/>
          <w:spacing w:val="-2"/>
          <w:sz w:val="17"/>
        </w:rPr>
        <w:t>Typical evaluation</w:t>
      </w:r>
    </w:p>
    <w:p w14:paraId="7A4C9A04" w14:textId="77777777" w:rsidR="00EF4BD5" w:rsidRDefault="00000000">
      <w:pPr>
        <w:spacing w:before="80"/>
        <w:ind w:left="442"/>
        <w:rPr>
          <w:rFonts w:ascii="Arial"/>
          <w:b/>
          <w:sz w:val="16"/>
        </w:rPr>
      </w:pPr>
      <w:r>
        <w:br w:type="column"/>
      </w:r>
      <w:r>
        <w:rPr>
          <w:rFonts w:ascii="Arial"/>
          <w:b/>
          <w:color w:val="2A2A2A"/>
          <w:sz w:val="16"/>
        </w:rPr>
        <w:t>Literature</w:t>
      </w:r>
      <w:r>
        <w:rPr>
          <w:rFonts w:ascii="Arial"/>
          <w:b/>
          <w:color w:val="2A2A2A"/>
          <w:spacing w:val="-2"/>
          <w:sz w:val="16"/>
        </w:rPr>
        <w:t xml:space="preserve"> searching</w:t>
      </w:r>
    </w:p>
    <w:p w14:paraId="67BD97B7" w14:textId="77777777" w:rsidR="00EF4BD5" w:rsidRDefault="00EF4BD5">
      <w:pPr>
        <w:pStyle w:val="BodyText"/>
        <w:spacing w:before="3" w:after="1"/>
        <w:jc w:val="left"/>
        <w:rPr>
          <w:rFonts w:ascii="Arial"/>
          <w:b/>
          <w:sz w:val="8"/>
        </w:rPr>
      </w:pPr>
    </w:p>
    <w:p w14:paraId="6F7248E1" w14:textId="77777777" w:rsidR="00EF4BD5" w:rsidRDefault="00000000">
      <w:pPr>
        <w:ind w:left="147" w:right="-274"/>
        <w:rPr>
          <w:rFonts w:ascii="Arial"/>
          <w:sz w:val="20"/>
        </w:rPr>
      </w:pPr>
      <w:r>
        <w:rPr>
          <w:rFonts w:ascii="Arial"/>
          <w:noProof/>
          <w:sz w:val="20"/>
        </w:rPr>
        <mc:AlternateContent>
          <mc:Choice Requires="wpg">
            <w:drawing>
              <wp:inline distT="0" distB="0" distL="0" distR="0" wp14:anchorId="42264CED" wp14:editId="52620540">
                <wp:extent cx="1357630" cy="407670"/>
                <wp:effectExtent l="0" t="0" r="0" b="1142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407670"/>
                          <a:chOff x="0" y="0"/>
                          <a:chExt cx="1357630" cy="407670"/>
                        </a:xfrm>
                      </wpg:grpSpPr>
                      <wps:wsp>
                        <wps:cNvPr id="4" name="Graphic 4"/>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5" name="Graphic 5"/>
                        <wps:cNvSpPr/>
                        <wps:spPr>
                          <a:xfrm>
                            <a:off x="663713" y="323816"/>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6" name="Textbox 6"/>
                        <wps:cNvSpPr txBox="1"/>
                        <wps:spPr>
                          <a:xfrm>
                            <a:off x="0" y="0"/>
                            <a:ext cx="1357630" cy="407670"/>
                          </a:xfrm>
                          <a:prstGeom prst="rect">
                            <a:avLst/>
                          </a:prstGeom>
                        </wps:spPr>
                        <wps:txbx>
                          <w:txbxContent>
                            <w:p w14:paraId="443CF17D" w14:textId="77777777" w:rsidR="00EF4BD5" w:rsidRDefault="00000000">
                              <w:pPr>
                                <w:spacing w:before="124"/>
                                <w:ind w:left="438"/>
                                <w:rPr>
                                  <w:rFonts w:ascii="Arial"/>
                                  <w:sz w:val="17"/>
                                </w:rPr>
                              </w:pPr>
                              <w:r>
                                <w:rPr>
                                  <w:rFonts w:ascii="Arial"/>
                                  <w:color w:val="2A2A2A"/>
                                  <w:sz w:val="17"/>
                                </w:rPr>
                                <w:t>Review</w:t>
                              </w:r>
                              <w:r>
                                <w:rPr>
                                  <w:rFonts w:ascii="Arial"/>
                                  <w:color w:val="2A2A2A"/>
                                  <w:spacing w:val="4"/>
                                  <w:sz w:val="17"/>
                                </w:rPr>
                                <w:t xml:space="preserve"> </w:t>
                              </w:r>
                              <w:r>
                                <w:rPr>
                                  <w:rFonts w:ascii="Arial"/>
                                  <w:color w:val="2A2A2A"/>
                                  <w:spacing w:val="-2"/>
                                  <w:sz w:val="17"/>
                                </w:rPr>
                                <w:t>question</w:t>
                              </w:r>
                            </w:p>
                          </w:txbxContent>
                        </wps:txbx>
                        <wps:bodyPr wrap="square" lIns="0" tIns="0" rIns="0" bIns="0" rtlCol="0">
                          <a:noAutofit/>
                        </wps:bodyPr>
                      </wps:wsp>
                    </wpg:wgp>
                  </a:graphicData>
                </a:graphic>
              </wp:inline>
            </w:drawing>
          </mc:Choice>
          <mc:Fallback>
            <w:pict>
              <v:group w14:anchorId="42264CED" id="Group 3" o:spid="_x0000_s1026" style="width:106.9pt;height:32.1pt;mso-position-horizontal-relative:char;mso-position-vertical-relative:line" coordsize="1357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">
                <v:shape id="Graphic 4" o:spid="_x0000_s1027" style="position:absolute;width:13576;height:3048;visibility:visible;mso-wrap-style:square;v-text-anchor:top" coordsize="13576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" path="m1320613,l36797,,20698,2299,9199,9199,2299,20698,,36797,,267393r2299,16099l9199,294991r11499,6900l36797,304190r1283816,l1336712,301891r11499,-6900l1355111,283492r2299,-16099l1357410,36797r-2299,-16099l1348211,9199,1336712,2299,1320613,xe" fillcolor="#dbebf6" stroked="f">
                  <v:path arrowok="t"/>
                </v:shape>
                <v:shape id="Graphic 5" o:spid="_x0000_s1028" style="position:absolute;left:6637;top:3238;width:304;height:800;visibility:visible;mso-wrap-style:square;v-text-anchor:top" coordsize="3048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" path="m14991,r,21554l14991,42061r,19459l14991,79931em29982,49948l14991,79931,,49948e" filled="f" strokecolor="#6b6b6b" strokeweight=".20819mm">
                  <v:path arrowok="t"/>
                </v:shape>
                <v:shapetype id="_x0000_t202" coordsize="21600,21600" o:spt="202" path="m,l,21600r21600,l21600,xe">
                  <v:stroke joinstyle="miter"/>
                  <v:path gradientshapeok="t" o:connecttype="rect"/>
                </v:shapetype>
                <v:shape id="Textbox 6" o:spid="_x0000_s1029" type="#_x0000_t202" style="position:absolute;width:13576;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43CF17D" w14:textId="77777777" w:rsidR="00EF4BD5" w:rsidRDefault="00000000">
                        <w:pPr>
                          <w:spacing w:before="124"/>
                          <w:ind w:left="438"/>
                          <w:rPr>
                            <w:rFonts w:ascii="Arial"/>
                            <w:sz w:val="17"/>
                          </w:rPr>
                        </w:pPr>
                        <w:r>
                          <w:rPr>
                            <w:rFonts w:ascii="Arial"/>
                            <w:color w:val="2A2A2A"/>
                            <w:sz w:val="17"/>
                          </w:rPr>
                          <w:t>Review</w:t>
                        </w:r>
                        <w:r>
                          <w:rPr>
                            <w:rFonts w:ascii="Arial"/>
                            <w:color w:val="2A2A2A"/>
                            <w:spacing w:val="4"/>
                            <w:sz w:val="17"/>
                          </w:rPr>
                          <w:t xml:space="preserve"> </w:t>
                        </w:r>
                        <w:r>
                          <w:rPr>
                            <w:rFonts w:ascii="Arial"/>
                            <w:color w:val="2A2A2A"/>
                            <w:spacing w:val="-2"/>
                            <w:sz w:val="17"/>
                          </w:rPr>
                          <w:t>question</w:t>
                        </w:r>
                      </w:p>
                    </w:txbxContent>
                  </v:textbox>
                </v:shape>
                <w10:anchorlock/>
              </v:group>
            </w:pict>
          </mc:Fallback>
        </mc:AlternateContent>
      </w:r>
    </w:p>
    <w:p w14:paraId="0E62D42E" w14:textId="77777777" w:rsidR="00EF4BD5" w:rsidRDefault="00EF4BD5">
      <w:pPr>
        <w:pStyle w:val="BodyText"/>
        <w:spacing w:before="5"/>
        <w:jc w:val="left"/>
        <w:rPr>
          <w:rFonts w:ascii="Arial"/>
          <w:b/>
          <w:sz w:val="4"/>
        </w:rPr>
      </w:pPr>
    </w:p>
    <w:p w14:paraId="0072A6AE" w14:textId="77777777" w:rsidR="00EF4BD5" w:rsidRDefault="00000000">
      <w:pPr>
        <w:ind w:left="140" w:right="-288"/>
        <w:rPr>
          <w:rFonts w:ascii="Arial"/>
          <w:sz w:val="20"/>
        </w:rPr>
      </w:pPr>
      <w:r>
        <w:rPr>
          <w:rFonts w:ascii="Arial"/>
          <w:noProof/>
          <w:sz w:val="20"/>
        </w:rPr>
        <mc:AlternateContent>
          <mc:Choice Requires="wpg">
            <w:drawing>
              <wp:inline distT="0" distB="0" distL="0" distR="0" wp14:anchorId="15704A56" wp14:editId="0FE06FCE">
                <wp:extent cx="1365885" cy="514984"/>
                <wp:effectExtent l="9525" t="0" r="0" b="889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885" cy="514984"/>
                          <a:chOff x="0" y="0"/>
                          <a:chExt cx="1365885" cy="514984"/>
                        </a:xfrm>
                      </wpg:grpSpPr>
                      <wps:wsp>
                        <wps:cNvPr id="8" name="Graphic 8"/>
                        <wps:cNvSpPr/>
                        <wps:spPr>
                          <a:xfrm>
                            <a:off x="4088" y="4088"/>
                            <a:ext cx="1357630" cy="382905"/>
                          </a:xfrm>
                          <a:custGeom>
                            <a:avLst/>
                            <a:gdLst/>
                            <a:ahLst/>
                            <a:cxnLst/>
                            <a:rect l="l" t="t" r="r" b="b"/>
                            <a:pathLst>
                              <a:path w="1357630" h="382905">
                                <a:moveTo>
                                  <a:pt x="1320613" y="0"/>
                                </a:move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close/>
                              </a:path>
                            </a:pathLst>
                          </a:custGeom>
                          <a:solidFill>
                            <a:srgbClr val="FBEFD8"/>
                          </a:solidFill>
                        </wps:spPr>
                        <wps:bodyPr wrap="square" lIns="0" tIns="0" rIns="0" bIns="0" rtlCol="0">
                          <a:prstTxWarp prst="textNoShape">
                            <a:avLst/>
                          </a:prstTxWarp>
                          <a:noAutofit/>
                        </wps:bodyPr>
                      </wps:wsp>
                      <wps:wsp>
                        <wps:cNvPr id="9" name="Graphic 9"/>
                        <wps:cNvSpPr/>
                        <wps:spPr>
                          <a:xfrm>
                            <a:off x="4088" y="4088"/>
                            <a:ext cx="1357630" cy="382905"/>
                          </a:xfrm>
                          <a:custGeom>
                            <a:avLst/>
                            <a:gdLst/>
                            <a:ahLst/>
                            <a:cxnLst/>
                            <a:rect l="l" t="t" r="r" b="b"/>
                            <a:pathLst>
                              <a:path w="1357630" h="382905">
                                <a:moveTo>
                                  <a:pt x="36797" y="382691"/>
                                </a:move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close/>
                              </a:path>
                            </a:pathLst>
                          </a:custGeom>
                          <a:ln w="8177">
                            <a:solidFill>
                              <a:srgbClr val="B87E17"/>
                            </a:solidFill>
                            <a:prstDash val="solid"/>
                          </a:ln>
                        </wps:spPr>
                        <wps:bodyPr wrap="square" lIns="0" tIns="0" rIns="0" bIns="0" rtlCol="0">
                          <a:prstTxWarp prst="textNoShape">
                            <a:avLst/>
                          </a:prstTxWarp>
                          <a:noAutofit/>
                        </wps:bodyPr>
                      </wps:wsp>
                      <wps:wsp>
                        <wps:cNvPr id="10" name="Graphic 10"/>
                        <wps:cNvSpPr/>
                        <wps:spPr>
                          <a:xfrm>
                            <a:off x="667802" y="430937"/>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11" name="Textbox 11"/>
                        <wps:cNvSpPr txBox="1"/>
                        <wps:spPr>
                          <a:xfrm>
                            <a:off x="0" y="0"/>
                            <a:ext cx="1365885" cy="514984"/>
                          </a:xfrm>
                          <a:prstGeom prst="rect">
                            <a:avLst/>
                          </a:prstGeom>
                        </wps:spPr>
                        <wps:txbx>
                          <w:txbxContent>
                            <w:p w14:paraId="04519B7F" w14:textId="77777777" w:rsidR="00EF4BD5" w:rsidRDefault="00000000">
                              <w:pPr>
                                <w:spacing w:before="107" w:line="228" w:lineRule="auto"/>
                                <w:ind w:left="406" w:firstLine="62"/>
                                <w:rPr>
                                  <w:rFonts w:ascii="Arial"/>
                                  <w:b/>
                                  <w:sz w:val="17"/>
                                </w:rPr>
                              </w:pPr>
                              <w:r>
                                <w:rPr>
                                  <w:rFonts w:ascii="Arial"/>
                                  <w:b/>
                                  <w:color w:val="2A2A2A"/>
                                  <w:sz w:val="17"/>
                                </w:rPr>
                                <w:t>LLM generates Boolean</w:t>
                              </w:r>
                              <w:r>
                                <w:rPr>
                                  <w:rFonts w:ascii="Arial"/>
                                  <w:b/>
                                  <w:color w:val="2A2A2A"/>
                                  <w:spacing w:val="-12"/>
                                  <w:sz w:val="17"/>
                                </w:rPr>
                                <w:t xml:space="preserve"> </w:t>
                              </w:r>
                              <w:r>
                                <w:rPr>
                                  <w:rFonts w:ascii="Arial"/>
                                  <w:b/>
                                  <w:color w:val="2A2A2A"/>
                                  <w:sz w:val="17"/>
                                </w:rPr>
                                <w:t>queries</w:t>
                              </w:r>
                            </w:p>
                          </w:txbxContent>
                        </wps:txbx>
                        <wps:bodyPr wrap="square" lIns="0" tIns="0" rIns="0" bIns="0" rtlCol="0">
                          <a:noAutofit/>
                        </wps:bodyPr>
                      </wps:wsp>
                    </wpg:wgp>
                  </a:graphicData>
                </a:graphic>
              </wp:inline>
            </w:drawing>
          </mc:Choice>
          <mc:Fallback>
            <w:pict>
              <v:group w14:anchorId="15704A56" id="Group 7" o:spid="_x0000_s1030" style="width:107.55pt;height:40.55pt;mso-position-horizontal-relative:char;mso-position-vertical-relative:line" coordsize="13658,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">
                <v:shape id="Graphic 8" o:spid="_x0000_s1031" style="position:absolute;left:40;top:40;width:13577;height:3829;visibility:visible;mso-wrap-style:square;v-text-anchor:top" coordsize="135763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" path="m1320613,l36797,,20698,2299,9199,9199,2299,20698,,36797,,345894r2299,16099l9199,373492r11499,6899l36797,382691r1283816,l1336712,380391r11499,-6899l1355111,361993r2299,-16099l1357410,36797r-2299,-16099l1348211,9199,1336712,2299,1320613,xe" fillcolor="#fbefd8" stroked="f">
                  <v:path arrowok="t"/>
                </v:shape>
                <v:shape id="Graphic 9" o:spid="_x0000_s1032" style="position:absolute;left:40;top:40;width:13577;height:3829;visibility:visible;mso-wrap-style:square;v-text-anchor:top" coordsize="135763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" path="m36797,382691r1283816,l1336712,380391r11499,-6899l1355111,361993r2299,-16099l1357410,36797r-2299,-16099l1348211,9199,1336712,2299,1320613,,36797,,20698,2299,9199,9199,2299,20698,,36797,,345894r2299,16099l9199,373492r11499,6899l36797,382691xe" filled="f" strokecolor="#b87e17" strokeweight=".22714mm">
                  <v:path arrowok="t"/>
                </v:shape>
                <v:shape id="Graphic 10" o:spid="_x0000_s1033" style="position:absolute;left:6678;top:4309;width:304;height:800;visibility:visible;mso-wrap-style:square;v-text-anchor:top" coordsize="3048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" path="m14991,r,21554l14991,42061r,19459l14991,79931em29982,49948l14991,79931,,49948e" filled="f" strokecolor="#6b6b6b" strokeweight=".20819mm">
                  <v:path arrowok="t"/>
                </v:shape>
                <v:shape id="Textbox 11" o:spid="_x0000_s1034" type="#_x0000_t202" style="position:absolute;width:13658;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4519B7F" w14:textId="77777777" w:rsidR="00EF4BD5" w:rsidRDefault="00000000">
                        <w:pPr>
                          <w:spacing w:before="107" w:line="228" w:lineRule="auto"/>
                          <w:ind w:left="406" w:firstLine="62"/>
                          <w:rPr>
                            <w:rFonts w:ascii="Arial"/>
                            <w:b/>
                            <w:sz w:val="17"/>
                          </w:rPr>
                        </w:pPr>
                        <w:r>
                          <w:rPr>
                            <w:rFonts w:ascii="Arial"/>
                            <w:b/>
                            <w:color w:val="2A2A2A"/>
                            <w:sz w:val="17"/>
                          </w:rPr>
                          <w:t>LLM generates Boolean</w:t>
                        </w:r>
                        <w:r>
                          <w:rPr>
                            <w:rFonts w:ascii="Arial"/>
                            <w:b/>
                            <w:color w:val="2A2A2A"/>
                            <w:spacing w:val="-12"/>
                            <w:sz w:val="17"/>
                          </w:rPr>
                          <w:t xml:space="preserve"> </w:t>
                        </w:r>
                        <w:r>
                          <w:rPr>
                            <w:rFonts w:ascii="Arial"/>
                            <w:b/>
                            <w:color w:val="2A2A2A"/>
                            <w:sz w:val="17"/>
                          </w:rPr>
                          <w:t>queries</w:t>
                        </w:r>
                      </w:p>
                    </w:txbxContent>
                  </v:textbox>
                </v:shape>
                <w10:anchorlock/>
              </v:group>
            </w:pict>
          </mc:Fallback>
        </mc:AlternateContent>
      </w:r>
    </w:p>
    <w:p w14:paraId="49711D01" w14:textId="77777777" w:rsidR="00EF4BD5" w:rsidRDefault="00EF4BD5">
      <w:pPr>
        <w:pStyle w:val="BodyText"/>
        <w:spacing w:before="6"/>
        <w:jc w:val="left"/>
        <w:rPr>
          <w:rFonts w:ascii="Arial"/>
          <w:b/>
          <w:sz w:val="3"/>
        </w:rPr>
      </w:pPr>
    </w:p>
    <w:p w14:paraId="13728742" w14:textId="77777777" w:rsidR="00EF4BD5" w:rsidRDefault="00000000">
      <w:pPr>
        <w:ind w:left="147" w:right="-274"/>
        <w:rPr>
          <w:rFonts w:ascii="Arial"/>
          <w:sz w:val="20"/>
        </w:rPr>
      </w:pPr>
      <w:r>
        <w:rPr>
          <w:rFonts w:ascii="Arial"/>
          <w:noProof/>
          <w:sz w:val="20"/>
        </w:rPr>
        <mc:AlternateContent>
          <mc:Choice Requires="wpg">
            <w:drawing>
              <wp:inline distT="0" distB="0" distL="0" distR="0" wp14:anchorId="302DEBE8" wp14:editId="6CBFF45A">
                <wp:extent cx="1357630" cy="30480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304800"/>
                          <a:chOff x="0" y="0"/>
                          <a:chExt cx="1357630" cy="304800"/>
                        </a:xfrm>
                      </wpg:grpSpPr>
                      <wps:wsp>
                        <wps:cNvPr id="13" name="Graphic 13"/>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14" name="Textbox 14"/>
                        <wps:cNvSpPr txBox="1"/>
                        <wps:spPr>
                          <a:xfrm>
                            <a:off x="0" y="0"/>
                            <a:ext cx="1357630" cy="304800"/>
                          </a:xfrm>
                          <a:prstGeom prst="rect">
                            <a:avLst/>
                          </a:prstGeom>
                        </wps:spPr>
                        <wps:txbx>
                          <w:txbxContent>
                            <w:p w14:paraId="76396052" w14:textId="77777777" w:rsidR="00EF4BD5" w:rsidRDefault="00000000">
                              <w:pPr>
                                <w:spacing w:before="123"/>
                                <w:ind w:left="161"/>
                                <w:rPr>
                                  <w:rFonts w:ascii="Arial"/>
                                  <w:sz w:val="17"/>
                                </w:rPr>
                              </w:pPr>
                              <w:r>
                                <w:rPr>
                                  <w:rFonts w:ascii="Arial"/>
                                  <w:color w:val="2A2A2A"/>
                                  <w:sz w:val="17"/>
                                </w:rPr>
                                <w:t>Retrieved</w:t>
                              </w:r>
                              <w:r>
                                <w:rPr>
                                  <w:rFonts w:ascii="Arial"/>
                                  <w:color w:val="2A2A2A"/>
                                  <w:spacing w:val="4"/>
                                  <w:sz w:val="17"/>
                                </w:rPr>
                                <w:t xml:space="preserve"> </w:t>
                              </w:r>
                              <w:r>
                                <w:rPr>
                                  <w:rFonts w:ascii="Arial"/>
                                  <w:color w:val="2A2A2A"/>
                                  <w:sz w:val="17"/>
                                </w:rPr>
                                <w:t>study</w:t>
                              </w:r>
                              <w:r>
                                <w:rPr>
                                  <w:rFonts w:ascii="Arial"/>
                                  <w:color w:val="2A2A2A"/>
                                  <w:spacing w:val="5"/>
                                  <w:sz w:val="17"/>
                                </w:rPr>
                                <w:t xml:space="preserve"> </w:t>
                              </w:r>
                              <w:r>
                                <w:rPr>
                                  <w:rFonts w:ascii="Arial"/>
                                  <w:color w:val="2A2A2A"/>
                                  <w:spacing w:val="-2"/>
                                  <w:sz w:val="17"/>
                                </w:rPr>
                                <w:t>records</w:t>
                              </w:r>
                            </w:p>
                          </w:txbxContent>
                        </wps:txbx>
                        <wps:bodyPr wrap="square" lIns="0" tIns="0" rIns="0" bIns="0" rtlCol="0">
                          <a:noAutofit/>
                        </wps:bodyPr>
                      </wps:wsp>
                    </wpg:wgp>
                  </a:graphicData>
                </a:graphic>
              </wp:inline>
            </w:drawing>
          </mc:Choice>
          <mc:Fallback>
            <w:pict>
              <v:group w14:anchorId="302DEBE8" id="Group 12" o:spid="_x0000_s1035" style="width:106.9pt;height:24pt;mso-position-horizontal-relative:char;mso-position-vertical-relative:line" coordsize="13576,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">
                <v:shape id="Graphic 13" o:spid="_x0000_s1036" style="position:absolute;width:13576;height:3048;visibility:visible;mso-wrap-style:square;v-text-anchor:top" coordsize="13576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" path="m1320613,l36797,,20698,2299,9199,9199,2299,20698,,36797,,267393r2299,16099l9199,294991r11499,6900l36797,304190r1283816,l1336712,301891r11499,-6900l1355111,283492r2299,-16099l1357410,36797r-2299,-16099l1348211,9199,1336712,2299,1320613,xe" fillcolor="#dbebf6" stroked="f">
                  <v:path arrowok="t"/>
                </v:shape>
                <v:shape id="Textbox 14" o:spid="_x0000_s1037" type="#_x0000_t202" style="position:absolute;width:1357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6396052" w14:textId="77777777" w:rsidR="00EF4BD5" w:rsidRDefault="00000000">
                        <w:pPr>
                          <w:spacing w:before="123"/>
                          <w:ind w:left="161"/>
                          <w:rPr>
                            <w:rFonts w:ascii="Arial"/>
                            <w:sz w:val="17"/>
                          </w:rPr>
                        </w:pPr>
                        <w:r>
                          <w:rPr>
                            <w:rFonts w:ascii="Arial"/>
                            <w:color w:val="2A2A2A"/>
                            <w:sz w:val="17"/>
                          </w:rPr>
                          <w:t>Retrieved</w:t>
                        </w:r>
                        <w:r>
                          <w:rPr>
                            <w:rFonts w:ascii="Arial"/>
                            <w:color w:val="2A2A2A"/>
                            <w:spacing w:val="4"/>
                            <w:sz w:val="17"/>
                          </w:rPr>
                          <w:t xml:space="preserve"> </w:t>
                        </w:r>
                        <w:r>
                          <w:rPr>
                            <w:rFonts w:ascii="Arial"/>
                            <w:color w:val="2A2A2A"/>
                            <w:sz w:val="17"/>
                          </w:rPr>
                          <w:t>study</w:t>
                        </w:r>
                        <w:r>
                          <w:rPr>
                            <w:rFonts w:ascii="Arial"/>
                            <w:color w:val="2A2A2A"/>
                            <w:spacing w:val="5"/>
                            <w:sz w:val="17"/>
                          </w:rPr>
                          <w:t xml:space="preserve"> </w:t>
                        </w:r>
                        <w:r>
                          <w:rPr>
                            <w:rFonts w:ascii="Arial"/>
                            <w:color w:val="2A2A2A"/>
                            <w:spacing w:val="-2"/>
                            <w:sz w:val="17"/>
                          </w:rPr>
                          <w:t>records</w:t>
                        </w:r>
                      </w:p>
                    </w:txbxContent>
                  </v:textbox>
                </v:shape>
                <w10:anchorlock/>
              </v:group>
            </w:pict>
          </mc:Fallback>
        </mc:AlternateContent>
      </w:r>
    </w:p>
    <w:p w14:paraId="2BBBB064" w14:textId="77777777" w:rsidR="00EF4BD5" w:rsidRDefault="00EF4BD5">
      <w:pPr>
        <w:pStyle w:val="BodyText"/>
        <w:spacing w:before="1"/>
        <w:jc w:val="left"/>
        <w:rPr>
          <w:rFonts w:ascii="Arial"/>
          <w:b/>
          <w:sz w:val="5"/>
        </w:rPr>
      </w:pPr>
    </w:p>
    <w:p w14:paraId="5A6AB5C2" w14:textId="77777777" w:rsidR="00EF4BD5" w:rsidRDefault="00000000">
      <w:pPr>
        <w:spacing w:line="20" w:lineRule="exact"/>
        <w:ind w:left="147" w:right="-274"/>
        <w:rPr>
          <w:rFonts w:ascii="Arial"/>
          <w:sz w:val="2"/>
        </w:rPr>
      </w:pPr>
      <w:r>
        <w:rPr>
          <w:rFonts w:ascii="Arial"/>
          <w:noProof/>
          <w:sz w:val="2"/>
        </w:rPr>
        <mc:AlternateContent>
          <mc:Choice Requires="wpg">
            <w:drawing>
              <wp:inline distT="0" distB="0" distL="0" distR="0" wp14:anchorId="1B0E0F11" wp14:editId="0564C816">
                <wp:extent cx="1357630" cy="5715"/>
                <wp:effectExtent l="9525" t="0" r="0" b="381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5715"/>
                          <a:chOff x="0" y="0"/>
                          <a:chExt cx="1357630" cy="5715"/>
                        </a:xfrm>
                      </wpg:grpSpPr>
                      <wps:wsp>
                        <wps:cNvPr id="16" name="Graphic 16"/>
                        <wps:cNvSpPr/>
                        <wps:spPr>
                          <a:xfrm>
                            <a:off x="0" y="2725"/>
                            <a:ext cx="1357630" cy="1270"/>
                          </a:xfrm>
                          <a:custGeom>
                            <a:avLst/>
                            <a:gdLst/>
                            <a:ahLst/>
                            <a:cxnLst/>
                            <a:rect l="l" t="t" r="r" b="b"/>
                            <a:pathLst>
                              <a:path w="1357630">
                                <a:moveTo>
                                  <a:pt x="0" y="0"/>
                                </a:moveTo>
                                <a:lnTo>
                                  <a:pt x="1357410" y="0"/>
                                </a:lnTo>
                              </a:path>
                            </a:pathLst>
                          </a:custGeom>
                          <a:ln w="5451">
                            <a:solidFill>
                              <a:srgbClr val="D8D8D8"/>
                            </a:solidFill>
                            <a:prstDash val="solid"/>
                          </a:ln>
                        </wps:spPr>
                        <wps:bodyPr wrap="square" lIns="0" tIns="0" rIns="0" bIns="0" rtlCol="0">
                          <a:prstTxWarp prst="textNoShape">
                            <a:avLst/>
                          </a:prstTxWarp>
                          <a:noAutofit/>
                        </wps:bodyPr>
                      </wps:wsp>
                    </wpg:wgp>
                  </a:graphicData>
                </a:graphic>
              </wp:inline>
            </w:drawing>
          </mc:Choice>
          <mc:Fallback>
            <w:pict>
              <v:group w14:anchorId="25580CCB" id="Group 15" o:spid="_x0000_s1026" style="width:106.9pt;height:.45pt;mso-position-horizontal-relative:char;mso-position-vertical-relative:line" coordsize="1357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">
                <v:shape id="Graphic 16" o:spid="_x0000_s1027" style="position:absolute;top:27;width:13576;height:12;visibility:visible;mso-wrap-style:square;v-text-anchor:top" coordsize="1357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" path="m,l1357410,e" filled="f" strokecolor="#d8d8d8" strokeweight=".15142mm">
                  <v:path arrowok="t"/>
                </v:shape>
                <w10:anchorlock/>
              </v:group>
            </w:pict>
          </mc:Fallback>
        </mc:AlternateContent>
      </w:r>
    </w:p>
    <w:p w14:paraId="4ACBAD9D" w14:textId="77777777" w:rsidR="00EF4BD5" w:rsidRDefault="00000000">
      <w:pPr>
        <w:spacing w:before="136"/>
        <w:ind w:left="400"/>
        <w:rPr>
          <w:rFonts w:ascii="Arial"/>
          <w:sz w:val="17"/>
        </w:rPr>
      </w:pPr>
      <w:r>
        <w:rPr>
          <w:rFonts w:ascii="Arial"/>
          <w:color w:val="2A2A2A"/>
          <w:sz w:val="17"/>
        </w:rPr>
        <w:t>Recall,</w:t>
      </w:r>
      <w:r>
        <w:rPr>
          <w:rFonts w:ascii="Arial"/>
          <w:color w:val="2A2A2A"/>
          <w:spacing w:val="4"/>
          <w:sz w:val="17"/>
        </w:rPr>
        <w:t xml:space="preserve"> </w:t>
      </w:r>
      <w:r>
        <w:rPr>
          <w:rFonts w:ascii="Arial"/>
          <w:color w:val="2A2A2A"/>
          <w:sz w:val="17"/>
        </w:rPr>
        <w:t>precision,</w:t>
      </w:r>
      <w:r>
        <w:rPr>
          <w:rFonts w:ascii="Arial"/>
          <w:color w:val="2A2A2A"/>
          <w:spacing w:val="4"/>
          <w:sz w:val="17"/>
        </w:rPr>
        <w:t xml:space="preserve"> </w:t>
      </w:r>
      <w:r>
        <w:rPr>
          <w:rFonts w:ascii="Arial"/>
          <w:color w:val="2A2A2A"/>
          <w:spacing w:val="-4"/>
          <w:sz w:val="17"/>
        </w:rPr>
        <w:t>etc.</w:t>
      </w:r>
    </w:p>
    <w:p w14:paraId="02D04D96" w14:textId="77777777" w:rsidR="00EF4BD5" w:rsidRDefault="00000000">
      <w:pPr>
        <w:spacing w:before="81"/>
        <w:ind w:left="450"/>
        <w:rPr>
          <w:rFonts w:ascii="Arial"/>
          <w:b/>
          <w:sz w:val="16"/>
        </w:rPr>
      </w:pPr>
      <w:r>
        <w:br w:type="column"/>
      </w:r>
      <w:r>
        <w:rPr>
          <w:rFonts w:ascii="Arial"/>
          <w:b/>
          <w:color w:val="2A2A2A"/>
          <w:sz w:val="16"/>
        </w:rPr>
        <w:t>Study</w:t>
      </w:r>
      <w:r>
        <w:rPr>
          <w:rFonts w:ascii="Arial"/>
          <w:b/>
          <w:color w:val="2A2A2A"/>
          <w:spacing w:val="-3"/>
          <w:sz w:val="16"/>
        </w:rPr>
        <w:t xml:space="preserve"> </w:t>
      </w:r>
      <w:r>
        <w:rPr>
          <w:rFonts w:ascii="Arial"/>
          <w:b/>
          <w:color w:val="2A2A2A"/>
          <w:spacing w:val="-2"/>
          <w:sz w:val="16"/>
        </w:rPr>
        <w:t>screening</w:t>
      </w:r>
    </w:p>
    <w:p w14:paraId="0C3D160A" w14:textId="77777777" w:rsidR="00EF4BD5" w:rsidRDefault="00EF4BD5">
      <w:pPr>
        <w:pStyle w:val="BodyText"/>
        <w:jc w:val="left"/>
        <w:rPr>
          <w:rFonts w:ascii="Arial"/>
          <w:b/>
          <w:sz w:val="16"/>
        </w:rPr>
      </w:pPr>
    </w:p>
    <w:p w14:paraId="1E8326FF" w14:textId="77777777" w:rsidR="00EF4BD5" w:rsidRDefault="00EF4BD5">
      <w:pPr>
        <w:pStyle w:val="BodyText"/>
        <w:jc w:val="left"/>
        <w:rPr>
          <w:rFonts w:ascii="Arial"/>
          <w:b/>
          <w:sz w:val="16"/>
        </w:rPr>
      </w:pPr>
    </w:p>
    <w:p w14:paraId="287BD94C" w14:textId="77777777" w:rsidR="00EF4BD5" w:rsidRDefault="00EF4BD5">
      <w:pPr>
        <w:pStyle w:val="BodyText"/>
        <w:jc w:val="left"/>
        <w:rPr>
          <w:rFonts w:ascii="Arial"/>
          <w:b/>
          <w:sz w:val="16"/>
        </w:rPr>
      </w:pPr>
    </w:p>
    <w:p w14:paraId="324C0CF1" w14:textId="77777777" w:rsidR="00EF4BD5" w:rsidRDefault="00EF4BD5">
      <w:pPr>
        <w:pStyle w:val="BodyText"/>
        <w:jc w:val="left"/>
        <w:rPr>
          <w:rFonts w:ascii="Arial"/>
          <w:b/>
          <w:sz w:val="16"/>
        </w:rPr>
      </w:pPr>
    </w:p>
    <w:p w14:paraId="2A9950F5" w14:textId="77777777" w:rsidR="00EF4BD5" w:rsidRDefault="00EF4BD5">
      <w:pPr>
        <w:pStyle w:val="BodyText"/>
        <w:jc w:val="left"/>
        <w:rPr>
          <w:rFonts w:ascii="Arial"/>
          <w:b/>
          <w:sz w:val="16"/>
        </w:rPr>
      </w:pPr>
    </w:p>
    <w:p w14:paraId="56C38934" w14:textId="77777777" w:rsidR="00EF4BD5" w:rsidRDefault="00EF4BD5">
      <w:pPr>
        <w:pStyle w:val="BodyText"/>
        <w:jc w:val="left"/>
        <w:rPr>
          <w:rFonts w:ascii="Arial"/>
          <w:b/>
          <w:sz w:val="16"/>
        </w:rPr>
      </w:pPr>
    </w:p>
    <w:p w14:paraId="267368F2" w14:textId="77777777" w:rsidR="00EF4BD5" w:rsidRDefault="00EF4BD5">
      <w:pPr>
        <w:pStyle w:val="BodyText"/>
        <w:jc w:val="left"/>
        <w:rPr>
          <w:rFonts w:ascii="Arial"/>
          <w:b/>
          <w:sz w:val="16"/>
        </w:rPr>
      </w:pPr>
    </w:p>
    <w:p w14:paraId="348DCE00" w14:textId="77777777" w:rsidR="00EF4BD5" w:rsidRDefault="00EF4BD5">
      <w:pPr>
        <w:pStyle w:val="BodyText"/>
        <w:jc w:val="left"/>
        <w:rPr>
          <w:rFonts w:ascii="Arial"/>
          <w:b/>
          <w:sz w:val="16"/>
        </w:rPr>
      </w:pPr>
    </w:p>
    <w:p w14:paraId="3F24B7C8" w14:textId="77777777" w:rsidR="00EF4BD5" w:rsidRDefault="00EF4BD5">
      <w:pPr>
        <w:pStyle w:val="BodyText"/>
        <w:jc w:val="left"/>
        <w:rPr>
          <w:rFonts w:ascii="Arial"/>
          <w:b/>
          <w:sz w:val="16"/>
        </w:rPr>
      </w:pPr>
    </w:p>
    <w:p w14:paraId="7EAB4F11" w14:textId="77777777" w:rsidR="00EF4BD5" w:rsidRDefault="00EF4BD5">
      <w:pPr>
        <w:pStyle w:val="BodyText"/>
        <w:jc w:val="left"/>
        <w:rPr>
          <w:rFonts w:ascii="Arial"/>
          <w:b/>
          <w:sz w:val="16"/>
        </w:rPr>
      </w:pPr>
    </w:p>
    <w:p w14:paraId="0D053019" w14:textId="77777777" w:rsidR="00EF4BD5" w:rsidRDefault="00EF4BD5">
      <w:pPr>
        <w:pStyle w:val="BodyText"/>
        <w:jc w:val="left"/>
        <w:rPr>
          <w:rFonts w:ascii="Arial"/>
          <w:b/>
          <w:sz w:val="16"/>
        </w:rPr>
      </w:pPr>
    </w:p>
    <w:p w14:paraId="1B12D85F" w14:textId="77777777" w:rsidR="00EF4BD5" w:rsidRDefault="00EF4BD5">
      <w:pPr>
        <w:pStyle w:val="BodyText"/>
        <w:spacing w:before="130"/>
        <w:jc w:val="left"/>
        <w:rPr>
          <w:rFonts w:ascii="Arial"/>
          <w:b/>
          <w:sz w:val="16"/>
        </w:rPr>
      </w:pPr>
    </w:p>
    <w:p w14:paraId="3D036B36" w14:textId="77777777" w:rsidR="00EF4BD5" w:rsidRDefault="00000000">
      <w:pPr>
        <w:spacing w:line="225" w:lineRule="auto"/>
        <w:ind w:left="479" w:right="38" w:hanging="80"/>
        <w:rPr>
          <w:rFonts w:ascii="Arial"/>
          <w:sz w:val="17"/>
        </w:rPr>
      </w:pPr>
      <w:r>
        <w:rPr>
          <w:rFonts w:ascii="Arial"/>
          <w:noProof/>
          <w:sz w:val="17"/>
        </w:rPr>
        <mc:AlternateContent>
          <mc:Choice Requires="wpg">
            <w:drawing>
              <wp:anchor distT="0" distB="0" distL="0" distR="0" simplePos="0" relativeHeight="15732736" behindDoc="0" locked="0" layoutInCell="1" allowOverlap="1" wp14:anchorId="065C9D5B" wp14:editId="2A0D69BA">
                <wp:simplePos x="0" y="0"/>
                <wp:positionH relativeFrom="page">
                  <wp:posOffset>3385758</wp:posOffset>
                </wp:positionH>
                <wp:positionV relativeFrom="paragraph">
                  <wp:posOffset>-1424197</wp:posOffset>
                </wp:positionV>
                <wp:extent cx="1357630" cy="40767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407670"/>
                          <a:chOff x="0" y="0"/>
                          <a:chExt cx="1357630" cy="407670"/>
                        </a:xfrm>
                      </wpg:grpSpPr>
                      <wps:wsp>
                        <wps:cNvPr id="18" name="Graphic 18"/>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19" name="Graphic 19"/>
                        <wps:cNvSpPr/>
                        <wps:spPr>
                          <a:xfrm>
                            <a:off x="663713" y="323816"/>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20" name="Textbox 20"/>
                        <wps:cNvSpPr txBox="1"/>
                        <wps:spPr>
                          <a:xfrm>
                            <a:off x="0" y="0"/>
                            <a:ext cx="1357630" cy="407670"/>
                          </a:xfrm>
                          <a:prstGeom prst="rect">
                            <a:avLst/>
                          </a:prstGeom>
                        </wps:spPr>
                        <wps:txbx>
                          <w:txbxContent>
                            <w:p w14:paraId="0392021C" w14:textId="77777777" w:rsidR="00EF4BD5" w:rsidRDefault="00000000">
                              <w:pPr>
                                <w:spacing w:before="41" w:line="225" w:lineRule="auto"/>
                                <w:ind w:left="462" w:firstLine="2"/>
                                <w:rPr>
                                  <w:rFonts w:ascii="Arial"/>
                                  <w:sz w:val="17"/>
                                </w:rPr>
                              </w:pPr>
                              <w:r>
                                <w:rPr>
                                  <w:rFonts w:ascii="Arial"/>
                                  <w:color w:val="2A2A2A"/>
                                  <w:sz w:val="17"/>
                                </w:rPr>
                                <w:t>Study</w:t>
                              </w:r>
                              <w:r>
                                <w:rPr>
                                  <w:rFonts w:ascii="Arial"/>
                                  <w:color w:val="2A2A2A"/>
                                  <w:spacing w:val="-11"/>
                                  <w:sz w:val="17"/>
                                </w:rPr>
                                <w:t xml:space="preserve"> </w:t>
                              </w:r>
                              <w:r>
                                <w:rPr>
                                  <w:rFonts w:ascii="Arial"/>
                                  <w:color w:val="2A2A2A"/>
                                  <w:sz w:val="17"/>
                                </w:rPr>
                                <w:t>records</w:t>
                              </w:r>
                              <w:r>
                                <w:rPr>
                                  <w:rFonts w:ascii="Arial"/>
                                  <w:color w:val="2A2A2A"/>
                                  <w:spacing w:val="-11"/>
                                  <w:sz w:val="17"/>
                                </w:rPr>
                                <w:t xml:space="preserve"> </w:t>
                              </w:r>
                              <w:r>
                                <w:rPr>
                                  <w:rFonts w:ascii="Arial"/>
                                  <w:color w:val="2A2A2A"/>
                                  <w:sz w:val="17"/>
                                </w:rPr>
                                <w:t>+ eligibility</w:t>
                              </w:r>
                              <w:r>
                                <w:rPr>
                                  <w:rFonts w:ascii="Arial"/>
                                  <w:color w:val="2A2A2A"/>
                                  <w:spacing w:val="6"/>
                                  <w:sz w:val="17"/>
                                </w:rPr>
                                <w:t xml:space="preserve"> </w:t>
                              </w:r>
                              <w:r>
                                <w:rPr>
                                  <w:rFonts w:ascii="Arial"/>
                                  <w:color w:val="2A2A2A"/>
                                  <w:spacing w:val="-2"/>
                                  <w:sz w:val="17"/>
                                </w:rPr>
                                <w:t>criteria</w:t>
                              </w:r>
                            </w:p>
                          </w:txbxContent>
                        </wps:txbx>
                        <wps:bodyPr wrap="square" lIns="0" tIns="0" rIns="0" bIns="0" rtlCol="0">
                          <a:noAutofit/>
                        </wps:bodyPr>
                      </wps:wsp>
                    </wpg:wgp>
                  </a:graphicData>
                </a:graphic>
              </wp:anchor>
            </w:drawing>
          </mc:Choice>
          <mc:Fallback>
            <w:pict>
              <v:group w14:anchorId="065C9D5B" id="Group 17" o:spid="_x0000_s1038" style="position:absolute;left:0;text-align:left;margin-left:266.6pt;margin-top:-112.15pt;width:106.9pt;height:32.1pt;z-index:15732736;mso-wrap-distance-left:0;mso-wrap-distance-right:0;mso-position-horizontal-relative:page;mso-position-vertical-relative:text" coordsize="1357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">
                <v:shape id="Graphic 18" o:spid="_x0000_s1039" style="position:absolute;width:13576;height:3048;visibility:visible;mso-wrap-style:square;v-text-anchor:top" coordsize="13576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" path="m1320613,l36797,,20698,2299,9199,9199,2299,20698,,36797,,267393r2299,16099l9199,294991r11499,6900l36797,304190r1283816,l1336712,301891r11499,-6900l1355111,283492r2299,-16099l1357410,36797r-2299,-16099l1348211,9199,1336712,2299,1320613,xe" fillcolor="#dbebf6" stroked="f">
                  <v:path arrowok="t"/>
                </v:shape>
                <v:shape id="Graphic 19" o:spid="_x0000_s1040" style="position:absolute;left:6637;top:3238;width:304;height:800;visibility:visible;mso-wrap-style:square;v-text-anchor:top" coordsize="3048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" path="m14991,r,21554l14991,42061r,19459l14991,79931em29982,49948l14991,79931,,49948e" filled="f" strokecolor="#6b6b6b" strokeweight=".20819mm">
                  <v:path arrowok="t"/>
                </v:shape>
                <v:shape id="Textbox 20" o:spid="_x0000_s1041" type="#_x0000_t202" style="position:absolute;width:13576;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392021C" w14:textId="77777777" w:rsidR="00EF4BD5" w:rsidRDefault="00000000">
                        <w:pPr>
                          <w:spacing w:before="41" w:line="225" w:lineRule="auto"/>
                          <w:ind w:left="462" w:firstLine="2"/>
                          <w:rPr>
                            <w:rFonts w:ascii="Arial"/>
                            <w:sz w:val="17"/>
                          </w:rPr>
                        </w:pPr>
                        <w:r>
                          <w:rPr>
                            <w:rFonts w:ascii="Arial"/>
                            <w:color w:val="2A2A2A"/>
                            <w:sz w:val="17"/>
                          </w:rPr>
                          <w:t>Study</w:t>
                        </w:r>
                        <w:r>
                          <w:rPr>
                            <w:rFonts w:ascii="Arial"/>
                            <w:color w:val="2A2A2A"/>
                            <w:spacing w:val="-11"/>
                            <w:sz w:val="17"/>
                          </w:rPr>
                          <w:t xml:space="preserve"> </w:t>
                        </w:r>
                        <w:r>
                          <w:rPr>
                            <w:rFonts w:ascii="Arial"/>
                            <w:color w:val="2A2A2A"/>
                            <w:sz w:val="17"/>
                          </w:rPr>
                          <w:t>records</w:t>
                        </w:r>
                        <w:r>
                          <w:rPr>
                            <w:rFonts w:ascii="Arial"/>
                            <w:color w:val="2A2A2A"/>
                            <w:spacing w:val="-11"/>
                            <w:sz w:val="17"/>
                          </w:rPr>
                          <w:t xml:space="preserve"> </w:t>
                        </w:r>
                        <w:r>
                          <w:rPr>
                            <w:rFonts w:ascii="Arial"/>
                            <w:color w:val="2A2A2A"/>
                            <w:sz w:val="17"/>
                          </w:rPr>
                          <w:t>+ eligibility</w:t>
                        </w:r>
                        <w:r>
                          <w:rPr>
                            <w:rFonts w:ascii="Arial"/>
                            <w:color w:val="2A2A2A"/>
                            <w:spacing w:val="6"/>
                            <w:sz w:val="17"/>
                          </w:rPr>
                          <w:t xml:space="preserve"> </w:t>
                        </w:r>
                        <w:r>
                          <w:rPr>
                            <w:rFonts w:ascii="Arial"/>
                            <w:color w:val="2A2A2A"/>
                            <w:spacing w:val="-2"/>
                            <w:sz w:val="17"/>
                          </w:rPr>
                          <w:t>criteria</w:t>
                        </w:r>
                      </w:p>
                    </w:txbxContent>
                  </v:textbox>
                </v:shape>
                <w10:wrap anchorx="page"/>
              </v:group>
            </w:pict>
          </mc:Fallback>
        </mc:AlternateContent>
      </w:r>
      <w:r>
        <w:rPr>
          <w:rFonts w:ascii="Arial"/>
          <w:noProof/>
          <w:sz w:val="17"/>
        </w:rPr>
        <mc:AlternateContent>
          <mc:Choice Requires="wpg">
            <w:drawing>
              <wp:anchor distT="0" distB="0" distL="0" distR="0" simplePos="0" relativeHeight="15733248" behindDoc="0" locked="0" layoutInCell="1" allowOverlap="1" wp14:anchorId="5F9DCADA" wp14:editId="437BF592">
                <wp:simplePos x="0" y="0"/>
                <wp:positionH relativeFrom="page">
                  <wp:posOffset>3381669</wp:posOffset>
                </wp:positionH>
                <wp:positionV relativeFrom="paragraph">
                  <wp:posOffset>-967093</wp:posOffset>
                </wp:positionV>
                <wp:extent cx="1365885" cy="514984"/>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885" cy="514984"/>
                          <a:chOff x="0" y="0"/>
                          <a:chExt cx="1365885" cy="514984"/>
                        </a:xfrm>
                      </wpg:grpSpPr>
                      <wps:wsp>
                        <wps:cNvPr id="22" name="Graphic 22"/>
                        <wps:cNvSpPr/>
                        <wps:spPr>
                          <a:xfrm>
                            <a:off x="4088" y="4088"/>
                            <a:ext cx="1357630" cy="382905"/>
                          </a:xfrm>
                          <a:custGeom>
                            <a:avLst/>
                            <a:gdLst/>
                            <a:ahLst/>
                            <a:cxnLst/>
                            <a:rect l="l" t="t" r="r" b="b"/>
                            <a:pathLst>
                              <a:path w="1357630" h="382905">
                                <a:moveTo>
                                  <a:pt x="1320613" y="0"/>
                                </a:move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close/>
                              </a:path>
                            </a:pathLst>
                          </a:custGeom>
                          <a:solidFill>
                            <a:srgbClr val="FBEFD8"/>
                          </a:solidFill>
                        </wps:spPr>
                        <wps:bodyPr wrap="square" lIns="0" tIns="0" rIns="0" bIns="0" rtlCol="0">
                          <a:prstTxWarp prst="textNoShape">
                            <a:avLst/>
                          </a:prstTxWarp>
                          <a:noAutofit/>
                        </wps:bodyPr>
                      </wps:wsp>
                      <wps:wsp>
                        <wps:cNvPr id="23" name="Graphic 23"/>
                        <wps:cNvSpPr/>
                        <wps:spPr>
                          <a:xfrm>
                            <a:off x="4088" y="4088"/>
                            <a:ext cx="1357630" cy="382905"/>
                          </a:xfrm>
                          <a:custGeom>
                            <a:avLst/>
                            <a:gdLst/>
                            <a:ahLst/>
                            <a:cxnLst/>
                            <a:rect l="l" t="t" r="r" b="b"/>
                            <a:pathLst>
                              <a:path w="1357630" h="382905">
                                <a:moveTo>
                                  <a:pt x="36797" y="382691"/>
                                </a:move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close/>
                              </a:path>
                            </a:pathLst>
                          </a:custGeom>
                          <a:ln w="8177">
                            <a:solidFill>
                              <a:srgbClr val="B87E17"/>
                            </a:solidFill>
                            <a:prstDash val="solid"/>
                          </a:ln>
                        </wps:spPr>
                        <wps:bodyPr wrap="square" lIns="0" tIns="0" rIns="0" bIns="0" rtlCol="0">
                          <a:prstTxWarp prst="textNoShape">
                            <a:avLst/>
                          </a:prstTxWarp>
                          <a:noAutofit/>
                        </wps:bodyPr>
                      </wps:wsp>
                      <wps:wsp>
                        <wps:cNvPr id="24" name="Graphic 24"/>
                        <wps:cNvSpPr/>
                        <wps:spPr>
                          <a:xfrm>
                            <a:off x="667802" y="430937"/>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25" name="Textbox 25"/>
                        <wps:cNvSpPr txBox="1"/>
                        <wps:spPr>
                          <a:xfrm>
                            <a:off x="0" y="0"/>
                            <a:ext cx="1365885" cy="514984"/>
                          </a:xfrm>
                          <a:prstGeom prst="rect">
                            <a:avLst/>
                          </a:prstGeom>
                        </wps:spPr>
                        <wps:txbx>
                          <w:txbxContent>
                            <w:p w14:paraId="09E5CF29" w14:textId="77777777" w:rsidR="00EF4BD5" w:rsidRDefault="00000000">
                              <w:pPr>
                                <w:spacing w:before="125" w:line="228" w:lineRule="auto"/>
                                <w:ind w:left="382" w:firstLine="105"/>
                                <w:rPr>
                                  <w:rFonts w:ascii="Arial"/>
                                  <w:b/>
                                  <w:sz w:val="17"/>
                                </w:rPr>
                              </w:pPr>
                              <w:r>
                                <w:rPr>
                                  <w:rFonts w:ascii="Arial"/>
                                  <w:b/>
                                  <w:color w:val="2A2A2A"/>
                                  <w:sz w:val="17"/>
                                </w:rPr>
                                <w:t>LLM classifies include</w:t>
                              </w:r>
                              <w:r>
                                <w:rPr>
                                  <w:rFonts w:ascii="Arial"/>
                                  <w:b/>
                                  <w:color w:val="2A2A2A"/>
                                  <w:spacing w:val="-11"/>
                                  <w:sz w:val="17"/>
                                </w:rPr>
                                <w:t xml:space="preserve"> </w:t>
                              </w:r>
                              <w:r>
                                <w:rPr>
                                  <w:rFonts w:ascii="Arial"/>
                                  <w:b/>
                                  <w:color w:val="2A2A2A"/>
                                  <w:sz w:val="17"/>
                                </w:rPr>
                                <w:t>/</w:t>
                              </w:r>
                              <w:r>
                                <w:rPr>
                                  <w:rFonts w:ascii="Arial"/>
                                  <w:b/>
                                  <w:color w:val="2A2A2A"/>
                                  <w:spacing w:val="-11"/>
                                  <w:sz w:val="17"/>
                                </w:rPr>
                                <w:t xml:space="preserve"> </w:t>
                              </w:r>
                              <w:r>
                                <w:rPr>
                                  <w:rFonts w:ascii="Arial"/>
                                  <w:b/>
                                  <w:color w:val="2A2A2A"/>
                                  <w:sz w:val="17"/>
                                </w:rPr>
                                <w:t>exclude</w:t>
                              </w:r>
                            </w:p>
                          </w:txbxContent>
                        </wps:txbx>
                        <wps:bodyPr wrap="square" lIns="0" tIns="0" rIns="0" bIns="0" rtlCol="0">
                          <a:noAutofit/>
                        </wps:bodyPr>
                      </wps:wsp>
                    </wpg:wgp>
                  </a:graphicData>
                </a:graphic>
              </wp:anchor>
            </w:drawing>
          </mc:Choice>
          <mc:Fallback>
            <w:pict>
              <v:group w14:anchorId="5F9DCADA" id="Group 21" o:spid="_x0000_s1042" style="position:absolute;left:0;text-align:left;margin-left:266.25pt;margin-top:-76.15pt;width:107.55pt;height:40.55pt;z-index:15733248;mso-wrap-distance-left:0;mso-wrap-distance-right:0;mso-position-horizontal-relative:page;mso-position-vertical-relative:text" coordsize="13658,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">
                <v:shape id="Graphic 22" o:spid="_x0000_s1043" style="position:absolute;left:40;top:40;width:13577;height:3829;visibility:visible;mso-wrap-style:square;v-text-anchor:top" coordsize="135763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" path="m1320613,l36797,,20698,2299,9199,9199,2299,20698,,36797,,345894r2299,16099l9199,373492r11499,6899l36797,382691r1283816,l1336712,380391r11499,-6899l1355111,361993r2299,-16099l1357410,36797r-2299,-16099l1348211,9199,1336712,2299,1320613,xe" fillcolor="#fbefd8" stroked="f">
                  <v:path arrowok="t"/>
                </v:shape>
                <v:shape id="Graphic 23" o:spid="_x0000_s1044" style="position:absolute;left:40;top:40;width:13577;height:3829;visibility:visible;mso-wrap-style:square;v-text-anchor:top" coordsize="135763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" path="m36797,382691r1283816,l1336712,380391r11499,-6899l1355111,361993r2299,-16099l1357410,36797r-2299,-16099l1348211,9199,1336712,2299,1320613,,36797,,20698,2299,9199,9199,2299,20698,,36797,,345894r2299,16099l9199,373492r11499,6899l36797,382691xe" filled="f" strokecolor="#b87e17" strokeweight=".22714mm">
                  <v:path arrowok="t"/>
                </v:shape>
                <v:shape id="Graphic 24" o:spid="_x0000_s1045" style="position:absolute;left:6678;top:4309;width:304;height:800;visibility:visible;mso-wrap-style:square;v-text-anchor:top" coordsize="3048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" path="m14991,r,21554l14991,42061r,19459l14991,79931em29982,49948l14991,79931,,49948e" filled="f" strokecolor="#6b6b6b" strokeweight=".20819mm">
                  <v:path arrowok="t"/>
                </v:shape>
                <v:shape id="Textbox 25" o:spid="_x0000_s1046" type="#_x0000_t202" style="position:absolute;width:13658;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9E5CF29" w14:textId="77777777" w:rsidR="00EF4BD5" w:rsidRDefault="00000000">
                        <w:pPr>
                          <w:spacing w:before="125" w:line="228" w:lineRule="auto"/>
                          <w:ind w:left="382" w:firstLine="105"/>
                          <w:rPr>
                            <w:rFonts w:ascii="Arial"/>
                            <w:b/>
                            <w:sz w:val="17"/>
                          </w:rPr>
                        </w:pPr>
                        <w:r>
                          <w:rPr>
                            <w:rFonts w:ascii="Arial"/>
                            <w:b/>
                            <w:color w:val="2A2A2A"/>
                            <w:sz w:val="17"/>
                          </w:rPr>
                          <w:t>LLM classifies include</w:t>
                        </w:r>
                        <w:r>
                          <w:rPr>
                            <w:rFonts w:ascii="Arial"/>
                            <w:b/>
                            <w:color w:val="2A2A2A"/>
                            <w:spacing w:val="-11"/>
                            <w:sz w:val="17"/>
                          </w:rPr>
                          <w:t xml:space="preserve"> </w:t>
                        </w:r>
                        <w:r>
                          <w:rPr>
                            <w:rFonts w:ascii="Arial"/>
                            <w:b/>
                            <w:color w:val="2A2A2A"/>
                            <w:sz w:val="17"/>
                          </w:rPr>
                          <w:t>/</w:t>
                        </w:r>
                        <w:r>
                          <w:rPr>
                            <w:rFonts w:ascii="Arial"/>
                            <w:b/>
                            <w:color w:val="2A2A2A"/>
                            <w:spacing w:val="-11"/>
                            <w:sz w:val="17"/>
                          </w:rPr>
                          <w:t xml:space="preserve"> </w:t>
                        </w:r>
                        <w:r>
                          <w:rPr>
                            <w:rFonts w:ascii="Arial"/>
                            <w:b/>
                            <w:color w:val="2A2A2A"/>
                            <w:sz w:val="17"/>
                          </w:rPr>
                          <w:t>exclude</w:t>
                        </w:r>
                      </w:p>
                    </w:txbxContent>
                  </v:textbox>
                </v:shape>
                <w10:wrap anchorx="page"/>
              </v:group>
            </w:pict>
          </mc:Fallback>
        </mc:AlternateContent>
      </w:r>
      <w:r>
        <w:rPr>
          <w:rFonts w:ascii="Arial"/>
          <w:noProof/>
          <w:sz w:val="17"/>
        </w:rPr>
        <mc:AlternateContent>
          <mc:Choice Requires="wpg">
            <w:drawing>
              <wp:anchor distT="0" distB="0" distL="0" distR="0" simplePos="0" relativeHeight="15733760" behindDoc="0" locked="0" layoutInCell="1" allowOverlap="1" wp14:anchorId="0588BCDB" wp14:editId="69C1D6BA">
                <wp:simplePos x="0" y="0"/>
                <wp:positionH relativeFrom="page">
                  <wp:posOffset>3385758</wp:posOffset>
                </wp:positionH>
                <wp:positionV relativeFrom="paragraph">
                  <wp:posOffset>-403686</wp:posOffset>
                </wp:positionV>
                <wp:extent cx="1357630" cy="3048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304800"/>
                          <a:chOff x="0" y="0"/>
                          <a:chExt cx="1357630" cy="304800"/>
                        </a:xfrm>
                      </wpg:grpSpPr>
                      <wps:wsp>
                        <wps:cNvPr id="27" name="Graphic 27"/>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28" name="Textbox 28"/>
                        <wps:cNvSpPr txBox="1"/>
                        <wps:spPr>
                          <a:xfrm>
                            <a:off x="0" y="0"/>
                            <a:ext cx="1357630" cy="304800"/>
                          </a:xfrm>
                          <a:prstGeom prst="rect">
                            <a:avLst/>
                          </a:prstGeom>
                        </wps:spPr>
                        <wps:txbx>
                          <w:txbxContent>
                            <w:p w14:paraId="1E2922F8" w14:textId="77777777" w:rsidR="00EF4BD5" w:rsidRDefault="00000000">
                              <w:pPr>
                                <w:spacing w:before="58" w:line="225" w:lineRule="auto"/>
                                <w:ind w:left="710" w:hanging="364"/>
                                <w:rPr>
                                  <w:rFonts w:ascii="Arial"/>
                                  <w:sz w:val="17"/>
                                </w:rPr>
                              </w:pPr>
                              <w:r>
                                <w:rPr>
                                  <w:rFonts w:ascii="Arial"/>
                                  <w:color w:val="2A2A2A"/>
                                  <w:spacing w:val="-2"/>
                                  <w:sz w:val="17"/>
                                </w:rPr>
                                <w:t>Inclusion/exclusion decisions</w:t>
                              </w:r>
                            </w:p>
                          </w:txbxContent>
                        </wps:txbx>
                        <wps:bodyPr wrap="square" lIns="0" tIns="0" rIns="0" bIns="0" rtlCol="0">
                          <a:noAutofit/>
                        </wps:bodyPr>
                      </wps:wsp>
                    </wpg:wgp>
                  </a:graphicData>
                </a:graphic>
              </wp:anchor>
            </w:drawing>
          </mc:Choice>
          <mc:Fallback>
            <w:pict>
              <v:group w14:anchorId="0588BCDB" id="Group 26" o:spid="_x0000_s1047" style="position:absolute;left:0;text-align:left;margin-left:266.6pt;margin-top:-31.8pt;width:106.9pt;height:24pt;z-index:15733760;mso-wrap-distance-left:0;mso-wrap-distance-right:0;mso-position-horizontal-relative:page;mso-position-vertical-relative:text" coordsize="13576,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">
                <v:shape id="Graphic 27" o:spid="_x0000_s1048" style="position:absolute;width:13576;height:3048;visibility:visible;mso-wrap-style:square;v-text-anchor:top" coordsize="13576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" path="m1320613,l36797,,20698,2299,9199,9199,2299,20698,,36797,,267393r2299,16099l9199,294991r11499,6900l36797,304190r1283816,l1336712,301891r11499,-6900l1355111,283492r2299,-16099l1357410,36797r-2299,-16099l1348211,9199,1336712,2299,1320613,xe" fillcolor="#dbebf6" stroked="f">
                  <v:path arrowok="t"/>
                </v:shape>
                <v:shape id="Textbox 28" o:spid="_x0000_s1049" type="#_x0000_t202" style="position:absolute;width:1357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E2922F8" w14:textId="77777777" w:rsidR="00EF4BD5" w:rsidRDefault="00000000">
                        <w:pPr>
                          <w:spacing w:before="58" w:line="225" w:lineRule="auto"/>
                          <w:ind w:left="710" w:hanging="364"/>
                          <w:rPr>
                            <w:rFonts w:ascii="Arial"/>
                            <w:sz w:val="17"/>
                          </w:rPr>
                        </w:pPr>
                        <w:r>
                          <w:rPr>
                            <w:rFonts w:ascii="Arial"/>
                            <w:color w:val="2A2A2A"/>
                            <w:spacing w:val="-2"/>
                            <w:sz w:val="17"/>
                          </w:rPr>
                          <w:t>Inclusion/exclusion decisions</w:t>
                        </w:r>
                      </w:p>
                    </w:txbxContent>
                  </v:textbox>
                </v:shape>
                <w10:wrap anchorx="page"/>
              </v:group>
            </w:pict>
          </mc:Fallback>
        </mc:AlternateContent>
      </w:r>
      <w:r>
        <w:rPr>
          <w:rFonts w:ascii="Arial"/>
          <w:noProof/>
          <w:sz w:val="17"/>
        </w:rPr>
        <mc:AlternateContent>
          <mc:Choice Requires="wps">
            <w:drawing>
              <wp:anchor distT="0" distB="0" distL="0" distR="0" simplePos="0" relativeHeight="15734272" behindDoc="0" locked="0" layoutInCell="1" allowOverlap="1" wp14:anchorId="4C578E1D" wp14:editId="55F3C1A1">
                <wp:simplePos x="0" y="0"/>
                <wp:positionH relativeFrom="page">
                  <wp:posOffset>3385758</wp:posOffset>
                </wp:positionH>
                <wp:positionV relativeFrom="paragraph">
                  <wp:posOffset>-45526</wp:posOffset>
                </wp:positionV>
                <wp:extent cx="135763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7630" cy="1270"/>
                        </a:xfrm>
                        <a:custGeom>
                          <a:avLst/>
                          <a:gdLst/>
                          <a:ahLst/>
                          <a:cxnLst/>
                          <a:rect l="l" t="t" r="r" b="b"/>
                          <a:pathLst>
                            <a:path w="1357630">
                              <a:moveTo>
                                <a:pt x="0" y="0"/>
                              </a:moveTo>
                              <a:lnTo>
                                <a:pt x="1357410" y="0"/>
                              </a:lnTo>
                            </a:path>
                          </a:pathLst>
                        </a:custGeom>
                        <a:ln w="5451">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2A1D2574" id="Graphic 29" o:spid="_x0000_s1026" style="position:absolute;margin-left:266.6pt;margin-top:-3.6pt;width:106.9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357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" path="m,l1357410,e" filled="f" strokecolor="#d8d8d8" strokeweight=".15142mm">
                <v:path arrowok="t"/>
                <w10:wrap anchorx="page"/>
              </v:shape>
            </w:pict>
          </mc:Fallback>
        </mc:AlternateContent>
      </w:r>
      <w:r>
        <w:rPr>
          <w:rFonts w:ascii="Arial"/>
          <w:color w:val="2A2A2A"/>
          <w:sz w:val="17"/>
        </w:rPr>
        <w:t>Recall,</w:t>
      </w:r>
      <w:r>
        <w:rPr>
          <w:rFonts w:ascii="Arial"/>
          <w:color w:val="2A2A2A"/>
          <w:spacing w:val="-12"/>
          <w:sz w:val="17"/>
        </w:rPr>
        <w:t xml:space="preserve"> </w:t>
      </w:r>
      <w:r>
        <w:rPr>
          <w:rFonts w:ascii="Arial"/>
          <w:color w:val="2A2A2A"/>
          <w:sz w:val="17"/>
        </w:rPr>
        <w:t>specificity, agreement, etc.</w:t>
      </w:r>
    </w:p>
    <w:p w14:paraId="4734C105" w14:textId="77777777" w:rsidR="00EF4BD5" w:rsidRDefault="00000000">
      <w:pPr>
        <w:spacing w:before="96"/>
        <w:ind w:right="342"/>
        <w:jc w:val="center"/>
        <w:rPr>
          <w:rFonts w:ascii="Arial"/>
          <w:b/>
          <w:sz w:val="16"/>
        </w:rPr>
      </w:pPr>
      <w:r>
        <w:br w:type="column"/>
      </w:r>
      <w:r>
        <w:rPr>
          <w:rFonts w:ascii="Arial"/>
          <w:b/>
          <w:color w:val="2A2A2A"/>
          <w:sz w:val="16"/>
        </w:rPr>
        <w:t>Data</w:t>
      </w:r>
      <w:r>
        <w:rPr>
          <w:rFonts w:ascii="Arial"/>
          <w:b/>
          <w:color w:val="2A2A2A"/>
          <w:spacing w:val="-1"/>
          <w:sz w:val="16"/>
        </w:rPr>
        <w:t xml:space="preserve"> </w:t>
      </w:r>
      <w:r>
        <w:rPr>
          <w:rFonts w:ascii="Arial"/>
          <w:b/>
          <w:color w:val="2A2A2A"/>
          <w:spacing w:val="-2"/>
          <w:sz w:val="16"/>
        </w:rPr>
        <w:t>extraction</w:t>
      </w:r>
    </w:p>
    <w:p w14:paraId="4DDDC4D1" w14:textId="77777777" w:rsidR="00EF4BD5" w:rsidRDefault="00000000">
      <w:pPr>
        <w:pStyle w:val="BodyText"/>
        <w:spacing w:before="9"/>
        <w:jc w:val="left"/>
        <w:rPr>
          <w:rFonts w:ascii="Arial"/>
          <w:b/>
          <w:sz w:val="4"/>
        </w:rPr>
      </w:pPr>
      <w:r>
        <w:rPr>
          <w:rFonts w:ascii="Arial"/>
          <w:b/>
          <w:noProof/>
          <w:sz w:val="4"/>
        </w:rPr>
        <mc:AlternateContent>
          <mc:Choice Requires="wpg">
            <w:drawing>
              <wp:anchor distT="0" distB="0" distL="0" distR="0" simplePos="0" relativeHeight="487589888" behindDoc="1" locked="0" layoutInCell="1" allowOverlap="1" wp14:anchorId="03582831" wp14:editId="680A8616">
                <wp:simplePos x="0" y="0"/>
                <wp:positionH relativeFrom="page">
                  <wp:posOffset>5013016</wp:posOffset>
                </wp:positionH>
                <wp:positionV relativeFrom="paragraph">
                  <wp:posOffset>50788</wp:posOffset>
                </wp:positionV>
                <wp:extent cx="1357630" cy="40767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407670"/>
                          <a:chOff x="0" y="0"/>
                          <a:chExt cx="1357630" cy="407670"/>
                        </a:xfrm>
                      </wpg:grpSpPr>
                      <wps:wsp>
                        <wps:cNvPr id="31" name="Graphic 31"/>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32" name="Graphic 32"/>
                        <wps:cNvSpPr/>
                        <wps:spPr>
                          <a:xfrm>
                            <a:off x="663713" y="323816"/>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33" name="Textbox 33"/>
                        <wps:cNvSpPr txBox="1"/>
                        <wps:spPr>
                          <a:xfrm>
                            <a:off x="0" y="0"/>
                            <a:ext cx="1357630" cy="407670"/>
                          </a:xfrm>
                          <a:prstGeom prst="rect">
                            <a:avLst/>
                          </a:prstGeom>
                        </wps:spPr>
                        <wps:txbx>
                          <w:txbxContent>
                            <w:p w14:paraId="50566C79" w14:textId="77777777" w:rsidR="00EF4BD5" w:rsidRDefault="00000000">
                              <w:pPr>
                                <w:spacing w:before="56" w:line="228" w:lineRule="auto"/>
                                <w:ind w:left="457" w:firstLine="193"/>
                                <w:rPr>
                                  <w:rFonts w:ascii="Arial"/>
                                  <w:sz w:val="17"/>
                                </w:rPr>
                              </w:pPr>
                              <w:r>
                                <w:rPr>
                                  <w:rFonts w:ascii="Arial"/>
                                  <w:color w:val="2A2A2A"/>
                                  <w:sz w:val="17"/>
                                </w:rPr>
                                <w:t>Full texts + extraction</w:t>
                              </w:r>
                              <w:r>
                                <w:rPr>
                                  <w:rFonts w:ascii="Arial"/>
                                  <w:color w:val="2A2A2A"/>
                                  <w:spacing w:val="-12"/>
                                  <w:sz w:val="17"/>
                                </w:rPr>
                                <w:t xml:space="preserve"> </w:t>
                              </w:r>
                              <w:r>
                                <w:rPr>
                                  <w:rFonts w:ascii="Arial"/>
                                  <w:color w:val="2A2A2A"/>
                                  <w:sz w:val="17"/>
                                </w:rPr>
                                <w:t>forms</w:t>
                              </w:r>
                            </w:p>
                          </w:txbxContent>
                        </wps:txbx>
                        <wps:bodyPr wrap="square" lIns="0" tIns="0" rIns="0" bIns="0" rtlCol="0">
                          <a:noAutofit/>
                        </wps:bodyPr>
                      </wps:wsp>
                    </wpg:wgp>
                  </a:graphicData>
                </a:graphic>
              </wp:anchor>
            </w:drawing>
          </mc:Choice>
          <mc:Fallback>
            <w:pict>
              <v:group w14:anchorId="03582831" id="Group 30" o:spid="_x0000_s1050" style="position:absolute;margin-left:394.75pt;margin-top:4pt;width:106.9pt;height:32.1pt;z-index:-15726592;mso-wrap-distance-left:0;mso-wrap-distance-right:0;mso-position-horizontal-relative:page;mso-position-vertical-relative:text" coordsize="1357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">
                <v:shape id="Graphic 31" o:spid="_x0000_s1051" style="position:absolute;width:13576;height:3048;visibility:visible;mso-wrap-style:square;v-text-anchor:top" coordsize="13576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" path="m1320613,l36797,,20698,2299,9199,9199,2299,20698,,36797,,267393r2299,16099l9199,294991r11499,6900l36797,304190r1283816,l1336712,301891r11499,-6900l1355111,283492r2299,-16099l1357410,36797r-2299,-16099l1348211,9199,1336712,2299,1320613,xe" fillcolor="#dbebf6" stroked="f">
                  <v:path arrowok="t"/>
                </v:shape>
                <v:shape id="Graphic 32" o:spid="_x0000_s1052" style="position:absolute;left:6637;top:3238;width:304;height:800;visibility:visible;mso-wrap-style:square;v-text-anchor:top" coordsize="3048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" path="m14991,r,21554l14991,42061r,19459l14991,79931em29982,49948l14991,79931,,49948e" filled="f" strokecolor="#6b6b6b" strokeweight=".20819mm">
                  <v:path arrowok="t"/>
                </v:shape>
                <v:shape id="Textbox 33" o:spid="_x0000_s1053" type="#_x0000_t202" style="position:absolute;width:13576;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0566C79" w14:textId="77777777" w:rsidR="00EF4BD5" w:rsidRDefault="00000000">
                        <w:pPr>
                          <w:spacing w:before="56" w:line="228" w:lineRule="auto"/>
                          <w:ind w:left="457" w:firstLine="193"/>
                          <w:rPr>
                            <w:rFonts w:ascii="Arial"/>
                            <w:sz w:val="17"/>
                          </w:rPr>
                        </w:pPr>
                        <w:r>
                          <w:rPr>
                            <w:rFonts w:ascii="Arial"/>
                            <w:color w:val="2A2A2A"/>
                            <w:sz w:val="17"/>
                          </w:rPr>
                          <w:t>Full texts + extraction</w:t>
                        </w:r>
                        <w:r>
                          <w:rPr>
                            <w:rFonts w:ascii="Arial"/>
                            <w:color w:val="2A2A2A"/>
                            <w:spacing w:val="-12"/>
                            <w:sz w:val="17"/>
                          </w:rPr>
                          <w:t xml:space="preserve"> </w:t>
                        </w:r>
                        <w:r>
                          <w:rPr>
                            <w:rFonts w:ascii="Arial"/>
                            <w:color w:val="2A2A2A"/>
                            <w:sz w:val="17"/>
                          </w:rPr>
                          <w:t>forms</w:t>
                        </w:r>
                      </w:p>
                    </w:txbxContent>
                  </v:textbox>
                </v:shape>
                <w10:wrap type="topAndBottom" anchorx="page"/>
              </v:group>
            </w:pict>
          </mc:Fallback>
        </mc:AlternateContent>
      </w:r>
      <w:r>
        <w:rPr>
          <w:rFonts w:ascii="Arial"/>
          <w:b/>
          <w:noProof/>
          <w:sz w:val="4"/>
        </w:rPr>
        <mc:AlternateContent>
          <mc:Choice Requires="wpg">
            <w:drawing>
              <wp:anchor distT="0" distB="0" distL="0" distR="0" simplePos="0" relativeHeight="487590400" behindDoc="1" locked="0" layoutInCell="1" allowOverlap="1" wp14:anchorId="76C6F339" wp14:editId="496DCDDD">
                <wp:simplePos x="0" y="0"/>
                <wp:positionH relativeFrom="page">
                  <wp:posOffset>5008927</wp:posOffset>
                </wp:positionH>
                <wp:positionV relativeFrom="paragraph">
                  <wp:posOffset>507892</wp:posOffset>
                </wp:positionV>
                <wp:extent cx="1365885" cy="514984"/>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885" cy="514984"/>
                          <a:chOff x="0" y="0"/>
                          <a:chExt cx="1365885" cy="514984"/>
                        </a:xfrm>
                      </wpg:grpSpPr>
                      <wps:wsp>
                        <wps:cNvPr id="35" name="Graphic 35"/>
                        <wps:cNvSpPr/>
                        <wps:spPr>
                          <a:xfrm>
                            <a:off x="4088" y="4088"/>
                            <a:ext cx="1357630" cy="382905"/>
                          </a:xfrm>
                          <a:custGeom>
                            <a:avLst/>
                            <a:gdLst/>
                            <a:ahLst/>
                            <a:cxnLst/>
                            <a:rect l="l" t="t" r="r" b="b"/>
                            <a:pathLst>
                              <a:path w="1357630" h="382905">
                                <a:moveTo>
                                  <a:pt x="1320613" y="0"/>
                                </a:move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close/>
                              </a:path>
                            </a:pathLst>
                          </a:custGeom>
                          <a:solidFill>
                            <a:srgbClr val="FBEFD8"/>
                          </a:solidFill>
                        </wps:spPr>
                        <wps:bodyPr wrap="square" lIns="0" tIns="0" rIns="0" bIns="0" rtlCol="0">
                          <a:prstTxWarp prst="textNoShape">
                            <a:avLst/>
                          </a:prstTxWarp>
                          <a:noAutofit/>
                        </wps:bodyPr>
                      </wps:wsp>
                      <wps:wsp>
                        <wps:cNvPr id="36" name="Graphic 36"/>
                        <wps:cNvSpPr/>
                        <wps:spPr>
                          <a:xfrm>
                            <a:off x="4088" y="4088"/>
                            <a:ext cx="1357630" cy="382905"/>
                          </a:xfrm>
                          <a:custGeom>
                            <a:avLst/>
                            <a:gdLst/>
                            <a:ahLst/>
                            <a:cxnLst/>
                            <a:rect l="l" t="t" r="r" b="b"/>
                            <a:pathLst>
                              <a:path w="1357630" h="382905">
                                <a:moveTo>
                                  <a:pt x="36797" y="382691"/>
                                </a:moveTo>
                                <a:lnTo>
                                  <a:pt x="1320613" y="382691"/>
                                </a:lnTo>
                                <a:lnTo>
                                  <a:pt x="1336712" y="380391"/>
                                </a:lnTo>
                                <a:lnTo>
                                  <a:pt x="1348211" y="373492"/>
                                </a:lnTo>
                                <a:lnTo>
                                  <a:pt x="1355111" y="361993"/>
                                </a:lnTo>
                                <a:lnTo>
                                  <a:pt x="1357410" y="345894"/>
                                </a:lnTo>
                                <a:lnTo>
                                  <a:pt x="1357410" y="36797"/>
                                </a:lnTo>
                                <a:lnTo>
                                  <a:pt x="1355111" y="20698"/>
                                </a:lnTo>
                                <a:lnTo>
                                  <a:pt x="1348211" y="9199"/>
                                </a:lnTo>
                                <a:lnTo>
                                  <a:pt x="1336712" y="2299"/>
                                </a:lnTo>
                                <a:lnTo>
                                  <a:pt x="1320613" y="0"/>
                                </a:lnTo>
                                <a:lnTo>
                                  <a:pt x="36797" y="0"/>
                                </a:lnTo>
                                <a:lnTo>
                                  <a:pt x="20698" y="2299"/>
                                </a:lnTo>
                                <a:lnTo>
                                  <a:pt x="9199" y="9199"/>
                                </a:lnTo>
                                <a:lnTo>
                                  <a:pt x="2299" y="20698"/>
                                </a:lnTo>
                                <a:lnTo>
                                  <a:pt x="0" y="36797"/>
                                </a:lnTo>
                                <a:lnTo>
                                  <a:pt x="0" y="345894"/>
                                </a:lnTo>
                                <a:lnTo>
                                  <a:pt x="2299" y="361993"/>
                                </a:lnTo>
                                <a:lnTo>
                                  <a:pt x="9199" y="373492"/>
                                </a:lnTo>
                                <a:lnTo>
                                  <a:pt x="20698" y="380391"/>
                                </a:lnTo>
                                <a:lnTo>
                                  <a:pt x="36797" y="382691"/>
                                </a:lnTo>
                                <a:close/>
                              </a:path>
                            </a:pathLst>
                          </a:custGeom>
                          <a:ln w="8177">
                            <a:solidFill>
                              <a:srgbClr val="B87E17"/>
                            </a:solidFill>
                            <a:prstDash val="solid"/>
                          </a:ln>
                        </wps:spPr>
                        <wps:bodyPr wrap="square" lIns="0" tIns="0" rIns="0" bIns="0" rtlCol="0">
                          <a:prstTxWarp prst="textNoShape">
                            <a:avLst/>
                          </a:prstTxWarp>
                          <a:noAutofit/>
                        </wps:bodyPr>
                      </wps:wsp>
                      <wps:wsp>
                        <wps:cNvPr id="37" name="Graphic 37"/>
                        <wps:cNvSpPr/>
                        <wps:spPr>
                          <a:xfrm>
                            <a:off x="667802" y="430937"/>
                            <a:ext cx="30480" cy="80010"/>
                          </a:xfrm>
                          <a:custGeom>
                            <a:avLst/>
                            <a:gdLst/>
                            <a:ahLst/>
                            <a:cxnLst/>
                            <a:rect l="l" t="t" r="r" b="b"/>
                            <a:pathLst>
                              <a:path w="30480" h="80010">
                                <a:moveTo>
                                  <a:pt x="14991" y="0"/>
                                </a:moveTo>
                                <a:lnTo>
                                  <a:pt x="14991" y="21554"/>
                                </a:lnTo>
                                <a:lnTo>
                                  <a:pt x="14991" y="42061"/>
                                </a:lnTo>
                                <a:lnTo>
                                  <a:pt x="14991" y="61520"/>
                                </a:lnTo>
                                <a:lnTo>
                                  <a:pt x="14991" y="79931"/>
                                </a:lnTo>
                              </a:path>
                              <a:path w="30480" h="80010">
                                <a:moveTo>
                                  <a:pt x="29982" y="49948"/>
                                </a:moveTo>
                                <a:lnTo>
                                  <a:pt x="14991" y="79931"/>
                                </a:lnTo>
                                <a:lnTo>
                                  <a:pt x="0" y="49948"/>
                                </a:lnTo>
                              </a:path>
                            </a:pathLst>
                          </a:custGeom>
                          <a:ln w="7495">
                            <a:solidFill>
                              <a:srgbClr val="6B6B6B"/>
                            </a:solidFill>
                            <a:prstDash val="solid"/>
                          </a:ln>
                        </wps:spPr>
                        <wps:bodyPr wrap="square" lIns="0" tIns="0" rIns="0" bIns="0" rtlCol="0">
                          <a:prstTxWarp prst="textNoShape">
                            <a:avLst/>
                          </a:prstTxWarp>
                          <a:noAutofit/>
                        </wps:bodyPr>
                      </wps:wsp>
                      <wps:wsp>
                        <wps:cNvPr id="38" name="Textbox 38"/>
                        <wps:cNvSpPr txBox="1"/>
                        <wps:spPr>
                          <a:xfrm>
                            <a:off x="0" y="0"/>
                            <a:ext cx="1365885" cy="514984"/>
                          </a:xfrm>
                          <a:prstGeom prst="rect">
                            <a:avLst/>
                          </a:prstGeom>
                        </wps:spPr>
                        <wps:txbx>
                          <w:txbxContent>
                            <w:p w14:paraId="0675E591" w14:textId="77777777" w:rsidR="00EF4BD5" w:rsidRDefault="00000000">
                              <w:pPr>
                                <w:spacing w:before="124" w:line="228" w:lineRule="auto"/>
                                <w:ind w:left="402" w:firstLine="143"/>
                                <w:rPr>
                                  <w:rFonts w:ascii="Arial"/>
                                  <w:b/>
                                  <w:sz w:val="17"/>
                                </w:rPr>
                              </w:pPr>
                              <w:r>
                                <w:rPr>
                                  <w:rFonts w:ascii="Arial"/>
                                  <w:b/>
                                  <w:color w:val="2A2A2A"/>
                                  <w:sz w:val="17"/>
                                </w:rPr>
                                <w:t>LLM extracts structured</w:t>
                              </w:r>
                              <w:r>
                                <w:rPr>
                                  <w:rFonts w:ascii="Arial"/>
                                  <w:b/>
                                  <w:color w:val="2A2A2A"/>
                                  <w:spacing w:val="-12"/>
                                  <w:sz w:val="17"/>
                                </w:rPr>
                                <w:t xml:space="preserve"> </w:t>
                              </w:r>
                              <w:r>
                                <w:rPr>
                                  <w:rFonts w:ascii="Arial"/>
                                  <w:b/>
                                  <w:color w:val="2A2A2A"/>
                                  <w:sz w:val="17"/>
                                </w:rPr>
                                <w:t>fields</w:t>
                              </w:r>
                            </w:p>
                          </w:txbxContent>
                        </wps:txbx>
                        <wps:bodyPr wrap="square" lIns="0" tIns="0" rIns="0" bIns="0" rtlCol="0">
                          <a:noAutofit/>
                        </wps:bodyPr>
                      </wps:wsp>
                    </wpg:wgp>
                  </a:graphicData>
                </a:graphic>
              </wp:anchor>
            </w:drawing>
          </mc:Choice>
          <mc:Fallback>
            <w:pict>
              <v:group w14:anchorId="76C6F339" id="Group 34" o:spid="_x0000_s1054" style="position:absolute;margin-left:394.4pt;margin-top:40pt;width:107.55pt;height:40.55pt;z-index:-15726080;mso-wrap-distance-left:0;mso-wrap-distance-right:0;mso-position-horizontal-relative:page;mso-position-vertical-relative:text" coordsize="13658,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">
                <v:shape id="Graphic 35" o:spid="_x0000_s1055" style="position:absolute;left:40;top:40;width:13577;height:3829;visibility:visible;mso-wrap-style:square;v-text-anchor:top" coordsize="135763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" path="m1320613,l36797,,20698,2299,9199,9199,2299,20698,,36797,,345894r2299,16099l9199,373492r11499,6899l36797,382691r1283816,l1336712,380391r11499,-6899l1355111,361993r2299,-16099l1357410,36797r-2299,-16099l1348211,9199,1336712,2299,1320613,xe" fillcolor="#fbefd8" stroked="f">
                  <v:path arrowok="t"/>
                </v:shape>
                <v:shape id="Graphic 36" o:spid="_x0000_s1056" style="position:absolute;left:40;top:40;width:13577;height:3829;visibility:visible;mso-wrap-style:square;v-text-anchor:top" coordsize="135763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" path="m36797,382691r1283816,l1336712,380391r11499,-6899l1355111,361993r2299,-16099l1357410,36797r-2299,-16099l1348211,9199,1336712,2299,1320613,,36797,,20698,2299,9199,9199,2299,20698,,36797,,345894r2299,16099l9199,373492r11499,6899l36797,382691xe" filled="f" strokecolor="#b87e17" strokeweight=".22714mm">
                  <v:path arrowok="t"/>
                </v:shape>
                <v:shape id="Graphic 37" o:spid="_x0000_s1057" style="position:absolute;left:6678;top:4309;width:304;height:800;visibility:visible;mso-wrap-style:square;v-text-anchor:top" coordsize="3048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" path="m14991,r,21554l14991,42061r,19459l14991,79931em29982,49948l14991,79931,,49948e" filled="f" strokecolor="#6b6b6b" strokeweight=".20819mm">
                  <v:path arrowok="t"/>
                </v:shape>
                <v:shape id="Textbox 38" o:spid="_x0000_s1058" type="#_x0000_t202" style="position:absolute;width:13658;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675E591" w14:textId="77777777" w:rsidR="00EF4BD5" w:rsidRDefault="00000000">
                        <w:pPr>
                          <w:spacing w:before="124" w:line="228" w:lineRule="auto"/>
                          <w:ind w:left="402" w:firstLine="143"/>
                          <w:rPr>
                            <w:rFonts w:ascii="Arial"/>
                            <w:b/>
                            <w:sz w:val="17"/>
                          </w:rPr>
                        </w:pPr>
                        <w:r>
                          <w:rPr>
                            <w:rFonts w:ascii="Arial"/>
                            <w:b/>
                            <w:color w:val="2A2A2A"/>
                            <w:sz w:val="17"/>
                          </w:rPr>
                          <w:t>LLM extracts structured</w:t>
                        </w:r>
                        <w:r>
                          <w:rPr>
                            <w:rFonts w:ascii="Arial"/>
                            <w:b/>
                            <w:color w:val="2A2A2A"/>
                            <w:spacing w:val="-12"/>
                            <w:sz w:val="17"/>
                          </w:rPr>
                          <w:t xml:space="preserve"> </w:t>
                        </w:r>
                        <w:r>
                          <w:rPr>
                            <w:rFonts w:ascii="Arial"/>
                            <w:b/>
                            <w:color w:val="2A2A2A"/>
                            <w:sz w:val="17"/>
                          </w:rPr>
                          <w:t>fields</w:t>
                        </w:r>
                      </w:p>
                    </w:txbxContent>
                  </v:textbox>
                </v:shape>
                <w10:wrap type="topAndBottom" anchorx="page"/>
              </v:group>
            </w:pict>
          </mc:Fallback>
        </mc:AlternateContent>
      </w:r>
      <w:r>
        <w:rPr>
          <w:rFonts w:ascii="Arial"/>
          <w:b/>
          <w:noProof/>
          <w:sz w:val="4"/>
        </w:rPr>
        <mc:AlternateContent>
          <mc:Choice Requires="wpg">
            <w:drawing>
              <wp:anchor distT="0" distB="0" distL="0" distR="0" simplePos="0" relativeHeight="487590912" behindDoc="1" locked="0" layoutInCell="1" allowOverlap="1" wp14:anchorId="147F7061" wp14:editId="7806EB96">
                <wp:simplePos x="0" y="0"/>
                <wp:positionH relativeFrom="page">
                  <wp:posOffset>5013016</wp:posOffset>
                </wp:positionH>
                <wp:positionV relativeFrom="paragraph">
                  <wp:posOffset>1071299</wp:posOffset>
                </wp:positionV>
                <wp:extent cx="1357630" cy="3048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304800"/>
                          <a:chOff x="0" y="0"/>
                          <a:chExt cx="1357630" cy="304800"/>
                        </a:xfrm>
                      </wpg:grpSpPr>
                      <wps:wsp>
                        <wps:cNvPr id="40" name="Graphic 40"/>
                        <wps:cNvSpPr/>
                        <wps:spPr>
                          <a:xfrm>
                            <a:off x="0" y="0"/>
                            <a:ext cx="1357630" cy="304800"/>
                          </a:xfrm>
                          <a:custGeom>
                            <a:avLst/>
                            <a:gdLst/>
                            <a:ahLst/>
                            <a:cxnLst/>
                            <a:rect l="l" t="t" r="r" b="b"/>
                            <a:pathLst>
                              <a:path w="1357630" h="304800">
                                <a:moveTo>
                                  <a:pt x="1320613" y="0"/>
                                </a:moveTo>
                                <a:lnTo>
                                  <a:pt x="36797" y="0"/>
                                </a:lnTo>
                                <a:lnTo>
                                  <a:pt x="20698" y="2299"/>
                                </a:lnTo>
                                <a:lnTo>
                                  <a:pt x="9199" y="9199"/>
                                </a:lnTo>
                                <a:lnTo>
                                  <a:pt x="2299" y="20698"/>
                                </a:lnTo>
                                <a:lnTo>
                                  <a:pt x="0" y="36797"/>
                                </a:lnTo>
                                <a:lnTo>
                                  <a:pt x="0" y="267393"/>
                                </a:lnTo>
                                <a:lnTo>
                                  <a:pt x="2299" y="283492"/>
                                </a:lnTo>
                                <a:lnTo>
                                  <a:pt x="9199" y="294991"/>
                                </a:lnTo>
                                <a:lnTo>
                                  <a:pt x="20698" y="301891"/>
                                </a:lnTo>
                                <a:lnTo>
                                  <a:pt x="36797" y="304190"/>
                                </a:lnTo>
                                <a:lnTo>
                                  <a:pt x="1320613" y="304190"/>
                                </a:lnTo>
                                <a:lnTo>
                                  <a:pt x="1336712" y="301891"/>
                                </a:lnTo>
                                <a:lnTo>
                                  <a:pt x="1348211" y="294991"/>
                                </a:lnTo>
                                <a:lnTo>
                                  <a:pt x="1355111" y="283492"/>
                                </a:lnTo>
                                <a:lnTo>
                                  <a:pt x="1357410" y="267393"/>
                                </a:lnTo>
                                <a:lnTo>
                                  <a:pt x="1357410" y="36797"/>
                                </a:lnTo>
                                <a:lnTo>
                                  <a:pt x="1355111" y="20698"/>
                                </a:lnTo>
                                <a:lnTo>
                                  <a:pt x="1348211" y="9199"/>
                                </a:lnTo>
                                <a:lnTo>
                                  <a:pt x="1336712" y="2299"/>
                                </a:lnTo>
                                <a:lnTo>
                                  <a:pt x="1320613" y="0"/>
                                </a:lnTo>
                                <a:close/>
                              </a:path>
                            </a:pathLst>
                          </a:custGeom>
                          <a:solidFill>
                            <a:srgbClr val="DBEBF6"/>
                          </a:solidFill>
                        </wps:spPr>
                        <wps:bodyPr wrap="square" lIns="0" tIns="0" rIns="0" bIns="0" rtlCol="0">
                          <a:prstTxWarp prst="textNoShape">
                            <a:avLst/>
                          </a:prstTxWarp>
                          <a:noAutofit/>
                        </wps:bodyPr>
                      </wps:wsp>
                      <wps:wsp>
                        <wps:cNvPr id="41" name="Textbox 41"/>
                        <wps:cNvSpPr txBox="1"/>
                        <wps:spPr>
                          <a:xfrm>
                            <a:off x="0" y="0"/>
                            <a:ext cx="1357630" cy="304800"/>
                          </a:xfrm>
                          <a:prstGeom prst="rect">
                            <a:avLst/>
                          </a:prstGeom>
                        </wps:spPr>
                        <wps:txbx>
                          <w:txbxContent>
                            <w:p w14:paraId="0AC6CA21" w14:textId="77777777" w:rsidR="00EF4BD5" w:rsidRDefault="00000000">
                              <w:pPr>
                                <w:spacing w:before="124"/>
                                <w:ind w:left="452"/>
                                <w:rPr>
                                  <w:rFonts w:ascii="Arial"/>
                                  <w:sz w:val="17"/>
                                </w:rPr>
                              </w:pPr>
                              <w:r>
                                <w:rPr>
                                  <w:rFonts w:ascii="Arial"/>
                                  <w:color w:val="2A2A2A"/>
                                  <w:sz w:val="17"/>
                                </w:rPr>
                                <w:t>Study-level</w:t>
                              </w:r>
                              <w:r>
                                <w:rPr>
                                  <w:rFonts w:ascii="Arial"/>
                                  <w:color w:val="2A2A2A"/>
                                  <w:spacing w:val="5"/>
                                  <w:sz w:val="17"/>
                                </w:rPr>
                                <w:t xml:space="preserve"> </w:t>
                              </w:r>
                              <w:r>
                                <w:rPr>
                                  <w:rFonts w:ascii="Arial"/>
                                  <w:color w:val="2A2A2A"/>
                                  <w:spacing w:val="-4"/>
                                  <w:sz w:val="17"/>
                                </w:rPr>
                                <w:t>data</w:t>
                              </w:r>
                            </w:p>
                          </w:txbxContent>
                        </wps:txbx>
                        <wps:bodyPr wrap="square" lIns="0" tIns="0" rIns="0" bIns="0" rtlCol="0">
                          <a:noAutofit/>
                        </wps:bodyPr>
                      </wps:wsp>
                    </wpg:wgp>
                  </a:graphicData>
                </a:graphic>
              </wp:anchor>
            </w:drawing>
          </mc:Choice>
          <mc:Fallback>
            <w:pict>
              <v:group w14:anchorId="147F7061" id="Group 39" o:spid="_x0000_s1059" style="position:absolute;margin-left:394.75pt;margin-top:84.35pt;width:106.9pt;height:24pt;z-index:-15725568;mso-wrap-distance-left:0;mso-wrap-distance-right:0;mso-position-horizontal-relative:page;mso-position-vertical-relative:text" coordsize="13576,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">
                <v:shape id="Graphic 40" o:spid="_x0000_s1060" style="position:absolute;width:13576;height:3048;visibility:visible;mso-wrap-style:square;v-text-anchor:top" coordsize="13576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" path="m1320613,l36797,,20698,2299,9199,9199,2299,20698,,36797,,267393r2299,16099l9199,294991r11499,6900l36797,304190r1283816,l1336712,301891r11499,-6900l1355111,283492r2299,-16099l1357410,36797r-2299,-16099l1348211,9199,1336712,2299,1320613,xe" fillcolor="#dbebf6" stroked="f">
                  <v:path arrowok="t"/>
                </v:shape>
                <v:shape id="Textbox 41" o:spid="_x0000_s1061" type="#_x0000_t202" style="position:absolute;width:1357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AC6CA21" w14:textId="77777777" w:rsidR="00EF4BD5" w:rsidRDefault="00000000">
                        <w:pPr>
                          <w:spacing w:before="124"/>
                          <w:ind w:left="452"/>
                          <w:rPr>
                            <w:rFonts w:ascii="Arial"/>
                            <w:sz w:val="17"/>
                          </w:rPr>
                        </w:pPr>
                        <w:r>
                          <w:rPr>
                            <w:rFonts w:ascii="Arial"/>
                            <w:color w:val="2A2A2A"/>
                            <w:sz w:val="17"/>
                          </w:rPr>
                          <w:t>Study-level</w:t>
                        </w:r>
                        <w:r>
                          <w:rPr>
                            <w:rFonts w:ascii="Arial"/>
                            <w:color w:val="2A2A2A"/>
                            <w:spacing w:val="5"/>
                            <w:sz w:val="17"/>
                          </w:rPr>
                          <w:t xml:space="preserve"> </w:t>
                        </w:r>
                        <w:r>
                          <w:rPr>
                            <w:rFonts w:ascii="Arial"/>
                            <w:color w:val="2A2A2A"/>
                            <w:spacing w:val="-4"/>
                            <w:sz w:val="17"/>
                          </w:rPr>
                          <w:t>data</w:t>
                        </w:r>
                      </w:p>
                    </w:txbxContent>
                  </v:textbox>
                </v:shape>
                <w10:wrap type="topAndBottom" anchorx="page"/>
              </v:group>
            </w:pict>
          </mc:Fallback>
        </mc:AlternateContent>
      </w:r>
      <w:r>
        <w:rPr>
          <w:rFonts w:ascii="Arial"/>
          <w:b/>
          <w:noProof/>
          <w:sz w:val="4"/>
        </w:rPr>
        <mc:AlternateContent>
          <mc:Choice Requires="wps">
            <w:drawing>
              <wp:anchor distT="0" distB="0" distL="0" distR="0" simplePos="0" relativeHeight="487591424" behindDoc="1" locked="0" layoutInCell="1" allowOverlap="1" wp14:anchorId="3C88DC18" wp14:editId="69704F45">
                <wp:simplePos x="0" y="0"/>
                <wp:positionH relativeFrom="page">
                  <wp:posOffset>5013016</wp:posOffset>
                </wp:positionH>
                <wp:positionV relativeFrom="paragraph">
                  <wp:posOffset>1429459</wp:posOffset>
                </wp:positionV>
                <wp:extent cx="135763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7630" cy="1270"/>
                        </a:xfrm>
                        <a:custGeom>
                          <a:avLst/>
                          <a:gdLst/>
                          <a:ahLst/>
                          <a:cxnLst/>
                          <a:rect l="l" t="t" r="r" b="b"/>
                          <a:pathLst>
                            <a:path w="1357630">
                              <a:moveTo>
                                <a:pt x="0" y="0"/>
                              </a:moveTo>
                              <a:lnTo>
                                <a:pt x="1357410" y="0"/>
                              </a:lnTo>
                            </a:path>
                          </a:pathLst>
                        </a:custGeom>
                        <a:ln w="5451">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70F9BDC5" id="Graphic 42" o:spid="_x0000_s1026" style="position:absolute;margin-left:394.75pt;margin-top:112.55pt;width:10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357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" path="m,l1357410,e" filled="f" strokecolor="#d8d8d8" strokeweight=".15142mm">
                <v:path arrowok="t"/>
                <w10:wrap type="topAndBottom" anchorx="page"/>
              </v:shape>
            </w:pict>
          </mc:Fallback>
        </mc:AlternateContent>
      </w:r>
    </w:p>
    <w:p w14:paraId="4FD46443" w14:textId="77777777" w:rsidR="00EF4BD5" w:rsidRDefault="00EF4BD5">
      <w:pPr>
        <w:pStyle w:val="BodyText"/>
        <w:spacing w:before="7"/>
        <w:jc w:val="left"/>
        <w:rPr>
          <w:rFonts w:ascii="Arial"/>
          <w:b/>
          <w:sz w:val="4"/>
        </w:rPr>
      </w:pPr>
    </w:p>
    <w:p w14:paraId="22172C1E" w14:textId="77777777" w:rsidR="00EF4BD5" w:rsidRDefault="00EF4BD5">
      <w:pPr>
        <w:pStyle w:val="BodyText"/>
        <w:spacing w:before="6"/>
        <w:jc w:val="left"/>
        <w:rPr>
          <w:rFonts w:ascii="Arial"/>
          <w:b/>
          <w:sz w:val="4"/>
        </w:rPr>
      </w:pPr>
    </w:p>
    <w:p w14:paraId="6E044334" w14:textId="77777777" w:rsidR="00EF4BD5" w:rsidRDefault="00EF4BD5">
      <w:pPr>
        <w:pStyle w:val="BodyText"/>
        <w:spacing w:before="3"/>
        <w:jc w:val="left"/>
        <w:rPr>
          <w:rFonts w:ascii="Arial"/>
          <w:b/>
          <w:sz w:val="5"/>
        </w:rPr>
      </w:pPr>
    </w:p>
    <w:p w14:paraId="34930698" w14:textId="77777777" w:rsidR="00EF4BD5" w:rsidRDefault="00000000">
      <w:pPr>
        <w:spacing w:before="67" w:line="225" w:lineRule="auto"/>
        <w:ind w:left="400" w:right="742" w:hanging="1"/>
        <w:jc w:val="center"/>
        <w:rPr>
          <w:rFonts w:ascii="Arial"/>
          <w:sz w:val="17"/>
        </w:rPr>
      </w:pPr>
      <w:r>
        <w:rPr>
          <w:rFonts w:ascii="Arial"/>
          <w:color w:val="2A2A2A"/>
          <w:sz w:val="17"/>
        </w:rPr>
        <w:t>Field-level or study-level accuracy</w:t>
      </w:r>
      <w:r>
        <w:rPr>
          <w:rFonts w:ascii="Arial"/>
          <w:color w:val="2A2A2A"/>
          <w:spacing w:val="-4"/>
          <w:sz w:val="17"/>
        </w:rPr>
        <w:t xml:space="preserve"> </w:t>
      </w:r>
      <w:r>
        <w:rPr>
          <w:rFonts w:ascii="Arial"/>
          <w:color w:val="2A2A2A"/>
          <w:sz w:val="17"/>
        </w:rPr>
        <w:t>or</w:t>
      </w:r>
      <w:r>
        <w:rPr>
          <w:rFonts w:ascii="Arial"/>
          <w:color w:val="2A2A2A"/>
          <w:spacing w:val="-4"/>
          <w:sz w:val="17"/>
        </w:rPr>
        <w:t xml:space="preserve"> </w:t>
      </w:r>
      <w:r>
        <w:rPr>
          <w:rFonts w:ascii="Arial"/>
          <w:color w:val="2A2A2A"/>
          <w:sz w:val="17"/>
        </w:rPr>
        <w:t>agreement,</w:t>
      </w:r>
      <w:r>
        <w:rPr>
          <w:rFonts w:ascii="Arial"/>
          <w:color w:val="2A2A2A"/>
          <w:spacing w:val="-4"/>
          <w:sz w:val="17"/>
        </w:rPr>
        <w:t xml:space="preserve"> </w:t>
      </w:r>
      <w:r>
        <w:rPr>
          <w:rFonts w:ascii="Arial"/>
          <w:color w:val="2A2A2A"/>
          <w:sz w:val="17"/>
        </w:rPr>
        <w:t>etc.</w:t>
      </w:r>
    </w:p>
    <w:p w14:paraId="0770D3DB" w14:textId="77777777" w:rsidR="00EF4BD5" w:rsidRDefault="00EF4BD5">
      <w:pPr>
        <w:spacing w:line="225" w:lineRule="auto"/>
        <w:jc w:val="center"/>
        <w:rPr>
          <w:rFonts w:ascii="Arial"/>
          <w:sz w:val="17"/>
        </w:rPr>
        <w:sectPr w:rsidR="00EF4BD5">
          <w:pgSz w:w="11910" w:h="16840"/>
          <w:pgMar w:top="1320" w:right="1133" w:bottom="860" w:left="1133" w:header="0" w:footer="678" w:gutter="0"/>
          <w:cols w:num="4" w:space="720" w:equalWidth="0">
            <w:col w:w="1294" w:space="195"/>
            <w:col w:w="2074" w:space="629"/>
            <w:col w:w="1793" w:space="380"/>
            <w:col w:w="3279"/>
          </w:cols>
        </w:sectPr>
      </w:pPr>
    </w:p>
    <w:p w14:paraId="0E7C3BD9" w14:textId="77777777" w:rsidR="00EF4BD5" w:rsidRDefault="00EF4BD5">
      <w:pPr>
        <w:pStyle w:val="BodyText"/>
        <w:jc w:val="left"/>
        <w:rPr>
          <w:rFonts w:ascii="Arial"/>
          <w:sz w:val="16"/>
        </w:rPr>
      </w:pPr>
    </w:p>
    <w:p w14:paraId="4F10ABA7" w14:textId="77777777" w:rsidR="00EF4BD5" w:rsidRDefault="00EF4BD5">
      <w:pPr>
        <w:pStyle w:val="BodyText"/>
        <w:spacing w:before="82"/>
        <w:jc w:val="left"/>
        <w:rPr>
          <w:rFonts w:ascii="Arial"/>
          <w:sz w:val="16"/>
        </w:rPr>
      </w:pPr>
    </w:p>
    <w:p w14:paraId="4D960BDF" w14:textId="77777777" w:rsidR="00EF4BD5" w:rsidRDefault="00000000">
      <w:pPr>
        <w:ind w:left="91" w:right="428"/>
        <w:jc w:val="both"/>
        <w:rPr>
          <w:rFonts w:ascii="Bookman Old Style"/>
          <w:sz w:val="16"/>
        </w:rPr>
      </w:pPr>
      <w:bookmarkStart w:id="1" w:name="_bookmark0"/>
      <w:bookmarkEnd w:id="1"/>
      <w:r>
        <w:rPr>
          <w:b/>
          <w:sz w:val="16"/>
        </w:rPr>
        <w:t>Fig. 1</w:t>
      </w:r>
      <w:r>
        <w:rPr>
          <w:b/>
          <w:spacing w:val="40"/>
          <w:sz w:val="16"/>
        </w:rPr>
        <w:t xml:space="preserve"> </w:t>
      </w:r>
      <w:r>
        <w:rPr>
          <w:b/>
          <w:sz w:val="16"/>
        </w:rPr>
        <w:t xml:space="preserve">Dominant tasks in LLM-assisted systematic reviews. </w:t>
      </w:r>
      <w:r>
        <w:rPr>
          <w:rFonts w:ascii="Bookman Old Style"/>
          <w:sz w:val="16"/>
        </w:rPr>
        <w:t>Existing</w:t>
      </w:r>
      <w:r>
        <w:rPr>
          <w:rFonts w:ascii="Bookman Old Style"/>
          <w:spacing w:val="-8"/>
          <w:sz w:val="16"/>
        </w:rPr>
        <w:t xml:space="preserve"> </w:t>
      </w:r>
      <w:r>
        <w:rPr>
          <w:rFonts w:ascii="Bookman Old Style"/>
          <w:sz w:val="16"/>
        </w:rPr>
        <w:t>work</w:t>
      </w:r>
      <w:r>
        <w:rPr>
          <w:rFonts w:ascii="Bookman Old Style"/>
          <w:spacing w:val="-8"/>
          <w:sz w:val="16"/>
        </w:rPr>
        <w:t xml:space="preserve"> </w:t>
      </w:r>
      <w:r>
        <w:rPr>
          <w:rFonts w:ascii="Bookman Old Style"/>
          <w:sz w:val="16"/>
        </w:rPr>
        <w:t>has</w:t>
      </w:r>
      <w:r>
        <w:rPr>
          <w:rFonts w:ascii="Bookman Old Style"/>
          <w:spacing w:val="-8"/>
          <w:sz w:val="16"/>
        </w:rPr>
        <w:t xml:space="preserve"> </w:t>
      </w:r>
      <w:r>
        <w:rPr>
          <w:rFonts w:ascii="Bookman Old Style"/>
          <w:sz w:val="16"/>
        </w:rPr>
        <w:t>focused</w:t>
      </w:r>
      <w:r>
        <w:rPr>
          <w:rFonts w:ascii="Bookman Old Style"/>
          <w:spacing w:val="-8"/>
          <w:sz w:val="16"/>
        </w:rPr>
        <w:t xml:space="preserve"> </w:t>
      </w:r>
      <w:r>
        <w:rPr>
          <w:rFonts w:ascii="Bookman Old Style"/>
          <w:sz w:val="16"/>
        </w:rPr>
        <w:t>primarily</w:t>
      </w:r>
      <w:r>
        <w:rPr>
          <w:rFonts w:ascii="Bookman Old Style"/>
          <w:spacing w:val="-8"/>
          <w:sz w:val="16"/>
        </w:rPr>
        <w:t xml:space="preserve"> </w:t>
      </w:r>
      <w:r>
        <w:rPr>
          <w:rFonts w:ascii="Bookman Old Style"/>
          <w:sz w:val="16"/>
        </w:rPr>
        <w:t>on</w:t>
      </w:r>
      <w:r>
        <w:rPr>
          <w:rFonts w:ascii="Bookman Old Style"/>
          <w:spacing w:val="-8"/>
          <w:sz w:val="16"/>
        </w:rPr>
        <w:t xml:space="preserve"> </w:t>
      </w:r>
      <w:r>
        <w:rPr>
          <w:rFonts w:ascii="Bookman Old Style"/>
          <w:sz w:val="16"/>
        </w:rPr>
        <w:t>using</w:t>
      </w:r>
      <w:r>
        <w:rPr>
          <w:rFonts w:ascii="Bookman Old Style"/>
          <w:spacing w:val="-8"/>
          <w:sz w:val="16"/>
        </w:rPr>
        <w:t xml:space="preserve"> </w:t>
      </w:r>
      <w:r>
        <w:rPr>
          <w:rFonts w:ascii="Bookman Old Style"/>
          <w:sz w:val="16"/>
        </w:rPr>
        <w:t>LLMs</w:t>
      </w:r>
      <w:r>
        <w:rPr>
          <w:rFonts w:ascii="Bookman Old Style"/>
          <w:spacing w:val="-8"/>
          <w:sz w:val="16"/>
        </w:rPr>
        <w:t xml:space="preserve"> </w:t>
      </w:r>
      <w:r>
        <w:rPr>
          <w:rFonts w:ascii="Bookman Old Style"/>
          <w:sz w:val="16"/>
        </w:rPr>
        <w:t xml:space="preserve">to </w:t>
      </w:r>
      <w:r>
        <w:rPr>
          <w:rFonts w:ascii="Bookman Old Style"/>
          <w:spacing w:val="-4"/>
          <w:sz w:val="16"/>
        </w:rPr>
        <w:t>generate</w:t>
      </w:r>
      <w:r>
        <w:rPr>
          <w:rFonts w:ascii="Bookman Old Style"/>
          <w:spacing w:val="-9"/>
          <w:sz w:val="16"/>
        </w:rPr>
        <w:t xml:space="preserve"> </w:t>
      </w:r>
      <w:r>
        <w:rPr>
          <w:rFonts w:ascii="Bookman Old Style"/>
          <w:spacing w:val="-4"/>
          <w:sz w:val="16"/>
        </w:rPr>
        <w:t>literature-search</w:t>
      </w:r>
      <w:r>
        <w:rPr>
          <w:rFonts w:ascii="Bookman Old Style"/>
          <w:spacing w:val="-9"/>
          <w:sz w:val="16"/>
        </w:rPr>
        <w:t xml:space="preserve"> </w:t>
      </w:r>
      <w:r>
        <w:rPr>
          <w:rFonts w:ascii="Bookman Old Style"/>
          <w:spacing w:val="-4"/>
          <w:sz w:val="16"/>
        </w:rPr>
        <w:t>queries,</w:t>
      </w:r>
      <w:r>
        <w:rPr>
          <w:rFonts w:ascii="Bookman Old Style"/>
          <w:spacing w:val="-9"/>
          <w:sz w:val="16"/>
        </w:rPr>
        <w:t xml:space="preserve"> </w:t>
      </w:r>
      <w:r>
        <w:rPr>
          <w:rFonts w:ascii="Bookman Old Style"/>
          <w:spacing w:val="-4"/>
          <w:sz w:val="16"/>
        </w:rPr>
        <w:t>classify</w:t>
      </w:r>
      <w:r>
        <w:rPr>
          <w:rFonts w:ascii="Bookman Old Style"/>
          <w:spacing w:val="-9"/>
          <w:sz w:val="16"/>
        </w:rPr>
        <w:t xml:space="preserve"> </w:t>
      </w:r>
      <w:r>
        <w:rPr>
          <w:rFonts w:ascii="Bookman Old Style"/>
          <w:spacing w:val="-4"/>
          <w:sz w:val="16"/>
        </w:rPr>
        <w:t>study</w:t>
      </w:r>
      <w:r>
        <w:rPr>
          <w:rFonts w:ascii="Bookman Old Style"/>
          <w:spacing w:val="-8"/>
          <w:sz w:val="16"/>
        </w:rPr>
        <w:t xml:space="preserve"> </w:t>
      </w:r>
      <w:r>
        <w:rPr>
          <w:rFonts w:ascii="Bookman Old Style"/>
          <w:spacing w:val="-4"/>
          <w:sz w:val="16"/>
        </w:rPr>
        <w:t>records</w:t>
      </w:r>
      <w:r>
        <w:rPr>
          <w:rFonts w:ascii="Bookman Old Style"/>
          <w:spacing w:val="-9"/>
          <w:sz w:val="16"/>
        </w:rPr>
        <w:t xml:space="preserve"> </w:t>
      </w:r>
      <w:r>
        <w:rPr>
          <w:rFonts w:ascii="Bookman Old Style"/>
          <w:spacing w:val="-4"/>
          <w:sz w:val="16"/>
        </w:rPr>
        <w:t>during</w:t>
      </w:r>
      <w:r>
        <w:rPr>
          <w:rFonts w:ascii="Bookman Old Style"/>
          <w:spacing w:val="-9"/>
          <w:sz w:val="16"/>
        </w:rPr>
        <w:t xml:space="preserve"> </w:t>
      </w:r>
      <w:r>
        <w:rPr>
          <w:rFonts w:ascii="Bookman Old Style"/>
          <w:spacing w:val="-4"/>
          <w:sz w:val="16"/>
        </w:rPr>
        <w:t>title/abstract</w:t>
      </w:r>
      <w:r>
        <w:rPr>
          <w:rFonts w:ascii="Bookman Old Style"/>
          <w:spacing w:val="-9"/>
          <w:sz w:val="16"/>
        </w:rPr>
        <w:t xml:space="preserve"> </w:t>
      </w:r>
      <w:r>
        <w:rPr>
          <w:rFonts w:ascii="Bookman Old Style"/>
          <w:spacing w:val="-4"/>
          <w:sz w:val="16"/>
        </w:rPr>
        <w:t>or</w:t>
      </w:r>
      <w:r>
        <w:rPr>
          <w:rFonts w:ascii="Bookman Old Style"/>
          <w:spacing w:val="-8"/>
          <w:sz w:val="16"/>
        </w:rPr>
        <w:t xml:space="preserve"> </w:t>
      </w:r>
      <w:r>
        <w:rPr>
          <w:rFonts w:ascii="Bookman Old Style"/>
          <w:spacing w:val="-4"/>
          <w:sz w:val="16"/>
        </w:rPr>
        <w:t>full-text</w:t>
      </w:r>
      <w:r>
        <w:rPr>
          <w:rFonts w:ascii="Bookman Old Style"/>
          <w:spacing w:val="-9"/>
          <w:sz w:val="16"/>
        </w:rPr>
        <w:t xml:space="preserve"> </w:t>
      </w:r>
      <w:r>
        <w:rPr>
          <w:rFonts w:ascii="Bookman Old Style"/>
          <w:spacing w:val="-4"/>
          <w:sz w:val="16"/>
        </w:rPr>
        <w:t>screening,</w:t>
      </w:r>
      <w:r>
        <w:rPr>
          <w:rFonts w:ascii="Bookman Old Style"/>
          <w:spacing w:val="-9"/>
          <w:sz w:val="16"/>
        </w:rPr>
        <w:t xml:space="preserve"> </w:t>
      </w:r>
      <w:r>
        <w:rPr>
          <w:rFonts w:ascii="Bookman Old Style"/>
          <w:spacing w:val="-4"/>
          <w:sz w:val="16"/>
        </w:rPr>
        <w:t>and</w:t>
      </w:r>
      <w:r>
        <w:rPr>
          <w:rFonts w:ascii="Bookman Old Style"/>
          <w:spacing w:val="-9"/>
          <w:sz w:val="16"/>
        </w:rPr>
        <w:t xml:space="preserve"> </w:t>
      </w:r>
      <w:r>
        <w:rPr>
          <w:rFonts w:ascii="Bookman Old Style"/>
          <w:spacing w:val="-4"/>
          <w:sz w:val="16"/>
        </w:rPr>
        <w:t>extract</w:t>
      </w:r>
      <w:r>
        <w:rPr>
          <w:rFonts w:ascii="Bookman Old Style"/>
          <w:spacing w:val="-8"/>
          <w:sz w:val="16"/>
        </w:rPr>
        <w:t xml:space="preserve"> </w:t>
      </w:r>
      <w:r>
        <w:rPr>
          <w:rFonts w:ascii="Bookman Old Style"/>
          <w:spacing w:val="-4"/>
          <w:sz w:val="16"/>
        </w:rPr>
        <w:t xml:space="preserve">structured </w:t>
      </w:r>
      <w:r>
        <w:rPr>
          <w:rFonts w:ascii="Bookman Old Style"/>
          <w:sz w:val="16"/>
        </w:rPr>
        <w:t>information</w:t>
      </w:r>
      <w:r>
        <w:rPr>
          <w:rFonts w:ascii="Bookman Old Style"/>
          <w:spacing w:val="-8"/>
          <w:sz w:val="16"/>
        </w:rPr>
        <w:t xml:space="preserve"> </w:t>
      </w:r>
      <w:r>
        <w:rPr>
          <w:rFonts w:ascii="Bookman Old Style"/>
          <w:sz w:val="16"/>
        </w:rPr>
        <w:t>from</w:t>
      </w:r>
      <w:r>
        <w:rPr>
          <w:rFonts w:ascii="Bookman Old Style"/>
          <w:spacing w:val="-8"/>
          <w:sz w:val="16"/>
        </w:rPr>
        <w:t xml:space="preserve"> </w:t>
      </w:r>
      <w:r>
        <w:rPr>
          <w:rFonts w:ascii="Bookman Old Style"/>
          <w:sz w:val="16"/>
        </w:rPr>
        <w:t>included</w:t>
      </w:r>
      <w:r>
        <w:rPr>
          <w:rFonts w:ascii="Bookman Old Style"/>
          <w:spacing w:val="-8"/>
          <w:sz w:val="16"/>
        </w:rPr>
        <w:t xml:space="preserve"> </w:t>
      </w:r>
      <w:r>
        <w:rPr>
          <w:rFonts w:ascii="Bookman Old Style"/>
          <w:sz w:val="16"/>
        </w:rPr>
        <w:t>studies.</w:t>
      </w:r>
    </w:p>
    <w:p w14:paraId="10523A90" w14:textId="77777777" w:rsidR="00EF4BD5" w:rsidRDefault="00EF4BD5">
      <w:pPr>
        <w:pStyle w:val="BodyText"/>
        <w:spacing w:before="93"/>
        <w:jc w:val="left"/>
        <w:rPr>
          <w:rFonts w:ascii="Bookman Old Style"/>
          <w:sz w:val="16"/>
        </w:rPr>
      </w:pPr>
    </w:p>
    <w:p w14:paraId="3D9D63E7" w14:textId="77777777" w:rsidR="00EF4BD5" w:rsidRDefault="00000000">
      <w:pPr>
        <w:pStyle w:val="BodyText"/>
        <w:spacing w:line="254" w:lineRule="auto"/>
        <w:ind w:left="91" w:right="427"/>
      </w:pPr>
      <w:r>
        <w:t>parallel,</w:t>
      </w:r>
      <w:r>
        <w:rPr>
          <w:spacing w:val="-13"/>
        </w:rPr>
        <w:t xml:space="preserve"> </w:t>
      </w:r>
      <w:r>
        <w:t>organizations</w:t>
      </w:r>
      <w:r>
        <w:rPr>
          <w:spacing w:val="-12"/>
        </w:rPr>
        <w:t xml:space="preserve"> </w:t>
      </w:r>
      <w:r>
        <w:t>like</w:t>
      </w:r>
      <w:r>
        <w:rPr>
          <w:spacing w:val="-12"/>
        </w:rPr>
        <w:t xml:space="preserve"> </w:t>
      </w:r>
      <w:r>
        <w:t>the</w:t>
      </w:r>
      <w:r>
        <w:rPr>
          <w:spacing w:val="-12"/>
        </w:rPr>
        <w:t xml:space="preserve"> </w:t>
      </w:r>
      <w:r>
        <w:t>National</w:t>
      </w:r>
      <w:r>
        <w:rPr>
          <w:spacing w:val="-12"/>
        </w:rPr>
        <w:t xml:space="preserve"> </w:t>
      </w:r>
      <w:r>
        <w:t>Institute</w:t>
      </w:r>
      <w:r>
        <w:rPr>
          <w:spacing w:val="-12"/>
        </w:rPr>
        <w:t xml:space="preserve"> </w:t>
      </w:r>
      <w:r>
        <w:t>for</w:t>
      </w:r>
      <w:r>
        <w:rPr>
          <w:spacing w:val="-12"/>
        </w:rPr>
        <w:t xml:space="preserve"> </w:t>
      </w:r>
      <w:r>
        <w:t>Health</w:t>
      </w:r>
      <w:r>
        <w:rPr>
          <w:spacing w:val="-12"/>
        </w:rPr>
        <w:t xml:space="preserve"> </w:t>
      </w:r>
      <w:r>
        <w:t>and</w:t>
      </w:r>
      <w:r>
        <w:rPr>
          <w:spacing w:val="-12"/>
        </w:rPr>
        <w:t xml:space="preserve"> </w:t>
      </w:r>
      <w:r>
        <w:t>Care</w:t>
      </w:r>
      <w:r>
        <w:rPr>
          <w:spacing w:val="-12"/>
        </w:rPr>
        <w:t xml:space="preserve"> </w:t>
      </w:r>
      <w:r>
        <w:t>Excellence</w:t>
      </w:r>
      <w:r>
        <w:rPr>
          <w:spacing w:val="-12"/>
        </w:rPr>
        <w:t xml:space="preserve"> </w:t>
      </w:r>
      <w:r>
        <w:t>(NICE)</w:t>
      </w:r>
      <w:r>
        <w:rPr>
          <w:spacing w:val="-12"/>
        </w:rPr>
        <w:t xml:space="preserve"> </w:t>
      </w:r>
      <w:r>
        <w:t>and</w:t>
      </w:r>
      <w:r>
        <w:rPr>
          <w:spacing w:val="-12"/>
        </w:rPr>
        <w:t xml:space="preserve"> </w:t>
      </w:r>
      <w:r>
        <w:t>the</w:t>
      </w:r>
      <w:r>
        <w:rPr>
          <w:spacing w:val="-12"/>
        </w:rPr>
        <w:t xml:space="preserve"> </w:t>
      </w:r>
      <w:r>
        <w:t>National Academies have begun to establish expectations for responsible AI use [</w:t>
      </w:r>
      <w:hyperlink w:anchor="_bookmark29" w:history="1">
        <w:r>
          <w:rPr>
            <w:color w:val="0000FF"/>
          </w:rPr>
          <w:t>31</w:t>
        </w:r>
      </w:hyperlink>
      <w:r>
        <w:t xml:space="preserve">, </w:t>
      </w:r>
      <w:hyperlink w:anchor="_bookmark30" w:history="1">
        <w:r>
          <w:rPr>
            <w:color w:val="0000FF"/>
          </w:rPr>
          <w:t>32</w:t>
        </w:r>
      </w:hyperlink>
      <w:r>
        <w:t xml:space="preserve">]. Yet, despite this rapid </w:t>
      </w:r>
      <w:r>
        <w:rPr>
          <w:spacing w:val="-2"/>
        </w:rPr>
        <w:t>proliferation</w:t>
      </w:r>
      <w:r>
        <w:rPr>
          <w:spacing w:val="-7"/>
        </w:rPr>
        <w:t xml:space="preserve"> </w:t>
      </w:r>
      <w:r>
        <w:rPr>
          <w:spacing w:val="-2"/>
        </w:rPr>
        <w:t>of</w:t>
      </w:r>
      <w:r>
        <w:rPr>
          <w:spacing w:val="-8"/>
        </w:rPr>
        <w:t xml:space="preserve"> </w:t>
      </w:r>
      <w:r>
        <w:rPr>
          <w:spacing w:val="-2"/>
        </w:rPr>
        <w:t>research</w:t>
      </w:r>
      <w:r>
        <w:rPr>
          <w:spacing w:val="-7"/>
        </w:rPr>
        <w:t xml:space="preserve"> </w:t>
      </w:r>
      <w:r>
        <w:rPr>
          <w:spacing w:val="-2"/>
        </w:rPr>
        <w:t>and</w:t>
      </w:r>
      <w:r>
        <w:rPr>
          <w:spacing w:val="-8"/>
        </w:rPr>
        <w:t xml:space="preserve"> </w:t>
      </w:r>
      <w:r>
        <w:rPr>
          <w:spacing w:val="-2"/>
        </w:rPr>
        <w:t>tooling,</w:t>
      </w:r>
      <w:r>
        <w:rPr>
          <w:spacing w:val="-7"/>
        </w:rPr>
        <w:t xml:space="preserve"> </w:t>
      </w:r>
      <w:r>
        <w:rPr>
          <w:spacing w:val="-2"/>
        </w:rPr>
        <w:t>actual</w:t>
      </w:r>
      <w:r>
        <w:rPr>
          <w:spacing w:val="-7"/>
        </w:rPr>
        <w:t xml:space="preserve"> </w:t>
      </w:r>
      <w:r>
        <w:rPr>
          <w:spacing w:val="-2"/>
        </w:rPr>
        <w:t>adoption</w:t>
      </w:r>
      <w:r>
        <w:rPr>
          <w:spacing w:val="-8"/>
        </w:rPr>
        <w:t xml:space="preserve"> </w:t>
      </w:r>
      <w:r>
        <w:rPr>
          <w:spacing w:val="-2"/>
        </w:rPr>
        <w:t>in</w:t>
      </w:r>
      <w:r>
        <w:rPr>
          <w:spacing w:val="-7"/>
        </w:rPr>
        <w:t xml:space="preserve"> </w:t>
      </w:r>
      <w:r>
        <w:rPr>
          <w:spacing w:val="-2"/>
        </w:rPr>
        <w:t>published</w:t>
      </w:r>
      <w:r>
        <w:rPr>
          <w:spacing w:val="-7"/>
        </w:rPr>
        <w:t xml:space="preserve"> </w:t>
      </w:r>
      <w:r>
        <w:rPr>
          <w:spacing w:val="-2"/>
        </w:rPr>
        <w:t>evidence</w:t>
      </w:r>
      <w:r>
        <w:rPr>
          <w:spacing w:val="-7"/>
        </w:rPr>
        <w:t xml:space="preserve"> </w:t>
      </w:r>
      <w:r>
        <w:rPr>
          <w:spacing w:val="-2"/>
        </w:rPr>
        <w:t>syntheses</w:t>
      </w:r>
      <w:r>
        <w:rPr>
          <w:spacing w:val="-7"/>
        </w:rPr>
        <w:t xml:space="preserve"> </w:t>
      </w:r>
      <w:r>
        <w:rPr>
          <w:spacing w:val="-2"/>
        </w:rPr>
        <w:t>remains</w:t>
      </w:r>
      <w:r>
        <w:rPr>
          <w:spacing w:val="-7"/>
        </w:rPr>
        <w:t xml:space="preserve"> </w:t>
      </w:r>
      <w:r>
        <w:rPr>
          <w:spacing w:val="-2"/>
        </w:rPr>
        <w:t>limited</w:t>
      </w:r>
      <w:r>
        <w:rPr>
          <w:spacing w:val="-8"/>
        </w:rPr>
        <w:t xml:space="preserve"> </w:t>
      </w:r>
      <w:r>
        <w:rPr>
          <w:spacing w:val="-2"/>
        </w:rPr>
        <w:t xml:space="preserve">and </w:t>
      </w:r>
      <w:r>
        <w:t>inconsistently reported [</w:t>
      </w:r>
      <w:hyperlink w:anchor="_bookmark31" w:history="1">
        <w:r>
          <w:rPr>
            <w:color w:val="0000FF"/>
          </w:rPr>
          <w:t>33</w:t>
        </w:r>
      </w:hyperlink>
      <w:r>
        <w:t xml:space="preserve">, </w:t>
      </w:r>
      <w:hyperlink w:anchor="_bookmark32" w:history="1">
        <w:r>
          <w:rPr>
            <w:color w:val="0000FF"/>
          </w:rPr>
          <w:t>34</w:t>
        </w:r>
      </w:hyperlink>
      <w:r>
        <w:t>].</w:t>
      </w:r>
    </w:p>
    <w:p w14:paraId="5A0E7A98" w14:textId="77777777" w:rsidR="00EF4BD5" w:rsidRDefault="00000000">
      <w:pPr>
        <w:pStyle w:val="BodyText"/>
        <w:spacing w:line="254" w:lineRule="auto"/>
        <w:ind w:left="91" w:right="427" w:firstLine="298"/>
      </w:pPr>
      <w:r>
        <w:t>In this perspective, we argue that current AI systems are not yet ready to conduct end-to-end sys</w:t>
      </w:r>
      <w:r>
        <w:softHyphen/>
        <w:t>tematic reviews and meta-analyses. We provide a brief overview of the current landscape of AI-assisted automation for SR and MA, but focus primarily on tasks that are critical to the SR process yet remain understudied.</w:t>
      </w:r>
      <w:r>
        <w:rPr>
          <w:spacing w:val="-5"/>
        </w:rPr>
        <w:t xml:space="preserve"> </w:t>
      </w:r>
      <w:r>
        <w:t>We</w:t>
      </w:r>
      <w:r>
        <w:rPr>
          <w:spacing w:val="-5"/>
        </w:rPr>
        <w:t xml:space="preserve"> </w:t>
      </w:r>
      <w:r>
        <w:t>write</w:t>
      </w:r>
      <w:r>
        <w:rPr>
          <w:spacing w:val="-5"/>
        </w:rPr>
        <w:t xml:space="preserve"> </w:t>
      </w:r>
      <w:r>
        <w:t>with</w:t>
      </w:r>
      <w:r>
        <w:rPr>
          <w:spacing w:val="-5"/>
        </w:rPr>
        <w:t xml:space="preserve"> </w:t>
      </w:r>
      <w:r>
        <w:t>two</w:t>
      </w:r>
      <w:r>
        <w:rPr>
          <w:spacing w:val="-5"/>
        </w:rPr>
        <w:t xml:space="preserve"> </w:t>
      </w:r>
      <w:r>
        <w:t>audiences</w:t>
      </w:r>
      <w:r>
        <w:rPr>
          <w:spacing w:val="-5"/>
        </w:rPr>
        <w:t xml:space="preserve"> </w:t>
      </w:r>
      <w:r>
        <w:t>in</w:t>
      </w:r>
      <w:r>
        <w:rPr>
          <w:spacing w:val="-5"/>
        </w:rPr>
        <w:t xml:space="preserve"> </w:t>
      </w:r>
      <w:r>
        <w:t>mind.</w:t>
      </w:r>
      <w:r>
        <w:rPr>
          <w:spacing w:val="-5"/>
        </w:rPr>
        <w:t xml:space="preserve"> </w:t>
      </w:r>
      <w:r>
        <w:t>For</w:t>
      </w:r>
      <w:r>
        <w:rPr>
          <w:spacing w:val="-5"/>
        </w:rPr>
        <w:t xml:space="preserve"> </w:t>
      </w:r>
      <w:r>
        <w:t>systematic</w:t>
      </w:r>
      <w:r>
        <w:rPr>
          <w:spacing w:val="-5"/>
        </w:rPr>
        <w:t xml:space="preserve"> </w:t>
      </w:r>
      <w:r>
        <w:t>reviewers,</w:t>
      </w:r>
      <w:r>
        <w:rPr>
          <w:spacing w:val="-5"/>
        </w:rPr>
        <w:t xml:space="preserve"> </w:t>
      </w:r>
      <w:r>
        <w:t>healthcare</w:t>
      </w:r>
      <w:r>
        <w:rPr>
          <w:spacing w:val="-5"/>
        </w:rPr>
        <w:t xml:space="preserve"> </w:t>
      </w:r>
      <w:r>
        <w:t xml:space="preserve">professionals, </w:t>
      </w:r>
      <w:r>
        <w:rPr>
          <w:spacing w:val="-2"/>
        </w:rPr>
        <w:t>and</w:t>
      </w:r>
      <w:r>
        <w:rPr>
          <w:spacing w:val="-3"/>
        </w:rPr>
        <w:t xml:space="preserve"> </w:t>
      </w:r>
      <w:r>
        <w:rPr>
          <w:spacing w:val="-2"/>
        </w:rPr>
        <w:t>others</w:t>
      </w:r>
      <w:r>
        <w:rPr>
          <w:spacing w:val="-3"/>
        </w:rPr>
        <w:t xml:space="preserve"> </w:t>
      </w:r>
      <w:r>
        <w:rPr>
          <w:spacing w:val="-2"/>
        </w:rPr>
        <w:t>considering</w:t>
      </w:r>
      <w:r>
        <w:rPr>
          <w:spacing w:val="-4"/>
        </w:rPr>
        <w:t xml:space="preserve"> </w:t>
      </w:r>
      <w:r>
        <w:rPr>
          <w:spacing w:val="-2"/>
        </w:rPr>
        <w:t>AI-assisted</w:t>
      </w:r>
      <w:r>
        <w:rPr>
          <w:spacing w:val="-4"/>
        </w:rPr>
        <w:t xml:space="preserve"> </w:t>
      </w:r>
      <w:r>
        <w:rPr>
          <w:spacing w:val="-2"/>
        </w:rPr>
        <w:t>tools,</w:t>
      </w:r>
      <w:r>
        <w:rPr>
          <w:spacing w:val="-3"/>
        </w:rPr>
        <w:t xml:space="preserve"> </w:t>
      </w:r>
      <w:r>
        <w:rPr>
          <w:spacing w:val="-2"/>
        </w:rPr>
        <w:t>we</w:t>
      </w:r>
      <w:r>
        <w:rPr>
          <w:spacing w:val="-3"/>
        </w:rPr>
        <w:t xml:space="preserve"> </w:t>
      </w:r>
      <w:r>
        <w:rPr>
          <w:spacing w:val="-2"/>
        </w:rPr>
        <w:t>hope</w:t>
      </w:r>
      <w:r>
        <w:rPr>
          <w:spacing w:val="-3"/>
        </w:rPr>
        <w:t xml:space="preserve"> </w:t>
      </w:r>
      <w:r>
        <w:rPr>
          <w:spacing w:val="-2"/>
        </w:rPr>
        <w:t>to</w:t>
      </w:r>
      <w:r>
        <w:rPr>
          <w:spacing w:val="-4"/>
        </w:rPr>
        <w:t xml:space="preserve"> </w:t>
      </w:r>
      <w:r>
        <w:rPr>
          <w:spacing w:val="-2"/>
        </w:rPr>
        <w:t>clarify</w:t>
      </w:r>
      <w:r>
        <w:rPr>
          <w:spacing w:val="-3"/>
        </w:rPr>
        <w:t xml:space="preserve"> </w:t>
      </w:r>
      <w:r>
        <w:rPr>
          <w:spacing w:val="-2"/>
        </w:rPr>
        <w:t>what</w:t>
      </w:r>
      <w:r>
        <w:rPr>
          <w:spacing w:val="-3"/>
        </w:rPr>
        <w:t xml:space="preserve"> </w:t>
      </w:r>
      <w:r>
        <w:rPr>
          <w:spacing w:val="-2"/>
        </w:rPr>
        <w:t>can</w:t>
      </w:r>
      <w:r>
        <w:rPr>
          <w:spacing w:val="-3"/>
        </w:rPr>
        <w:t xml:space="preserve"> </w:t>
      </w:r>
      <w:r>
        <w:rPr>
          <w:spacing w:val="-2"/>
        </w:rPr>
        <w:t>reasonably</w:t>
      </w:r>
      <w:r>
        <w:rPr>
          <w:spacing w:val="-4"/>
        </w:rPr>
        <w:t xml:space="preserve"> </w:t>
      </w:r>
      <w:r>
        <w:rPr>
          <w:spacing w:val="-2"/>
        </w:rPr>
        <w:t>be</w:t>
      </w:r>
      <w:r>
        <w:rPr>
          <w:spacing w:val="-3"/>
        </w:rPr>
        <w:t xml:space="preserve"> </w:t>
      </w:r>
      <w:r>
        <w:rPr>
          <w:spacing w:val="-2"/>
        </w:rPr>
        <w:t>expected</w:t>
      </w:r>
      <w:r>
        <w:rPr>
          <w:spacing w:val="-3"/>
        </w:rPr>
        <w:t xml:space="preserve"> </w:t>
      </w:r>
      <w:r>
        <w:rPr>
          <w:spacing w:val="-2"/>
        </w:rPr>
        <w:t>from</w:t>
      </w:r>
      <w:r>
        <w:rPr>
          <w:spacing w:val="-4"/>
        </w:rPr>
        <w:t xml:space="preserve"> </w:t>
      </w:r>
      <w:r>
        <w:rPr>
          <w:spacing w:val="-2"/>
        </w:rPr>
        <w:t xml:space="preserve">current </w:t>
      </w:r>
      <w:r>
        <w:t>systems and where caution is still warranted. For AI researchers, we hope to highlight where effort has been overinvested and redirect attention toward these underexplored tasks.</w:t>
      </w:r>
    </w:p>
    <w:p w14:paraId="788205B6" w14:textId="77777777" w:rsidR="00EF4BD5" w:rsidRDefault="00EF4BD5">
      <w:pPr>
        <w:pStyle w:val="BodyText"/>
        <w:spacing w:before="2"/>
        <w:jc w:val="left"/>
      </w:pPr>
    </w:p>
    <w:p w14:paraId="2F2217EC" w14:textId="77777777" w:rsidR="00EF4BD5" w:rsidRDefault="00000000">
      <w:pPr>
        <w:pStyle w:val="Heading1"/>
        <w:numPr>
          <w:ilvl w:val="0"/>
          <w:numId w:val="2"/>
        </w:numPr>
        <w:tabs>
          <w:tab w:val="left" w:pos="405"/>
        </w:tabs>
        <w:ind w:left="405" w:hanging="314"/>
        <w:jc w:val="left"/>
      </w:pPr>
      <w:bookmarkStart w:id="2" w:name="Current_landscape_of_AI-assisted_systema"/>
      <w:bookmarkEnd w:id="2"/>
      <w:r>
        <w:rPr>
          <w:w w:val="105"/>
        </w:rPr>
        <w:t>Current</w:t>
      </w:r>
      <w:r>
        <w:rPr>
          <w:spacing w:val="41"/>
          <w:w w:val="105"/>
        </w:rPr>
        <w:t xml:space="preserve"> </w:t>
      </w:r>
      <w:r>
        <w:rPr>
          <w:w w:val="105"/>
        </w:rPr>
        <w:t>landscape</w:t>
      </w:r>
      <w:r>
        <w:rPr>
          <w:spacing w:val="42"/>
          <w:w w:val="105"/>
        </w:rPr>
        <w:t xml:space="preserve"> </w:t>
      </w:r>
      <w:r>
        <w:rPr>
          <w:w w:val="105"/>
        </w:rPr>
        <w:t>of</w:t>
      </w:r>
      <w:r>
        <w:rPr>
          <w:spacing w:val="42"/>
          <w:w w:val="105"/>
        </w:rPr>
        <w:t xml:space="preserve"> </w:t>
      </w:r>
      <w:r>
        <w:rPr>
          <w:w w:val="105"/>
        </w:rPr>
        <w:t>AI-assisted</w:t>
      </w:r>
      <w:r>
        <w:rPr>
          <w:spacing w:val="42"/>
          <w:w w:val="105"/>
        </w:rPr>
        <w:t xml:space="preserve"> </w:t>
      </w:r>
      <w:r>
        <w:rPr>
          <w:w w:val="105"/>
        </w:rPr>
        <w:t>systematic</w:t>
      </w:r>
      <w:r>
        <w:rPr>
          <w:spacing w:val="42"/>
          <w:w w:val="105"/>
        </w:rPr>
        <w:t xml:space="preserve"> </w:t>
      </w:r>
      <w:r>
        <w:rPr>
          <w:spacing w:val="-2"/>
          <w:w w:val="105"/>
        </w:rPr>
        <w:t>review</w:t>
      </w:r>
    </w:p>
    <w:p w14:paraId="49FC7580" w14:textId="77777777" w:rsidR="00EF4BD5" w:rsidRDefault="00000000">
      <w:pPr>
        <w:pStyle w:val="Heading3"/>
        <w:numPr>
          <w:ilvl w:val="1"/>
          <w:numId w:val="2"/>
        </w:numPr>
        <w:tabs>
          <w:tab w:val="left" w:pos="570"/>
        </w:tabs>
        <w:spacing w:before="160"/>
        <w:ind w:left="570" w:hanging="479"/>
        <w:jc w:val="left"/>
      </w:pPr>
      <w:bookmarkStart w:id="3" w:name="Searching,_screening_and_extraction_domi"/>
      <w:bookmarkEnd w:id="3"/>
      <w:r>
        <w:rPr>
          <w:w w:val="105"/>
        </w:rPr>
        <w:t>Searching,</w:t>
      </w:r>
      <w:r>
        <w:rPr>
          <w:spacing w:val="37"/>
          <w:w w:val="105"/>
        </w:rPr>
        <w:t xml:space="preserve"> </w:t>
      </w:r>
      <w:r>
        <w:rPr>
          <w:w w:val="105"/>
        </w:rPr>
        <w:t>screening</w:t>
      </w:r>
      <w:r>
        <w:rPr>
          <w:spacing w:val="37"/>
          <w:w w:val="105"/>
        </w:rPr>
        <w:t xml:space="preserve"> </w:t>
      </w:r>
      <w:r>
        <w:rPr>
          <w:w w:val="105"/>
        </w:rPr>
        <w:t>and</w:t>
      </w:r>
      <w:r>
        <w:rPr>
          <w:spacing w:val="37"/>
          <w:w w:val="105"/>
        </w:rPr>
        <w:t xml:space="preserve"> </w:t>
      </w:r>
      <w:r>
        <w:rPr>
          <w:w w:val="105"/>
        </w:rPr>
        <w:t>extraction</w:t>
      </w:r>
      <w:r>
        <w:rPr>
          <w:spacing w:val="37"/>
          <w:w w:val="105"/>
        </w:rPr>
        <w:t xml:space="preserve"> </w:t>
      </w:r>
      <w:r>
        <w:rPr>
          <w:w w:val="105"/>
        </w:rPr>
        <w:t>dominate</w:t>
      </w:r>
      <w:r>
        <w:rPr>
          <w:spacing w:val="37"/>
          <w:w w:val="105"/>
        </w:rPr>
        <w:t xml:space="preserve"> </w:t>
      </w:r>
      <w:r>
        <w:rPr>
          <w:w w:val="105"/>
        </w:rPr>
        <w:t>current</w:t>
      </w:r>
      <w:r>
        <w:rPr>
          <w:spacing w:val="38"/>
          <w:w w:val="105"/>
        </w:rPr>
        <w:t xml:space="preserve"> </w:t>
      </w:r>
      <w:r>
        <w:rPr>
          <w:spacing w:val="-2"/>
          <w:w w:val="105"/>
        </w:rPr>
        <w:t>research</w:t>
      </w:r>
    </w:p>
    <w:p w14:paraId="75349540" w14:textId="77777777" w:rsidR="00EF4BD5" w:rsidRDefault="00000000">
      <w:pPr>
        <w:pStyle w:val="BodyText"/>
        <w:spacing w:before="112" w:line="254" w:lineRule="auto"/>
        <w:ind w:left="91" w:right="427"/>
      </w:pPr>
      <w:r>
        <w:rPr>
          <w:spacing w:val="-2"/>
        </w:rPr>
        <w:t>Research on LLM-assisted systematic reviews has concentrated heavily on three stages: literature search</w:t>
      </w:r>
      <w:r>
        <w:rPr>
          <w:spacing w:val="-2"/>
        </w:rPr>
        <w:softHyphen/>
      </w:r>
      <w:r>
        <w:t>ing, study screening (at the title/abstract or full-text level), and data extraction [</w:t>
      </w:r>
      <w:hyperlink w:anchor="_bookmark19" w:history="1">
        <w:r>
          <w:rPr>
            <w:color w:val="0000FF"/>
          </w:rPr>
          <w:t>16</w:t>
        </w:r>
      </w:hyperlink>
      <w:r>
        <w:t xml:space="preserve">, </w:t>
      </w:r>
      <w:hyperlink w:anchor="_bookmark22" w:history="1">
        <w:r>
          <w:rPr>
            <w:color w:val="0000FF"/>
          </w:rPr>
          <w:t>22</w:t>
        </w:r>
      </w:hyperlink>
      <w:r>
        <w:t xml:space="preserve">, </w:t>
      </w:r>
      <w:hyperlink w:anchor="_bookmark28" w:history="1">
        <w:r>
          <w:rPr>
            <w:color w:val="0000FF"/>
          </w:rPr>
          <w:t>30</w:t>
        </w:r>
      </w:hyperlink>
      <w:r>
        <w:t xml:space="preserve">]. Figure </w:t>
      </w:r>
      <w:hyperlink w:anchor="_bookmark0" w:history="1">
        <w:r>
          <w:rPr>
            <w:color w:val="0000FF"/>
          </w:rPr>
          <w:t>1</w:t>
        </w:r>
      </w:hyperlink>
      <w:r>
        <w:rPr>
          <w:color w:val="0000FF"/>
        </w:rPr>
        <w:t xml:space="preserve"> </w:t>
      </w:r>
      <w:r>
        <w:t>summarizes the typical roles of LLMs at each stage. In literature searching, LLMs have primarily been used as query-formulation assistants rather than as retrieval systems in their own right. Given a review question,</w:t>
      </w:r>
      <w:r>
        <w:rPr>
          <w:spacing w:val="-13"/>
        </w:rPr>
        <w:t xml:space="preserve"> </w:t>
      </w:r>
      <w:r>
        <w:t>the</w:t>
      </w:r>
      <w:r>
        <w:rPr>
          <w:spacing w:val="-12"/>
        </w:rPr>
        <w:t xml:space="preserve"> </w:t>
      </w:r>
      <w:r>
        <w:t>model</w:t>
      </w:r>
      <w:r>
        <w:rPr>
          <w:spacing w:val="-12"/>
        </w:rPr>
        <w:t xml:space="preserve"> </w:t>
      </w:r>
      <w:r>
        <w:t>identifies</w:t>
      </w:r>
      <w:r>
        <w:rPr>
          <w:spacing w:val="-12"/>
        </w:rPr>
        <w:t xml:space="preserve"> </w:t>
      </w:r>
      <w:r>
        <w:t>the</w:t>
      </w:r>
      <w:r>
        <w:rPr>
          <w:spacing w:val="-12"/>
        </w:rPr>
        <w:t xml:space="preserve"> </w:t>
      </w:r>
      <w:r>
        <w:t>main</w:t>
      </w:r>
      <w:r>
        <w:rPr>
          <w:spacing w:val="-12"/>
        </w:rPr>
        <w:t xml:space="preserve"> </w:t>
      </w:r>
      <w:r>
        <w:t>searchable</w:t>
      </w:r>
      <w:r>
        <w:rPr>
          <w:spacing w:val="-12"/>
        </w:rPr>
        <w:t xml:space="preserve"> </w:t>
      </w:r>
      <w:r>
        <w:t>concepts,</w:t>
      </w:r>
      <w:r>
        <w:rPr>
          <w:spacing w:val="-12"/>
        </w:rPr>
        <w:t xml:space="preserve"> </w:t>
      </w:r>
      <w:r>
        <w:t>proposes</w:t>
      </w:r>
      <w:r>
        <w:rPr>
          <w:spacing w:val="-12"/>
        </w:rPr>
        <w:t xml:space="preserve"> </w:t>
      </w:r>
      <w:r>
        <w:t>free-text</w:t>
      </w:r>
      <w:r>
        <w:rPr>
          <w:spacing w:val="-12"/>
        </w:rPr>
        <w:t xml:space="preserve"> </w:t>
      </w:r>
      <w:r>
        <w:t>synonyms,</w:t>
      </w:r>
      <w:r>
        <w:rPr>
          <w:spacing w:val="-12"/>
        </w:rPr>
        <w:t xml:space="preserve"> </w:t>
      </w:r>
      <w:r>
        <w:t>and</w:t>
      </w:r>
      <w:r>
        <w:rPr>
          <w:spacing w:val="-12"/>
        </w:rPr>
        <w:t xml:space="preserve"> </w:t>
      </w:r>
      <w:r>
        <w:t>generates Boolean queries for conventional bibliographic databases [</w:t>
      </w:r>
      <w:hyperlink w:anchor="_bookmark33" w:history="1">
        <w:r>
          <w:rPr>
            <w:color w:val="0000FF"/>
          </w:rPr>
          <w:t>35</w:t>
        </w:r>
      </w:hyperlink>
      <w:r>
        <w:t>–</w:t>
      </w:r>
      <w:hyperlink w:anchor="_bookmark34" w:history="1">
        <w:r>
          <w:rPr>
            <w:color w:val="0000FF"/>
          </w:rPr>
          <w:t>38</w:t>
        </w:r>
      </w:hyperlink>
      <w:r>
        <w:t>]. The generated queries are generally evaluated</w:t>
      </w:r>
      <w:r>
        <w:rPr>
          <w:spacing w:val="-13"/>
        </w:rPr>
        <w:t xml:space="preserve"> </w:t>
      </w:r>
      <w:r>
        <w:t>on</w:t>
      </w:r>
      <w:r>
        <w:rPr>
          <w:spacing w:val="-12"/>
        </w:rPr>
        <w:t xml:space="preserve"> </w:t>
      </w:r>
      <w:r>
        <w:t>benchmark</w:t>
      </w:r>
      <w:r>
        <w:rPr>
          <w:spacing w:val="-12"/>
        </w:rPr>
        <w:t xml:space="preserve"> </w:t>
      </w:r>
      <w:r>
        <w:t>collections</w:t>
      </w:r>
      <w:r>
        <w:rPr>
          <w:spacing w:val="-12"/>
        </w:rPr>
        <w:t xml:space="preserve"> </w:t>
      </w:r>
      <w:r>
        <w:t>derived</w:t>
      </w:r>
      <w:r>
        <w:rPr>
          <w:spacing w:val="-12"/>
        </w:rPr>
        <w:t xml:space="preserve"> </w:t>
      </w:r>
      <w:r>
        <w:t>from</w:t>
      </w:r>
      <w:r>
        <w:rPr>
          <w:spacing w:val="-12"/>
        </w:rPr>
        <w:t xml:space="preserve"> </w:t>
      </w:r>
      <w:r>
        <w:t>previously</w:t>
      </w:r>
      <w:r>
        <w:rPr>
          <w:spacing w:val="-12"/>
        </w:rPr>
        <w:t xml:space="preserve"> </w:t>
      </w:r>
      <w:r>
        <w:t>completed</w:t>
      </w:r>
      <w:r>
        <w:rPr>
          <w:spacing w:val="-12"/>
        </w:rPr>
        <w:t xml:space="preserve"> </w:t>
      </w:r>
      <w:r>
        <w:t>reviews</w:t>
      </w:r>
      <w:r>
        <w:rPr>
          <w:spacing w:val="-12"/>
        </w:rPr>
        <w:t xml:space="preserve"> </w:t>
      </w:r>
      <w:r>
        <w:t>by</w:t>
      </w:r>
      <w:r>
        <w:rPr>
          <w:spacing w:val="-12"/>
        </w:rPr>
        <w:t xml:space="preserve"> </w:t>
      </w:r>
      <w:r>
        <w:t>measuring</w:t>
      </w:r>
      <w:r>
        <w:rPr>
          <w:spacing w:val="-12"/>
        </w:rPr>
        <w:t xml:space="preserve"> </w:t>
      </w:r>
      <w:r>
        <w:t>recall,</w:t>
      </w:r>
      <w:r>
        <w:rPr>
          <w:spacing w:val="-12"/>
        </w:rPr>
        <w:t xml:space="preserve"> </w:t>
      </w:r>
      <w:r>
        <w:t>pre</w:t>
      </w:r>
      <w:r>
        <w:softHyphen/>
      </w:r>
      <w:r>
        <w:rPr>
          <w:spacing w:val="-2"/>
        </w:rPr>
        <w:t>cision,</w:t>
      </w:r>
      <w:r>
        <w:rPr>
          <w:spacing w:val="-5"/>
        </w:rPr>
        <w:t xml:space="preserve"> </w:t>
      </w:r>
      <w:r>
        <w:rPr>
          <w:spacing w:val="-2"/>
        </w:rPr>
        <w:t>and</w:t>
      </w:r>
      <w:r>
        <w:rPr>
          <w:spacing w:val="-5"/>
        </w:rPr>
        <w:t xml:space="preserve"> </w:t>
      </w:r>
      <w:r>
        <w:rPr>
          <w:spacing w:val="-2"/>
        </w:rPr>
        <w:t>F-scores.</w:t>
      </w:r>
      <w:r>
        <w:rPr>
          <w:spacing w:val="-5"/>
        </w:rPr>
        <w:t xml:space="preserve"> </w:t>
      </w:r>
      <w:r>
        <w:rPr>
          <w:spacing w:val="-2"/>
        </w:rPr>
        <w:t>Methodological</w:t>
      </w:r>
      <w:r>
        <w:rPr>
          <w:spacing w:val="-5"/>
        </w:rPr>
        <w:t xml:space="preserve"> </w:t>
      </w:r>
      <w:r>
        <w:rPr>
          <w:spacing w:val="-2"/>
        </w:rPr>
        <w:t>contributions</w:t>
      </w:r>
      <w:r>
        <w:rPr>
          <w:spacing w:val="-5"/>
        </w:rPr>
        <w:t xml:space="preserve"> </w:t>
      </w:r>
      <w:r>
        <w:rPr>
          <w:spacing w:val="-2"/>
        </w:rPr>
        <w:t>have</w:t>
      </w:r>
      <w:r>
        <w:rPr>
          <w:spacing w:val="-5"/>
        </w:rPr>
        <w:t xml:space="preserve"> </w:t>
      </w:r>
      <w:r>
        <w:rPr>
          <w:spacing w:val="-2"/>
        </w:rPr>
        <w:t>focused</w:t>
      </w:r>
      <w:r>
        <w:rPr>
          <w:spacing w:val="-5"/>
        </w:rPr>
        <w:t xml:space="preserve"> </w:t>
      </w:r>
      <w:r>
        <w:rPr>
          <w:spacing w:val="-2"/>
        </w:rPr>
        <w:t>on</w:t>
      </w:r>
      <w:r>
        <w:rPr>
          <w:spacing w:val="-5"/>
        </w:rPr>
        <w:t xml:space="preserve"> </w:t>
      </w:r>
      <w:r>
        <w:rPr>
          <w:spacing w:val="-2"/>
        </w:rPr>
        <w:t>developing</w:t>
      </w:r>
      <w:r>
        <w:rPr>
          <w:spacing w:val="-5"/>
        </w:rPr>
        <w:t xml:space="preserve"> </w:t>
      </w:r>
      <w:r>
        <w:rPr>
          <w:spacing w:val="-2"/>
        </w:rPr>
        <w:t>and</w:t>
      </w:r>
      <w:r>
        <w:rPr>
          <w:spacing w:val="-5"/>
        </w:rPr>
        <w:t xml:space="preserve"> </w:t>
      </w:r>
      <w:r>
        <w:rPr>
          <w:spacing w:val="-2"/>
        </w:rPr>
        <w:t>comparing</w:t>
      </w:r>
      <w:r>
        <w:rPr>
          <w:spacing w:val="-5"/>
        </w:rPr>
        <w:t xml:space="preserve"> </w:t>
      </w:r>
      <w:r>
        <w:rPr>
          <w:spacing w:val="-2"/>
        </w:rPr>
        <w:t xml:space="preserve">prompting </w:t>
      </w:r>
      <w:r>
        <w:t>strategies for query generation.</w:t>
      </w:r>
    </w:p>
    <w:p w14:paraId="7D4EABB6" w14:textId="77777777" w:rsidR="00EF4BD5" w:rsidRDefault="00000000">
      <w:pPr>
        <w:pStyle w:val="BodyText"/>
        <w:spacing w:line="254" w:lineRule="auto"/>
        <w:ind w:left="91" w:right="426" w:firstLine="298"/>
      </w:pPr>
      <w:r>
        <w:t xml:space="preserve">In study screening, the dominant paradigm treats the LLM as a classifier: the model reads each study alongside the eligibility criteria and produces an inclusion or exclusion decision. Methodological </w:t>
      </w:r>
      <w:r>
        <w:rPr>
          <w:spacing w:val="-2"/>
        </w:rPr>
        <w:t>contributions focus on model configuration and prompt design [</w:t>
      </w:r>
      <w:hyperlink w:anchor="_bookmark35" w:history="1">
        <w:r>
          <w:rPr>
            <w:color w:val="0000FF"/>
            <w:spacing w:val="-2"/>
          </w:rPr>
          <w:t>39</w:t>
        </w:r>
      </w:hyperlink>
      <w:r>
        <w:rPr>
          <w:spacing w:val="-2"/>
        </w:rPr>
        <w:t>–</w:t>
      </w:r>
      <w:hyperlink w:anchor="_bookmark36" w:history="1">
        <w:r>
          <w:rPr>
            <w:color w:val="0000FF"/>
            <w:spacing w:val="-2"/>
          </w:rPr>
          <w:t>45</w:t>
        </w:r>
      </w:hyperlink>
      <w:r>
        <w:rPr>
          <w:spacing w:val="-2"/>
        </w:rPr>
        <w:t>]: zero/few shot prompting, chain-</w:t>
      </w:r>
      <w:r>
        <w:t>of-thought</w:t>
      </w:r>
      <w:r>
        <w:rPr>
          <w:spacing w:val="-7"/>
        </w:rPr>
        <w:t xml:space="preserve"> </w:t>
      </w:r>
      <w:r>
        <w:t>reasoning,</w:t>
      </w:r>
      <w:r>
        <w:rPr>
          <w:spacing w:val="-7"/>
        </w:rPr>
        <w:t xml:space="preserve"> </w:t>
      </w:r>
      <w:r>
        <w:t>population,</w:t>
      </w:r>
      <w:r>
        <w:rPr>
          <w:spacing w:val="-7"/>
        </w:rPr>
        <w:t xml:space="preserve"> </w:t>
      </w:r>
      <w:r>
        <w:t>intervention,</w:t>
      </w:r>
      <w:r>
        <w:rPr>
          <w:spacing w:val="-7"/>
        </w:rPr>
        <w:t xml:space="preserve"> </w:t>
      </w:r>
      <w:r>
        <w:t>comparator,</w:t>
      </w:r>
      <w:r>
        <w:rPr>
          <w:spacing w:val="-7"/>
        </w:rPr>
        <w:t xml:space="preserve"> </w:t>
      </w:r>
      <w:r>
        <w:t>and</w:t>
      </w:r>
      <w:r>
        <w:rPr>
          <w:spacing w:val="-7"/>
        </w:rPr>
        <w:t xml:space="preserve"> </w:t>
      </w:r>
      <w:r>
        <w:t>outcome</w:t>
      </w:r>
      <w:r>
        <w:rPr>
          <w:spacing w:val="-7"/>
        </w:rPr>
        <w:t xml:space="preserve"> </w:t>
      </w:r>
      <w:r>
        <w:t>(PICO)-structured</w:t>
      </w:r>
      <w:r>
        <w:rPr>
          <w:spacing w:val="-7"/>
        </w:rPr>
        <w:t xml:space="preserve"> </w:t>
      </w:r>
      <w:r>
        <w:t xml:space="preserve">templates, </w:t>
      </w:r>
      <w:r>
        <w:rPr>
          <w:spacing w:val="-2"/>
        </w:rPr>
        <w:t>decision</w:t>
      </w:r>
      <w:r>
        <w:rPr>
          <w:spacing w:val="-4"/>
        </w:rPr>
        <w:t xml:space="preserve"> </w:t>
      </w:r>
      <w:r>
        <w:rPr>
          <w:spacing w:val="-2"/>
        </w:rPr>
        <w:t>thresholds,</w:t>
      </w:r>
      <w:r>
        <w:rPr>
          <w:spacing w:val="-4"/>
        </w:rPr>
        <w:t xml:space="preserve"> </w:t>
      </w:r>
      <w:r>
        <w:rPr>
          <w:spacing w:val="-2"/>
        </w:rPr>
        <w:t>or</w:t>
      </w:r>
      <w:r>
        <w:rPr>
          <w:spacing w:val="-4"/>
        </w:rPr>
        <w:t xml:space="preserve"> </w:t>
      </w:r>
      <w:r>
        <w:rPr>
          <w:spacing w:val="-2"/>
        </w:rPr>
        <w:t>ensembles</w:t>
      </w:r>
      <w:r>
        <w:rPr>
          <w:spacing w:val="-4"/>
        </w:rPr>
        <w:t xml:space="preserve"> </w:t>
      </w:r>
      <w:r>
        <w:rPr>
          <w:spacing w:val="-2"/>
        </w:rPr>
        <w:t>of</w:t>
      </w:r>
      <w:r>
        <w:rPr>
          <w:spacing w:val="-4"/>
        </w:rPr>
        <w:t xml:space="preserve"> </w:t>
      </w:r>
      <w:r>
        <w:rPr>
          <w:spacing w:val="-2"/>
        </w:rPr>
        <w:t>prompts</w:t>
      </w:r>
      <w:r>
        <w:rPr>
          <w:spacing w:val="-4"/>
        </w:rPr>
        <w:t xml:space="preserve"> </w:t>
      </w:r>
      <w:r>
        <w:rPr>
          <w:spacing w:val="-2"/>
        </w:rPr>
        <w:t>or</w:t>
      </w:r>
      <w:r>
        <w:rPr>
          <w:spacing w:val="-4"/>
        </w:rPr>
        <w:t xml:space="preserve"> </w:t>
      </w:r>
      <w:r>
        <w:rPr>
          <w:spacing w:val="-2"/>
        </w:rPr>
        <w:t>models.</w:t>
      </w:r>
      <w:r>
        <w:rPr>
          <w:spacing w:val="-4"/>
        </w:rPr>
        <w:t xml:space="preserve"> </w:t>
      </w:r>
      <w:r>
        <w:rPr>
          <w:spacing w:val="-2"/>
        </w:rPr>
        <w:t>These</w:t>
      </w:r>
      <w:r>
        <w:rPr>
          <w:spacing w:val="-4"/>
        </w:rPr>
        <w:t xml:space="preserve"> </w:t>
      </w:r>
      <w:r>
        <w:rPr>
          <w:spacing w:val="-2"/>
        </w:rPr>
        <w:t>systems</w:t>
      </w:r>
      <w:r>
        <w:rPr>
          <w:spacing w:val="-4"/>
        </w:rPr>
        <w:t xml:space="preserve"> </w:t>
      </w:r>
      <w:r>
        <w:rPr>
          <w:spacing w:val="-2"/>
        </w:rPr>
        <w:t>are</w:t>
      </w:r>
      <w:r>
        <w:rPr>
          <w:spacing w:val="-4"/>
        </w:rPr>
        <w:t xml:space="preserve"> </w:t>
      </w:r>
      <w:r>
        <w:rPr>
          <w:spacing w:val="-2"/>
        </w:rPr>
        <w:t>typically</w:t>
      </w:r>
      <w:r>
        <w:rPr>
          <w:spacing w:val="-4"/>
        </w:rPr>
        <w:t xml:space="preserve"> </w:t>
      </w:r>
      <w:r>
        <w:rPr>
          <w:spacing w:val="-2"/>
        </w:rPr>
        <w:t>evaluated</w:t>
      </w:r>
      <w:r>
        <w:rPr>
          <w:spacing w:val="-4"/>
        </w:rPr>
        <w:t xml:space="preserve"> </w:t>
      </w:r>
      <w:r>
        <w:rPr>
          <w:spacing w:val="-2"/>
        </w:rPr>
        <w:t>by</w:t>
      </w:r>
      <w:r>
        <w:rPr>
          <w:spacing w:val="-4"/>
        </w:rPr>
        <w:t xml:space="preserve"> </w:t>
      </w:r>
      <w:r>
        <w:rPr>
          <w:spacing w:val="-2"/>
        </w:rPr>
        <w:t>treating the</w:t>
      </w:r>
      <w:r>
        <w:rPr>
          <w:spacing w:val="-11"/>
        </w:rPr>
        <w:t xml:space="preserve"> </w:t>
      </w:r>
      <w:r>
        <w:rPr>
          <w:spacing w:val="-2"/>
        </w:rPr>
        <w:t>inclusion</w:t>
      </w:r>
      <w:r>
        <w:rPr>
          <w:spacing w:val="-10"/>
        </w:rPr>
        <w:t xml:space="preserve"> </w:t>
      </w:r>
      <w:r>
        <w:rPr>
          <w:spacing w:val="-2"/>
        </w:rPr>
        <w:t>decisions</w:t>
      </w:r>
      <w:r>
        <w:rPr>
          <w:spacing w:val="-10"/>
        </w:rPr>
        <w:t xml:space="preserve"> </w:t>
      </w:r>
      <w:r>
        <w:rPr>
          <w:spacing w:val="-2"/>
        </w:rPr>
        <w:t>from</w:t>
      </w:r>
      <w:r>
        <w:rPr>
          <w:spacing w:val="-10"/>
        </w:rPr>
        <w:t xml:space="preserve"> </w:t>
      </w:r>
      <w:r>
        <w:rPr>
          <w:spacing w:val="-2"/>
        </w:rPr>
        <w:t>a</w:t>
      </w:r>
      <w:r>
        <w:rPr>
          <w:spacing w:val="-10"/>
        </w:rPr>
        <w:t xml:space="preserve"> </w:t>
      </w:r>
      <w:r>
        <w:rPr>
          <w:spacing w:val="-2"/>
        </w:rPr>
        <w:t>completed</w:t>
      </w:r>
      <w:r>
        <w:rPr>
          <w:spacing w:val="-10"/>
        </w:rPr>
        <w:t xml:space="preserve"> </w:t>
      </w:r>
      <w:r>
        <w:rPr>
          <w:spacing w:val="-2"/>
        </w:rPr>
        <w:t>human</w:t>
      </w:r>
      <w:r>
        <w:rPr>
          <w:spacing w:val="-10"/>
        </w:rPr>
        <w:t xml:space="preserve"> </w:t>
      </w:r>
      <w:r>
        <w:rPr>
          <w:spacing w:val="-2"/>
        </w:rPr>
        <w:t>review</w:t>
      </w:r>
      <w:r>
        <w:rPr>
          <w:spacing w:val="-10"/>
        </w:rPr>
        <w:t xml:space="preserve"> </w:t>
      </w:r>
      <w:r>
        <w:rPr>
          <w:spacing w:val="-2"/>
        </w:rPr>
        <w:t>as</w:t>
      </w:r>
      <w:r>
        <w:rPr>
          <w:spacing w:val="-10"/>
        </w:rPr>
        <w:t xml:space="preserve"> </w:t>
      </w:r>
      <w:r>
        <w:rPr>
          <w:spacing w:val="-2"/>
        </w:rPr>
        <w:t>the</w:t>
      </w:r>
      <w:r>
        <w:rPr>
          <w:spacing w:val="-10"/>
        </w:rPr>
        <w:t xml:space="preserve"> </w:t>
      </w:r>
      <w:r>
        <w:rPr>
          <w:spacing w:val="-2"/>
        </w:rPr>
        <w:t>reference</w:t>
      </w:r>
      <w:r>
        <w:rPr>
          <w:spacing w:val="-10"/>
        </w:rPr>
        <w:t xml:space="preserve"> </w:t>
      </w:r>
      <w:r>
        <w:rPr>
          <w:spacing w:val="-2"/>
        </w:rPr>
        <w:t>standard</w:t>
      </w:r>
      <w:r>
        <w:rPr>
          <w:spacing w:val="-10"/>
        </w:rPr>
        <w:t xml:space="preserve"> </w:t>
      </w:r>
      <w:r>
        <w:rPr>
          <w:spacing w:val="-2"/>
        </w:rPr>
        <w:t>and</w:t>
      </w:r>
      <w:r>
        <w:rPr>
          <w:spacing w:val="-10"/>
        </w:rPr>
        <w:t xml:space="preserve"> </w:t>
      </w:r>
      <w:r>
        <w:rPr>
          <w:spacing w:val="-2"/>
        </w:rPr>
        <w:t>measuring</w:t>
      </w:r>
      <w:r>
        <w:rPr>
          <w:spacing w:val="-10"/>
        </w:rPr>
        <w:t xml:space="preserve"> </w:t>
      </w:r>
      <w:r>
        <w:rPr>
          <w:spacing w:val="-2"/>
        </w:rPr>
        <w:t xml:space="preserve">accuracy, </w:t>
      </w:r>
      <w:r>
        <w:t>recall, or specificity. The comparators are often other (less developed) prompts or other LLMs.</w:t>
      </w:r>
    </w:p>
    <w:p w14:paraId="4E1E61DF" w14:textId="77777777" w:rsidR="00EF4BD5" w:rsidRDefault="00000000">
      <w:pPr>
        <w:pStyle w:val="BodyText"/>
        <w:spacing w:line="254" w:lineRule="auto"/>
        <w:ind w:left="91" w:right="425" w:firstLine="298"/>
      </w:pPr>
      <w:r>
        <w:rPr>
          <w:spacing w:val="-2"/>
        </w:rPr>
        <w:t>LLM-assisted</w:t>
      </w:r>
      <w:r>
        <w:rPr>
          <w:spacing w:val="-7"/>
        </w:rPr>
        <w:t xml:space="preserve"> </w:t>
      </w:r>
      <w:r>
        <w:rPr>
          <w:spacing w:val="-2"/>
        </w:rPr>
        <w:t>data</w:t>
      </w:r>
      <w:r>
        <w:rPr>
          <w:spacing w:val="-8"/>
        </w:rPr>
        <w:t xml:space="preserve"> </w:t>
      </w:r>
      <w:r>
        <w:rPr>
          <w:spacing w:val="-2"/>
        </w:rPr>
        <w:t>extraction</w:t>
      </w:r>
      <w:r>
        <w:rPr>
          <w:spacing w:val="-8"/>
        </w:rPr>
        <w:t xml:space="preserve"> </w:t>
      </w:r>
      <w:r>
        <w:rPr>
          <w:spacing w:val="-2"/>
        </w:rPr>
        <w:t>leverages</w:t>
      </w:r>
      <w:r>
        <w:rPr>
          <w:spacing w:val="-8"/>
        </w:rPr>
        <w:t xml:space="preserve"> </w:t>
      </w:r>
      <w:r>
        <w:rPr>
          <w:spacing w:val="-2"/>
        </w:rPr>
        <w:t>the</w:t>
      </w:r>
      <w:r>
        <w:rPr>
          <w:spacing w:val="-7"/>
        </w:rPr>
        <w:t xml:space="preserve"> </w:t>
      </w:r>
      <w:r>
        <w:rPr>
          <w:spacing w:val="-2"/>
        </w:rPr>
        <w:t>general-purpose,</w:t>
      </w:r>
      <w:r>
        <w:rPr>
          <w:spacing w:val="-7"/>
        </w:rPr>
        <w:t xml:space="preserve"> </w:t>
      </w:r>
      <w:r>
        <w:rPr>
          <w:spacing w:val="-2"/>
        </w:rPr>
        <w:t>zero-shot</w:t>
      </w:r>
      <w:r>
        <w:rPr>
          <w:spacing w:val="-8"/>
        </w:rPr>
        <w:t xml:space="preserve"> </w:t>
      </w:r>
      <w:r>
        <w:rPr>
          <w:spacing w:val="-2"/>
        </w:rPr>
        <w:t>information-extraction</w:t>
      </w:r>
      <w:r>
        <w:rPr>
          <w:spacing w:val="-7"/>
        </w:rPr>
        <w:t xml:space="preserve"> </w:t>
      </w:r>
      <w:r>
        <w:rPr>
          <w:spacing w:val="-2"/>
        </w:rPr>
        <w:t>capabil</w:t>
      </w:r>
      <w:r>
        <w:rPr>
          <w:spacing w:val="-2"/>
        </w:rPr>
        <w:softHyphen/>
      </w:r>
      <w:r>
        <w:t>ities</w:t>
      </w:r>
      <w:r>
        <w:rPr>
          <w:spacing w:val="-11"/>
        </w:rPr>
        <w:t xml:space="preserve"> </w:t>
      </w:r>
      <w:r>
        <w:t>of</w:t>
      </w:r>
      <w:r>
        <w:rPr>
          <w:spacing w:val="-11"/>
        </w:rPr>
        <w:t xml:space="preserve"> </w:t>
      </w:r>
      <w:r>
        <w:t>LLMs:</w:t>
      </w:r>
      <w:r>
        <w:rPr>
          <w:spacing w:val="-11"/>
        </w:rPr>
        <w:t xml:space="preserve"> </w:t>
      </w:r>
      <w:r>
        <w:t>study</w:t>
      </w:r>
      <w:r>
        <w:rPr>
          <w:spacing w:val="-11"/>
        </w:rPr>
        <w:t xml:space="preserve"> </w:t>
      </w:r>
      <w:r>
        <w:t>materials</w:t>
      </w:r>
      <w:r>
        <w:rPr>
          <w:spacing w:val="-11"/>
        </w:rPr>
        <w:t xml:space="preserve"> </w:t>
      </w:r>
      <w:r>
        <w:t>(e.g.,</w:t>
      </w:r>
      <w:r>
        <w:rPr>
          <w:spacing w:val="-11"/>
        </w:rPr>
        <w:t xml:space="preserve"> </w:t>
      </w:r>
      <w:r>
        <w:t>full-text</w:t>
      </w:r>
      <w:r>
        <w:rPr>
          <w:spacing w:val="-11"/>
        </w:rPr>
        <w:t xml:space="preserve"> </w:t>
      </w:r>
      <w:r>
        <w:t>PDFs)</w:t>
      </w:r>
      <w:r>
        <w:rPr>
          <w:spacing w:val="-11"/>
        </w:rPr>
        <w:t xml:space="preserve"> </w:t>
      </w:r>
      <w:r>
        <w:t>can</w:t>
      </w:r>
      <w:r>
        <w:rPr>
          <w:spacing w:val="-11"/>
        </w:rPr>
        <w:t xml:space="preserve"> </w:t>
      </w:r>
      <w:r>
        <w:t>be</w:t>
      </w:r>
      <w:r>
        <w:rPr>
          <w:spacing w:val="-11"/>
        </w:rPr>
        <w:t xml:space="preserve"> </w:t>
      </w:r>
      <w:r>
        <w:t>provided</w:t>
      </w:r>
      <w:r>
        <w:rPr>
          <w:spacing w:val="-11"/>
        </w:rPr>
        <w:t xml:space="preserve"> </w:t>
      </w:r>
      <w:r>
        <w:t>to</w:t>
      </w:r>
      <w:r>
        <w:rPr>
          <w:spacing w:val="-12"/>
        </w:rPr>
        <w:t xml:space="preserve"> </w:t>
      </w:r>
      <w:r>
        <w:t>a</w:t>
      </w:r>
      <w:r>
        <w:rPr>
          <w:spacing w:val="-12"/>
        </w:rPr>
        <w:t xml:space="preserve"> </w:t>
      </w:r>
      <w:r>
        <w:t>model</w:t>
      </w:r>
      <w:r>
        <w:rPr>
          <w:spacing w:val="-11"/>
        </w:rPr>
        <w:t xml:space="preserve"> </w:t>
      </w:r>
      <w:r>
        <w:t>together</w:t>
      </w:r>
      <w:r>
        <w:rPr>
          <w:spacing w:val="-11"/>
        </w:rPr>
        <w:t xml:space="preserve"> </w:t>
      </w:r>
      <w:r>
        <w:t>with</w:t>
      </w:r>
      <w:r>
        <w:rPr>
          <w:spacing w:val="-11"/>
        </w:rPr>
        <w:t xml:space="preserve"> </w:t>
      </w:r>
      <w:r>
        <w:t>a</w:t>
      </w:r>
      <w:r>
        <w:rPr>
          <w:spacing w:val="-12"/>
        </w:rPr>
        <w:t xml:space="preserve"> </w:t>
      </w:r>
      <w:r>
        <w:t xml:space="preserve">predefined </w:t>
      </w:r>
      <w:r>
        <w:rPr>
          <w:spacing w:val="-2"/>
        </w:rPr>
        <w:t>extraction</w:t>
      </w:r>
      <w:r>
        <w:rPr>
          <w:spacing w:val="-11"/>
        </w:rPr>
        <w:t xml:space="preserve"> </w:t>
      </w:r>
      <w:r>
        <w:rPr>
          <w:spacing w:val="-2"/>
        </w:rPr>
        <w:t>form</w:t>
      </w:r>
      <w:r>
        <w:rPr>
          <w:spacing w:val="-10"/>
        </w:rPr>
        <w:t xml:space="preserve"> </w:t>
      </w:r>
      <w:r>
        <w:rPr>
          <w:spacing w:val="-2"/>
        </w:rPr>
        <w:t>specifying</w:t>
      </w:r>
      <w:r>
        <w:rPr>
          <w:spacing w:val="-10"/>
        </w:rPr>
        <w:t xml:space="preserve"> </w:t>
      </w:r>
      <w:r>
        <w:rPr>
          <w:spacing w:val="-2"/>
        </w:rPr>
        <w:t>fields</w:t>
      </w:r>
      <w:r>
        <w:rPr>
          <w:spacing w:val="-10"/>
        </w:rPr>
        <w:t xml:space="preserve"> </w:t>
      </w:r>
      <w:r>
        <w:rPr>
          <w:spacing w:val="-2"/>
        </w:rPr>
        <w:t>such</w:t>
      </w:r>
      <w:r>
        <w:rPr>
          <w:spacing w:val="-10"/>
        </w:rPr>
        <w:t xml:space="preserve"> </w:t>
      </w:r>
      <w:r>
        <w:rPr>
          <w:spacing w:val="-2"/>
        </w:rPr>
        <w:t>as</w:t>
      </w:r>
      <w:r>
        <w:rPr>
          <w:spacing w:val="-10"/>
        </w:rPr>
        <w:t xml:space="preserve"> </w:t>
      </w:r>
      <w:r>
        <w:rPr>
          <w:spacing w:val="-2"/>
        </w:rPr>
        <w:t>study</w:t>
      </w:r>
      <w:r>
        <w:rPr>
          <w:spacing w:val="-10"/>
        </w:rPr>
        <w:t xml:space="preserve"> </w:t>
      </w:r>
      <w:r>
        <w:rPr>
          <w:spacing w:val="-2"/>
        </w:rPr>
        <w:t>characteristics,</w:t>
      </w:r>
      <w:r>
        <w:rPr>
          <w:spacing w:val="-10"/>
        </w:rPr>
        <w:t xml:space="preserve"> </w:t>
      </w:r>
      <w:r>
        <w:rPr>
          <w:spacing w:val="-2"/>
        </w:rPr>
        <w:t>arm-level</w:t>
      </w:r>
      <w:r>
        <w:rPr>
          <w:spacing w:val="-10"/>
        </w:rPr>
        <w:t xml:space="preserve"> </w:t>
      </w:r>
      <w:r>
        <w:rPr>
          <w:spacing w:val="-2"/>
        </w:rPr>
        <w:t>sample</w:t>
      </w:r>
      <w:r>
        <w:rPr>
          <w:spacing w:val="-10"/>
        </w:rPr>
        <w:t xml:space="preserve"> </w:t>
      </w:r>
      <w:r>
        <w:rPr>
          <w:spacing w:val="-2"/>
        </w:rPr>
        <w:t>sizes,</w:t>
      </w:r>
      <w:r>
        <w:rPr>
          <w:spacing w:val="-10"/>
        </w:rPr>
        <w:t xml:space="preserve"> </w:t>
      </w:r>
      <w:r>
        <w:rPr>
          <w:spacing w:val="-2"/>
        </w:rPr>
        <w:t>outcomes</w:t>
      </w:r>
      <w:r>
        <w:rPr>
          <w:spacing w:val="-10"/>
        </w:rPr>
        <w:t xml:space="preserve"> </w:t>
      </w:r>
      <w:r>
        <w:rPr>
          <w:spacing w:val="-2"/>
        </w:rPr>
        <w:t>of</w:t>
      </w:r>
      <w:r>
        <w:rPr>
          <w:spacing w:val="-10"/>
        </w:rPr>
        <w:t xml:space="preserve"> </w:t>
      </w:r>
      <w:r>
        <w:rPr>
          <w:spacing w:val="-2"/>
        </w:rPr>
        <w:t>interest, and,</w:t>
      </w:r>
      <w:r>
        <w:rPr>
          <w:spacing w:val="-11"/>
        </w:rPr>
        <w:t xml:space="preserve"> </w:t>
      </w:r>
      <w:r>
        <w:rPr>
          <w:spacing w:val="-2"/>
        </w:rPr>
        <w:t>where</w:t>
      </w:r>
      <w:r>
        <w:rPr>
          <w:spacing w:val="-10"/>
        </w:rPr>
        <w:t xml:space="preserve"> </w:t>
      </w:r>
      <w:r>
        <w:rPr>
          <w:spacing w:val="-2"/>
        </w:rPr>
        <w:t>applicable,</w:t>
      </w:r>
      <w:r>
        <w:rPr>
          <w:spacing w:val="-10"/>
        </w:rPr>
        <w:t xml:space="preserve"> </w:t>
      </w:r>
      <w:r>
        <w:rPr>
          <w:spacing w:val="-2"/>
        </w:rPr>
        <w:t>the</w:t>
      </w:r>
      <w:r>
        <w:rPr>
          <w:spacing w:val="-10"/>
        </w:rPr>
        <w:t xml:space="preserve"> </w:t>
      </w:r>
      <w:r>
        <w:rPr>
          <w:spacing w:val="-2"/>
        </w:rPr>
        <w:t>relevant</w:t>
      </w:r>
      <w:r>
        <w:rPr>
          <w:spacing w:val="-10"/>
        </w:rPr>
        <w:t xml:space="preserve"> </w:t>
      </w:r>
      <w:r>
        <w:rPr>
          <w:spacing w:val="-2"/>
        </w:rPr>
        <w:t>follow-up</w:t>
      </w:r>
      <w:r>
        <w:rPr>
          <w:spacing w:val="-10"/>
        </w:rPr>
        <w:t xml:space="preserve"> </w:t>
      </w:r>
      <w:r>
        <w:rPr>
          <w:spacing w:val="-2"/>
        </w:rPr>
        <w:t>time</w:t>
      </w:r>
      <w:r>
        <w:rPr>
          <w:spacing w:val="-10"/>
        </w:rPr>
        <w:t xml:space="preserve"> </w:t>
      </w:r>
      <w:r>
        <w:rPr>
          <w:spacing w:val="-2"/>
        </w:rPr>
        <w:t>and</w:t>
      </w:r>
      <w:r>
        <w:rPr>
          <w:spacing w:val="-10"/>
        </w:rPr>
        <w:t xml:space="preserve"> </w:t>
      </w:r>
      <w:r>
        <w:rPr>
          <w:spacing w:val="-2"/>
        </w:rPr>
        <w:t>measurement</w:t>
      </w:r>
      <w:r>
        <w:rPr>
          <w:spacing w:val="-10"/>
        </w:rPr>
        <w:t xml:space="preserve"> </w:t>
      </w:r>
      <w:r>
        <w:rPr>
          <w:spacing w:val="-2"/>
        </w:rPr>
        <w:t>scales</w:t>
      </w:r>
      <w:r>
        <w:rPr>
          <w:spacing w:val="-10"/>
        </w:rPr>
        <w:t xml:space="preserve"> </w:t>
      </w:r>
      <w:r>
        <w:rPr>
          <w:spacing w:val="-2"/>
        </w:rPr>
        <w:t>(e.g.,</w:t>
      </w:r>
      <w:r>
        <w:rPr>
          <w:spacing w:val="-10"/>
        </w:rPr>
        <w:t xml:space="preserve"> </w:t>
      </w:r>
      <w:r>
        <w:rPr>
          <w:spacing w:val="-2"/>
        </w:rPr>
        <w:t>[</w:t>
      </w:r>
      <w:hyperlink w:anchor="_bookmark37" w:history="1">
        <w:r>
          <w:rPr>
            <w:color w:val="0000FF"/>
            <w:spacing w:val="-2"/>
          </w:rPr>
          <w:t>46</w:t>
        </w:r>
      </w:hyperlink>
      <w:r>
        <w:rPr>
          <w:spacing w:val="-2"/>
        </w:rPr>
        <w:t>–</w:t>
      </w:r>
      <w:hyperlink w:anchor="_bookmark39" w:history="1">
        <w:r>
          <w:rPr>
            <w:color w:val="0000FF"/>
            <w:spacing w:val="-2"/>
          </w:rPr>
          <w:t>50</w:t>
        </w:r>
      </w:hyperlink>
      <w:r>
        <w:rPr>
          <w:spacing w:val="-2"/>
        </w:rPr>
        <w:t>],</w:t>
      </w:r>
      <w:r>
        <w:rPr>
          <w:spacing w:val="-10"/>
        </w:rPr>
        <w:t xml:space="preserve"> </w:t>
      </w:r>
      <w:r>
        <w:rPr>
          <w:spacing w:val="-2"/>
        </w:rPr>
        <w:t>see</w:t>
      </w:r>
      <w:r>
        <w:rPr>
          <w:spacing w:val="-10"/>
        </w:rPr>
        <w:t xml:space="preserve"> </w:t>
      </w:r>
      <w:r>
        <w:rPr>
          <w:spacing w:val="-2"/>
        </w:rPr>
        <w:t>review</w:t>
      </w:r>
      <w:r>
        <w:rPr>
          <w:spacing w:val="-10"/>
        </w:rPr>
        <w:t xml:space="preserve"> </w:t>
      </w:r>
      <w:r>
        <w:rPr>
          <w:spacing w:val="-2"/>
        </w:rPr>
        <w:t>[</w:t>
      </w:r>
      <w:hyperlink w:anchor="_bookmark40" w:history="1">
        <w:r>
          <w:rPr>
            <w:color w:val="0000FF"/>
            <w:spacing w:val="-2"/>
          </w:rPr>
          <w:t>51</w:t>
        </w:r>
      </w:hyperlink>
      <w:r>
        <w:rPr>
          <w:spacing w:val="-2"/>
        </w:rPr>
        <w:t xml:space="preserve">]). </w:t>
      </w:r>
      <w:r>
        <w:t>The</w:t>
      </w:r>
      <w:r>
        <w:rPr>
          <w:spacing w:val="-1"/>
        </w:rPr>
        <w:t xml:space="preserve"> </w:t>
      </w:r>
      <w:r>
        <w:t>model</w:t>
      </w:r>
      <w:r>
        <w:rPr>
          <w:spacing w:val="-1"/>
        </w:rPr>
        <w:t xml:space="preserve"> </w:t>
      </w:r>
      <w:r>
        <w:t>then</w:t>
      </w:r>
      <w:r>
        <w:rPr>
          <w:spacing w:val="-1"/>
        </w:rPr>
        <w:t xml:space="preserve"> </w:t>
      </w:r>
      <w:r>
        <w:t>populates</w:t>
      </w:r>
      <w:r>
        <w:rPr>
          <w:spacing w:val="-1"/>
        </w:rPr>
        <w:t xml:space="preserve"> </w:t>
      </w:r>
      <w:r>
        <w:t>these</w:t>
      </w:r>
      <w:r>
        <w:rPr>
          <w:spacing w:val="-1"/>
        </w:rPr>
        <w:t xml:space="preserve"> </w:t>
      </w:r>
      <w:r>
        <w:t>fields</w:t>
      </w:r>
      <w:r>
        <w:rPr>
          <w:spacing w:val="-1"/>
        </w:rPr>
        <w:t xml:space="preserve"> </w:t>
      </w:r>
      <w:r>
        <w:t>for</w:t>
      </w:r>
      <w:r>
        <w:rPr>
          <w:spacing w:val="-1"/>
        </w:rPr>
        <w:t xml:space="preserve"> </w:t>
      </w:r>
      <w:r>
        <w:t>each</w:t>
      </w:r>
      <w:r>
        <w:rPr>
          <w:spacing w:val="-1"/>
        </w:rPr>
        <w:t xml:space="preserve"> </w:t>
      </w:r>
      <w:r>
        <w:t>study.</w:t>
      </w:r>
      <w:r>
        <w:rPr>
          <w:spacing w:val="-1"/>
        </w:rPr>
        <w:t xml:space="preserve"> </w:t>
      </w:r>
      <w:r>
        <w:t>Evaluations</w:t>
      </w:r>
      <w:r>
        <w:rPr>
          <w:spacing w:val="-1"/>
        </w:rPr>
        <w:t xml:space="preserve"> </w:t>
      </w:r>
      <w:r>
        <w:t>typically</w:t>
      </w:r>
      <w:r>
        <w:rPr>
          <w:spacing w:val="-1"/>
        </w:rPr>
        <w:t xml:space="preserve"> </w:t>
      </w:r>
      <w:r>
        <w:t>compare</w:t>
      </w:r>
      <w:r>
        <w:rPr>
          <w:spacing w:val="-1"/>
        </w:rPr>
        <w:t xml:space="preserve"> </w:t>
      </w:r>
      <w:r>
        <w:t>extracted</w:t>
      </w:r>
      <w:r>
        <w:rPr>
          <w:spacing w:val="-1"/>
        </w:rPr>
        <w:t xml:space="preserve"> </w:t>
      </w:r>
      <w:r>
        <w:t>elements against human-curated or adjudicated reference standards using measures such as accuracy or agree</w:t>
      </w:r>
      <w:r>
        <w:softHyphen/>
        <w:t>ment,</w:t>
      </w:r>
      <w:r>
        <w:rPr>
          <w:spacing w:val="-13"/>
        </w:rPr>
        <w:t xml:space="preserve"> </w:t>
      </w:r>
      <w:r>
        <w:t>often</w:t>
      </w:r>
      <w:r>
        <w:rPr>
          <w:spacing w:val="-12"/>
        </w:rPr>
        <w:t xml:space="preserve"> </w:t>
      </w:r>
      <w:r>
        <w:t>supplemented</w:t>
      </w:r>
      <w:r>
        <w:rPr>
          <w:spacing w:val="-12"/>
        </w:rPr>
        <w:t xml:space="preserve"> </w:t>
      </w:r>
      <w:r>
        <w:t>by</w:t>
      </w:r>
      <w:r>
        <w:rPr>
          <w:spacing w:val="-12"/>
        </w:rPr>
        <w:t xml:space="preserve"> </w:t>
      </w:r>
      <w:r>
        <w:t>omission</w:t>
      </w:r>
      <w:r>
        <w:rPr>
          <w:spacing w:val="-12"/>
        </w:rPr>
        <w:t xml:space="preserve"> </w:t>
      </w:r>
      <w:r>
        <w:t>and</w:t>
      </w:r>
      <w:r>
        <w:rPr>
          <w:spacing w:val="-12"/>
        </w:rPr>
        <w:t xml:space="preserve"> </w:t>
      </w:r>
      <w:r>
        <w:t>hallucination</w:t>
      </w:r>
      <w:r>
        <w:rPr>
          <w:spacing w:val="-12"/>
        </w:rPr>
        <w:t xml:space="preserve"> </w:t>
      </w:r>
      <w:r>
        <w:t>rates.</w:t>
      </w:r>
      <w:r>
        <w:rPr>
          <w:spacing w:val="-12"/>
        </w:rPr>
        <w:t xml:space="preserve"> </w:t>
      </w:r>
      <w:r>
        <w:t>Reported</w:t>
      </w:r>
      <w:r>
        <w:rPr>
          <w:spacing w:val="-12"/>
        </w:rPr>
        <w:t xml:space="preserve"> </w:t>
      </w:r>
      <w:r>
        <w:t>performance</w:t>
      </w:r>
      <w:r>
        <w:rPr>
          <w:spacing w:val="-12"/>
        </w:rPr>
        <w:t xml:space="preserve"> </w:t>
      </w:r>
      <w:r>
        <w:t>varies</w:t>
      </w:r>
      <w:r>
        <w:rPr>
          <w:spacing w:val="-12"/>
        </w:rPr>
        <w:t xml:space="preserve"> </w:t>
      </w:r>
      <w:r>
        <w:t>widely</w:t>
      </w:r>
      <w:r>
        <w:rPr>
          <w:spacing w:val="-12"/>
        </w:rPr>
        <w:t xml:space="preserve"> </w:t>
      </w:r>
      <w:r>
        <w:t>with both extraction target and the granularity of evaluation [</w:t>
      </w:r>
      <w:hyperlink w:anchor="_bookmark40" w:history="1">
        <w:r>
          <w:rPr>
            <w:color w:val="0000FF"/>
          </w:rPr>
          <w:t>51</w:t>
        </w:r>
      </w:hyperlink>
      <w:r>
        <w:t>]: LLMs generally perform better on explic</w:t>
      </w:r>
      <w:r>
        <w:softHyphen/>
        <w:t>itly</w:t>
      </w:r>
      <w:r>
        <w:rPr>
          <w:spacing w:val="-1"/>
        </w:rPr>
        <w:t xml:space="preserve"> </w:t>
      </w:r>
      <w:r>
        <w:t>reported</w:t>
      </w:r>
      <w:r>
        <w:rPr>
          <w:spacing w:val="-1"/>
        </w:rPr>
        <w:t xml:space="preserve"> </w:t>
      </w:r>
      <w:r>
        <w:t>categorical</w:t>
      </w:r>
      <w:r>
        <w:rPr>
          <w:spacing w:val="-1"/>
        </w:rPr>
        <w:t xml:space="preserve"> </w:t>
      </w:r>
      <w:r>
        <w:t>or</w:t>
      </w:r>
      <w:r>
        <w:rPr>
          <w:spacing w:val="-1"/>
        </w:rPr>
        <w:t xml:space="preserve"> </w:t>
      </w:r>
      <w:r>
        <w:t>descriptive</w:t>
      </w:r>
      <w:r>
        <w:rPr>
          <w:spacing w:val="-1"/>
        </w:rPr>
        <w:t xml:space="preserve"> </w:t>
      </w:r>
      <w:r>
        <w:t>fields</w:t>
      </w:r>
      <w:r>
        <w:rPr>
          <w:spacing w:val="-1"/>
        </w:rPr>
        <w:t xml:space="preserve"> </w:t>
      </w:r>
      <w:r>
        <w:t>than</w:t>
      </w:r>
      <w:r>
        <w:rPr>
          <w:spacing w:val="-1"/>
        </w:rPr>
        <w:t xml:space="preserve"> </w:t>
      </w:r>
      <w:r>
        <w:t>on</w:t>
      </w:r>
      <w:r>
        <w:rPr>
          <w:spacing w:val="-1"/>
        </w:rPr>
        <w:t xml:space="preserve"> </w:t>
      </w:r>
      <w:r>
        <w:t>numerical,</w:t>
      </w:r>
      <w:r>
        <w:rPr>
          <w:spacing w:val="-1"/>
        </w:rPr>
        <w:t xml:space="preserve"> </w:t>
      </w:r>
      <w:r>
        <w:t>derived,</w:t>
      </w:r>
      <w:r>
        <w:rPr>
          <w:spacing w:val="-1"/>
        </w:rPr>
        <w:t xml:space="preserve"> </w:t>
      </w:r>
      <w:r>
        <w:t>or</w:t>
      </w:r>
      <w:r>
        <w:rPr>
          <w:spacing w:val="-1"/>
        </w:rPr>
        <w:t xml:space="preserve"> </w:t>
      </w:r>
      <w:r>
        <w:t>complex</w:t>
      </w:r>
      <w:r>
        <w:rPr>
          <w:spacing w:val="-1"/>
        </w:rPr>
        <w:t xml:space="preserve"> </w:t>
      </w:r>
      <w:r>
        <w:t>outcome</w:t>
      </w:r>
      <w:r>
        <w:rPr>
          <w:spacing w:val="-1"/>
        </w:rPr>
        <w:t xml:space="preserve"> </w:t>
      </w:r>
      <w:r>
        <w:t>data,</w:t>
      </w:r>
      <w:r>
        <w:rPr>
          <w:spacing w:val="-1"/>
        </w:rPr>
        <w:t xml:space="preserve"> </w:t>
      </w:r>
      <w:r>
        <w:rPr>
          <w:spacing w:val="-5"/>
        </w:rPr>
        <w:t>and</w:t>
      </w:r>
    </w:p>
    <w:p w14:paraId="7E9D927B" w14:textId="77777777" w:rsidR="00EF4BD5" w:rsidRDefault="00EF4BD5">
      <w:pPr>
        <w:pStyle w:val="BodyText"/>
        <w:spacing w:line="254" w:lineRule="auto"/>
        <w:sectPr w:rsidR="00EF4BD5">
          <w:type w:val="continuous"/>
          <w:pgSz w:w="11910" w:h="16840"/>
          <w:pgMar w:top="1920" w:right="1133" w:bottom="860" w:left="1133" w:header="0" w:footer="678" w:gutter="0"/>
          <w:cols w:space="720"/>
        </w:sectPr>
      </w:pPr>
    </w:p>
    <w:p w14:paraId="7E097D27" w14:textId="77777777" w:rsidR="00EF4BD5" w:rsidRDefault="00000000">
      <w:pPr>
        <w:pStyle w:val="BodyText"/>
        <w:spacing w:before="54" w:line="254" w:lineRule="auto"/>
        <w:ind w:left="431" w:right="85"/>
      </w:pPr>
      <w:r>
        <w:lastRenderedPageBreak/>
        <w:t>data-point-level</w:t>
      </w:r>
      <w:r>
        <w:rPr>
          <w:spacing w:val="-6"/>
        </w:rPr>
        <w:t xml:space="preserve"> </w:t>
      </w:r>
      <w:r>
        <w:t>evaluations</w:t>
      </w:r>
      <w:r>
        <w:rPr>
          <w:spacing w:val="-7"/>
        </w:rPr>
        <w:t xml:space="preserve"> </w:t>
      </w:r>
      <w:r>
        <w:t>tend</w:t>
      </w:r>
      <w:r>
        <w:rPr>
          <w:spacing w:val="-6"/>
        </w:rPr>
        <w:t xml:space="preserve"> </w:t>
      </w:r>
      <w:r>
        <w:t>to</w:t>
      </w:r>
      <w:r>
        <w:rPr>
          <w:spacing w:val="-7"/>
        </w:rPr>
        <w:t xml:space="preserve"> </w:t>
      </w:r>
      <w:r>
        <w:t>yield</w:t>
      </w:r>
      <w:r>
        <w:rPr>
          <w:spacing w:val="-7"/>
        </w:rPr>
        <w:t xml:space="preserve"> </w:t>
      </w:r>
      <w:r>
        <w:t>higher</w:t>
      </w:r>
      <w:r>
        <w:rPr>
          <w:spacing w:val="-6"/>
        </w:rPr>
        <w:t xml:space="preserve"> </w:t>
      </w:r>
      <w:r>
        <w:t>accuracy</w:t>
      </w:r>
      <w:r>
        <w:rPr>
          <w:spacing w:val="-7"/>
        </w:rPr>
        <w:t xml:space="preserve"> </w:t>
      </w:r>
      <w:r>
        <w:t>than</w:t>
      </w:r>
      <w:r>
        <w:rPr>
          <w:spacing w:val="-7"/>
        </w:rPr>
        <w:t xml:space="preserve"> </w:t>
      </w:r>
      <w:r>
        <w:t>complete</w:t>
      </w:r>
      <w:r>
        <w:rPr>
          <w:spacing w:val="-7"/>
        </w:rPr>
        <w:t xml:space="preserve"> </w:t>
      </w:r>
      <w:r>
        <w:t>outcome-</w:t>
      </w:r>
      <w:r>
        <w:rPr>
          <w:spacing w:val="-7"/>
        </w:rPr>
        <w:t xml:space="preserve"> </w:t>
      </w:r>
      <w:r>
        <w:t>or</w:t>
      </w:r>
      <w:r>
        <w:rPr>
          <w:spacing w:val="-6"/>
        </w:rPr>
        <w:t xml:space="preserve"> </w:t>
      </w:r>
      <w:r>
        <w:t>study-level</w:t>
      </w:r>
      <w:r>
        <w:rPr>
          <w:spacing w:val="-7"/>
        </w:rPr>
        <w:t xml:space="preserve"> </w:t>
      </w:r>
      <w:r>
        <w:t>extrac</w:t>
      </w:r>
      <w:r>
        <w:softHyphen/>
        <w:t>tion. Prompt design can further affect performance, although reported gains are generally modest and may depend on how task-specific the prompts are [</w:t>
      </w:r>
      <w:hyperlink w:anchor="_bookmark38" w:history="1">
        <w:r>
          <w:rPr>
            <w:color w:val="0000FF"/>
          </w:rPr>
          <w:t>49</w:t>
        </w:r>
      </w:hyperlink>
      <w:r>
        <w:t xml:space="preserve">, </w:t>
      </w:r>
      <w:hyperlink w:anchor="_bookmark39" w:history="1">
        <w:r>
          <w:rPr>
            <w:color w:val="0000FF"/>
          </w:rPr>
          <w:t>50</w:t>
        </w:r>
      </w:hyperlink>
      <w:r>
        <w:t>].</w:t>
      </w:r>
    </w:p>
    <w:p w14:paraId="4D1346C4" w14:textId="77777777" w:rsidR="00EF4BD5" w:rsidRDefault="00EF4BD5">
      <w:pPr>
        <w:pStyle w:val="BodyText"/>
        <w:spacing w:before="6"/>
        <w:jc w:val="left"/>
      </w:pPr>
    </w:p>
    <w:p w14:paraId="778EA1F2" w14:textId="77777777" w:rsidR="00EF4BD5" w:rsidRDefault="00000000">
      <w:pPr>
        <w:pStyle w:val="Heading3"/>
        <w:numPr>
          <w:ilvl w:val="1"/>
          <w:numId w:val="2"/>
        </w:numPr>
        <w:tabs>
          <w:tab w:val="left" w:pos="910"/>
        </w:tabs>
        <w:spacing w:before="1"/>
        <w:ind w:left="910" w:hanging="479"/>
        <w:jc w:val="left"/>
      </w:pPr>
      <w:bookmarkStart w:id="4" w:name="Emerging_agentic_systems_and_end-to-end_"/>
      <w:bookmarkEnd w:id="4"/>
      <w:r>
        <w:rPr>
          <w:w w:val="105"/>
        </w:rPr>
        <w:t>Emerging</w:t>
      </w:r>
      <w:r>
        <w:rPr>
          <w:spacing w:val="26"/>
          <w:w w:val="105"/>
        </w:rPr>
        <w:t xml:space="preserve"> </w:t>
      </w:r>
      <w:r>
        <w:rPr>
          <w:w w:val="105"/>
        </w:rPr>
        <w:t>agentic</w:t>
      </w:r>
      <w:r>
        <w:rPr>
          <w:spacing w:val="26"/>
          <w:w w:val="105"/>
        </w:rPr>
        <w:t xml:space="preserve"> </w:t>
      </w:r>
      <w:r>
        <w:rPr>
          <w:w w:val="105"/>
        </w:rPr>
        <w:t>systems</w:t>
      </w:r>
      <w:r>
        <w:rPr>
          <w:spacing w:val="26"/>
          <w:w w:val="105"/>
        </w:rPr>
        <w:t xml:space="preserve"> </w:t>
      </w:r>
      <w:r>
        <w:rPr>
          <w:w w:val="105"/>
        </w:rPr>
        <w:t>and</w:t>
      </w:r>
      <w:r>
        <w:rPr>
          <w:spacing w:val="26"/>
          <w:w w:val="105"/>
        </w:rPr>
        <w:t xml:space="preserve"> </w:t>
      </w:r>
      <w:r>
        <w:rPr>
          <w:w w:val="105"/>
        </w:rPr>
        <w:t>end-to-end</w:t>
      </w:r>
      <w:r>
        <w:rPr>
          <w:spacing w:val="27"/>
          <w:w w:val="105"/>
        </w:rPr>
        <w:t xml:space="preserve"> </w:t>
      </w:r>
      <w:r>
        <w:rPr>
          <w:spacing w:val="-2"/>
          <w:w w:val="105"/>
        </w:rPr>
        <w:t>pipelines</w:t>
      </w:r>
    </w:p>
    <w:p w14:paraId="35E7AB77" w14:textId="77777777" w:rsidR="00EF4BD5" w:rsidRDefault="00000000">
      <w:pPr>
        <w:pStyle w:val="BodyText"/>
        <w:spacing w:before="112" w:line="254" w:lineRule="auto"/>
        <w:ind w:left="431" w:right="86"/>
      </w:pPr>
      <w:r>
        <w:t>A growing body of research has moved beyond individual LLM-based tasks toward agentic systems or integrated pipelines for conducting systematic reviews and meta-analyses [</w:t>
      </w:r>
      <w:hyperlink w:anchor="_bookmark25" w:history="1">
        <w:r>
          <w:rPr>
            <w:color w:val="0000FF"/>
          </w:rPr>
          <w:t>25</w:t>
        </w:r>
      </w:hyperlink>
      <w:r>
        <w:t>–</w:t>
      </w:r>
      <w:hyperlink w:anchor="_bookmark26" w:history="1">
        <w:r>
          <w:rPr>
            <w:color w:val="0000FF"/>
          </w:rPr>
          <w:t>27</w:t>
        </w:r>
      </w:hyperlink>
      <w:r>
        <w:t xml:space="preserve">, </w:t>
      </w:r>
      <w:hyperlink w:anchor="_bookmark41" w:history="1">
        <w:r>
          <w:rPr>
            <w:color w:val="0000FF"/>
          </w:rPr>
          <w:t>52</w:t>
        </w:r>
      </w:hyperlink>
      <w:r>
        <w:t>–</w:t>
      </w:r>
      <w:hyperlink w:anchor="_bookmark46" w:history="1">
        <w:r>
          <w:rPr>
            <w:color w:val="0000FF"/>
          </w:rPr>
          <w:t>60</w:t>
        </w:r>
      </w:hyperlink>
      <w:r>
        <w:t>], with several representative</w:t>
      </w:r>
      <w:r>
        <w:rPr>
          <w:spacing w:val="-12"/>
        </w:rPr>
        <w:t xml:space="preserve"> </w:t>
      </w:r>
      <w:r>
        <w:t>systems</w:t>
      </w:r>
      <w:r>
        <w:rPr>
          <w:spacing w:val="-12"/>
        </w:rPr>
        <w:t xml:space="preserve"> </w:t>
      </w:r>
      <w:r>
        <w:t>compared</w:t>
      </w:r>
      <w:r>
        <w:rPr>
          <w:spacing w:val="-11"/>
        </w:rPr>
        <w:t xml:space="preserve"> </w:t>
      </w:r>
      <w:r>
        <w:t>in</w:t>
      </w:r>
      <w:r>
        <w:rPr>
          <w:spacing w:val="-12"/>
        </w:rPr>
        <w:t xml:space="preserve"> </w:t>
      </w:r>
      <w:hyperlink w:anchor="_bookmark2" w:history="1">
        <w:r>
          <w:rPr>
            <w:color w:val="0000FF"/>
          </w:rPr>
          <w:t>Figure</w:t>
        </w:r>
        <w:r>
          <w:rPr>
            <w:color w:val="0000FF"/>
            <w:spacing w:val="-12"/>
          </w:rPr>
          <w:t xml:space="preserve"> </w:t>
        </w:r>
        <w:r>
          <w:rPr>
            <w:color w:val="0000FF"/>
          </w:rPr>
          <w:t>2</w:t>
        </w:r>
      </w:hyperlink>
      <w:r>
        <w:t>.</w:t>
      </w:r>
      <w:r>
        <w:rPr>
          <w:spacing w:val="-11"/>
        </w:rPr>
        <w:t xml:space="preserve"> </w:t>
      </w:r>
      <w:r>
        <w:t>Note</w:t>
      </w:r>
      <w:r>
        <w:rPr>
          <w:spacing w:val="-12"/>
        </w:rPr>
        <w:t xml:space="preserve"> </w:t>
      </w:r>
      <w:r>
        <w:t>that</w:t>
      </w:r>
      <w:r>
        <w:rPr>
          <w:spacing w:val="-12"/>
        </w:rPr>
        <w:t xml:space="preserve"> </w:t>
      </w:r>
      <w:r>
        <w:t>some</w:t>
      </w:r>
      <w:r>
        <w:rPr>
          <w:spacing w:val="-11"/>
        </w:rPr>
        <w:t xml:space="preserve"> </w:t>
      </w:r>
      <w:r>
        <w:t>systems</w:t>
      </w:r>
      <w:r>
        <w:rPr>
          <w:spacing w:val="-12"/>
        </w:rPr>
        <w:t xml:space="preserve"> </w:t>
      </w:r>
      <w:r>
        <w:t>describe</w:t>
      </w:r>
      <w:r>
        <w:rPr>
          <w:spacing w:val="-12"/>
        </w:rPr>
        <w:t xml:space="preserve"> </w:t>
      </w:r>
      <w:r>
        <w:t>themselves</w:t>
      </w:r>
      <w:r>
        <w:rPr>
          <w:spacing w:val="-12"/>
        </w:rPr>
        <w:t xml:space="preserve"> </w:t>
      </w:r>
      <w:r>
        <w:t>as</w:t>
      </w:r>
      <w:r>
        <w:rPr>
          <w:spacing w:val="-12"/>
        </w:rPr>
        <w:t xml:space="preserve"> </w:t>
      </w:r>
      <w:r>
        <w:t>end-to-end [</w:t>
      </w:r>
      <w:hyperlink w:anchor="_bookmark46" w:history="1">
        <w:r>
          <w:rPr>
            <w:color w:val="0000FF"/>
          </w:rPr>
          <w:t>60</w:t>
        </w:r>
      </w:hyperlink>
      <w:r>
        <w:t>], even though they implement only a subset of the tasks required for a complete SR workflow. We focus</w:t>
      </w:r>
      <w:r>
        <w:rPr>
          <w:spacing w:val="-12"/>
        </w:rPr>
        <w:t xml:space="preserve"> </w:t>
      </w:r>
      <w:r>
        <w:t>on</w:t>
      </w:r>
      <w:r>
        <w:rPr>
          <w:spacing w:val="-12"/>
        </w:rPr>
        <w:t xml:space="preserve"> </w:t>
      </w:r>
      <w:r>
        <w:t>peer-reviewed</w:t>
      </w:r>
      <w:r>
        <w:rPr>
          <w:spacing w:val="-12"/>
        </w:rPr>
        <w:t xml:space="preserve"> </w:t>
      </w:r>
      <w:r>
        <w:t>work</w:t>
      </w:r>
      <w:r>
        <w:rPr>
          <w:spacing w:val="-12"/>
        </w:rPr>
        <w:t xml:space="preserve"> </w:t>
      </w:r>
      <w:r>
        <w:t>and</w:t>
      </w:r>
      <w:r>
        <w:rPr>
          <w:spacing w:val="-12"/>
        </w:rPr>
        <w:t xml:space="preserve"> </w:t>
      </w:r>
      <w:r>
        <w:t>preprints</w:t>
      </w:r>
      <w:r>
        <w:rPr>
          <w:spacing w:val="-12"/>
        </w:rPr>
        <w:t xml:space="preserve"> </w:t>
      </w:r>
      <w:r>
        <w:t>intended</w:t>
      </w:r>
      <w:r>
        <w:rPr>
          <w:spacing w:val="-12"/>
        </w:rPr>
        <w:t xml:space="preserve"> </w:t>
      </w:r>
      <w:r>
        <w:t>for</w:t>
      </w:r>
      <w:r>
        <w:rPr>
          <w:spacing w:val="-12"/>
        </w:rPr>
        <w:t xml:space="preserve"> </w:t>
      </w:r>
      <w:r>
        <w:t>peer-reviewed</w:t>
      </w:r>
      <w:r>
        <w:rPr>
          <w:spacing w:val="-11"/>
        </w:rPr>
        <w:t xml:space="preserve"> </w:t>
      </w:r>
      <w:r>
        <w:t>publication.</w:t>
      </w:r>
      <w:r>
        <w:rPr>
          <w:spacing w:val="-12"/>
        </w:rPr>
        <w:t xml:space="preserve"> </w:t>
      </w:r>
      <w:r>
        <w:t>We</w:t>
      </w:r>
      <w:r>
        <w:rPr>
          <w:spacing w:val="-12"/>
        </w:rPr>
        <w:t xml:space="preserve"> </w:t>
      </w:r>
      <w:r>
        <w:t>do</w:t>
      </w:r>
      <w:r>
        <w:rPr>
          <w:spacing w:val="-12"/>
        </w:rPr>
        <w:t xml:space="preserve"> </w:t>
      </w:r>
      <w:r>
        <w:t>not</w:t>
      </w:r>
      <w:r>
        <w:rPr>
          <w:spacing w:val="-12"/>
        </w:rPr>
        <w:t xml:space="preserve"> </w:t>
      </w:r>
      <w:r>
        <w:t>include</w:t>
      </w:r>
      <w:r>
        <w:rPr>
          <w:spacing w:val="-12"/>
        </w:rPr>
        <w:t xml:space="preserve"> </w:t>
      </w:r>
      <w:r>
        <w:t xml:space="preserve">AI </w:t>
      </w:r>
      <w:r>
        <w:rPr>
          <w:spacing w:val="-2"/>
        </w:rPr>
        <w:t>features</w:t>
      </w:r>
      <w:r>
        <w:rPr>
          <w:spacing w:val="-5"/>
        </w:rPr>
        <w:t xml:space="preserve"> </w:t>
      </w:r>
      <w:r>
        <w:rPr>
          <w:spacing w:val="-2"/>
        </w:rPr>
        <w:t>embedded</w:t>
      </w:r>
      <w:r>
        <w:rPr>
          <w:spacing w:val="-5"/>
        </w:rPr>
        <w:t xml:space="preserve"> </w:t>
      </w:r>
      <w:r>
        <w:rPr>
          <w:spacing w:val="-2"/>
        </w:rPr>
        <w:t>within</w:t>
      </w:r>
      <w:r>
        <w:rPr>
          <w:spacing w:val="-5"/>
        </w:rPr>
        <w:t xml:space="preserve"> </w:t>
      </w:r>
      <w:r>
        <w:rPr>
          <w:spacing w:val="-2"/>
        </w:rPr>
        <w:t>conventional</w:t>
      </w:r>
      <w:r>
        <w:rPr>
          <w:spacing w:val="-5"/>
        </w:rPr>
        <w:t xml:space="preserve"> </w:t>
      </w:r>
      <w:r>
        <w:rPr>
          <w:spacing w:val="-2"/>
        </w:rPr>
        <w:t>SR</w:t>
      </w:r>
      <w:r>
        <w:rPr>
          <w:spacing w:val="-5"/>
        </w:rPr>
        <w:t xml:space="preserve"> </w:t>
      </w:r>
      <w:r>
        <w:rPr>
          <w:spacing w:val="-2"/>
        </w:rPr>
        <w:t>software</w:t>
      </w:r>
      <w:r>
        <w:rPr>
          <w:spacing w:val="-5"/>
        </w:rPr>
        <w:t xml:space="preserve"> </w:t>
      </w:r>
      <w:r>
        <w:rPr>
          <w:spacing w:val="-2"/>
        </w:rPr>
        <w:t>platforms,</w:t>
      </w:r>
      <w:r>
        <w:rPr>
          <w:spacing w:val="-5"/>
        </w:rPr>
        <w:t xml:space="preserve"> </w:t>
      </w:r>
      <w:r>
        <w:rPr>
          <w:spacing w:val="-2"/>
        </w:rPr>
        <w:t>such</w:t>
      </w:r>
      <w:r>
        <w:rPr>
          <w:spacing w:val="-5"/>
        </w:rPr>
        <w:t xml:space="preserve"> </w:t>
      </w:r>
      <w:r>
        <w:rPr>
          <w:spacing w:val="-2"/>
        </w:rPr>
        <w:t>as</w:t>
      </w:r>
      <w:r>
        <w:rPr>
          <w:spacing w:val="-5"/>
        </w:rPr>
        <w:t xml:space="preserve"> </w:t>
      </w:r>
      <w:r>
        <w:rPr>
          <w:spacing w:val="-2"/>
        </w:rPr>
        <w:t>Covidence.</w:t>
      </w:r>
      <w:r>
        <w:rPr>
          <w:spacing w:val="-5"/>
        </w:rPr>
        <w:t xml:space="preserve"> </w:t>
      </w:r>
      <w:r>
        <w:rPr>
          <w:spacing w:val="-2"/>
        </w:rPr>
        <w:t>Most</w:t>
      </w:r>
      <w:r>
        <w:rPr>
          <w:spacing w:val="-5"/>
        </w:rPr>
        <w:t xml:space="preserve"> </w:t>
      </w:r>
      <w:r>
        <w:rPr>
          <w:spacing w:val="-2"/>
        </w:rPr>
        <w:t>included</w:t>
      </w:r>
      <w:r>
        <w:rPr>
          <w:spacing w:val="-5"/>
        </w:rPr>
        <w:t xml:space="preserve"> </w:t>
      </w:r>
      <w:r>
        <w:rPr>
          <w:spacing w:val="-2"/>
        </w:rPr>
        <w:t>systems focus</w:t>
      </w:r>
      <w:r>
        <w:rPr>
          <w:spacing w:val="-3"/>
        </w:rPr>
        <w:t xml:space="preserve"> </w:t>
      </w:r>
      <w:r>
        <w:rPr>
          <w:spacing w:val="-2"/>
        </w:rPr>
        <w:t>on</w:t>
      </w:r>
      <w:r>
        <w:rPr>
          <w:spacing w:val="-3"/>
        </w:rPr>
        <w:t xml:space="preserve"> </w:t>
      </w:r>
      <w:r>
        <w:rPr>
          <w:spacing w:val="-2"/>
        </w:rPr>
        <w:t>biomedical</w:t>
      </w:r>
      <w:r>
        <w:rPr>
          <w:spacing w:val="-3"/>
        </w:rPr>
        <w:t xml:space="preserve"> </w:t>
      </w:r>
      <w:r>
        <w:rPr>
          <w:spacing w:val="-2"/>
        </w:rPr>
        <w:t>applications,</w:t>
      </w:r>
      <w:r>
        <w:rPr>
          <w:spacing w:val="-3"/>
        </w:rPr>
        <w:t xml:space="preserve"> </w:t>
      </w:r>
      <w:r>
        <w:rPr>
          <w:spacing w:val="-2"/>
        </w:rPr>
        <w:t>although</w:t>
      </w:r>
      <w:r>
        <w:rPr>
          <w:spacing w:val="-3"/>
        </w:rPr>
        <w:t xml:space="preserve"> </w:t>
      </w:r>
      <w:r>
        <w:rPr>
          <w:spacing w:val="-2"/>
        </w:rPr>
        <w:t>we</w:t>
      </w:r>
      <w:r>
        <w:rPr>
          <w:spacing w:val="-3"/>
        </w:rPr>
        <w:t xml:space="preserve"> </w:t>
      </w:r>
      <w:r>
        <w:rPr>
          <w:spacing w:val="-2"/>
        </w:rPr>
        <w:t>also</w:t>
      </w:r>
      <w:r>
        <w:rPr>
          <w:spacing w:val="-3"/>
        </w:rPr>
        <w:t xml:space="preserve"> </w:t>
      </w:r>
      <w:r>
        <w:rPr>
          <w:spacing w:val="-2"/>
        </w:rPr>
        <w:t>consider</w:t>
      </w:r>
      <w:r>
        <w:rPr>
          <w:spacing w:val="-3"/>
        </w:rPr>
        <w:t xml:space="preserve"> </w:t>
      </w:r>
      <w:r>
        <w:rPr>
          <w:spacing w:val="-2"/>
        </w:rPr>
        <w:t>relevant</w:t>
      </w:r>
      <w:r>
        <w:rPr>
          <w:spacing w:val="-3"/>
        </w:rPr>
        <w:t xml:space="preserve"> </w:t>
      </w:r>
      <w:r>
        <w:rPr>
          <w:spacing w:val="-2"/>
        </w:rPr>
        <w:t>work</w:t>
      </w:r>
      <w:r>
        <w:rPr>
          <w:spacing w:val="-3"/>
        </w:rPr>
        <w:t xml:space="preserve"> </w:t>
      </w:r>
      <w:r>
        <w:rPr>
          <w:spacing w:val="-2"/>
        </w:rPr>
        <w:t>in</w:t>
      </w:r>
      <w:r>
        <w:rPr>
          <w:spacing w:val="-3"/>
        </w:rPr>
        <w:t xml:space="preserve"> </w:t>
      </w:r>
      <w:r>
        <w:rPr>
          <w:spacing w:val="-2"/>
        </w:rPr>
        <w:t>other</w:t>
      </w:r>
      <w:r>
        <w:rPr>
          <w:spacing w:val="-3"/>
        </w:rPr>
        <w:t xml:space="preserve"> </w:t>
      </w:r>
      <w:r>
        <w:rPr>
          <w:spacing w:val="-2"/>
        </w:rPr>
        <w:t>fields</w:t>
      </w:r>
      <w:r>
        <w:rPr>
          <w:spacing w:val="-3"/>
        </w:rPr>
        <w:t xml:space="preserve"> </w:t>
      </w:r>
      <w:r>
        <w:rPr>
          <w:spacing w:val="-2"/>
        </w:rPr>
        <w:t>(e.g.,</w:t>
      </w:r>
      <w:r>
        <w:rPr>
          <w:spacing w:val="-3"/>
        </w:rPr>
        <w:t xml:space="preserve"> </w:t>
      </w:r>
      <w:r>
        <w:rPr>
          <w:spacing w:val="-2"/>
        </w:rPr>
        <w:t xml:space="preserve">psychology </w:t>
      </w:r>
      <w:r>
        <w:t>[</w:t>
      </w:r>
      <w:hyperlink w:anchor="_bookmark45" w:history="1">
        <w:r>
          <w:rPr>
            <w:color w:val="0000FF"/>
          </w:rPr>
          <w:t>58</w:t>
        </w:r>
      </w:hyperlink>
      <w:r>
        <w:t>],</w:t>
      </w:r>
      <w:r>
        <w:rPr>
          <w:spacing w:val="-6"/>
        </w:rPr>
        <w:t xml:space="preserve"> </w:t>
      </w:r>
      <w:r>
        <w:t>environmental</w:t>
      </w:r>
      <w:r>
        <w:rPr>
          <w:spacing w:val="-5"/>
        </w:rPr>
        <w:t xml:space="preserve"> </w:t>
      </w:r>
      <w:r>
        <w:t>science</w:t>
      </w:r>
      <w:r>
        <w:rPr>
          <w:spacing w:val="-5"/>
        </w:rPr>
        <w:t xml:space="preserve"> </w:t>
      </w:r>
      <w:r>
        <w:t>[</w:t>
      </w:r>
      <w:hyperlink w:anchor="_bookmark46" w:history="1">
        <w:r>
          <w:rPr>
            <w:color w:val="0000FF"/>
          </w:rPr>
          <w:t>60</w:t>
        </w:r>
      </w:hyperlink>
      <w:r>
        <w:t>]).</w:t>
      </w:r>
    </w:p>
    <w:p w14:paraId="13A9B319" w14:textId="77777777" w:rsidR="00EF4BD5" w:rsidRDefault="00000000">
      <w:pPr>
        <w:pStyle w:val="BodyText"/>
        <w:spacing w:line="254" w:lineRule="auto"/>
        <w:ind w:left="431" w:right="87" w:firstLine="298"/>
      </w:pPr>
      <w:r>
        <w:t>TrialMind [</w:t>
      </w:r>
      <w:hyperlink w:anchor="_bookmark41" w:history="1">
        <w:r>
          <w:rPr>
            <w:color w:val="0000FF"/>
          </w:rPr>
          <w:t>52</w:t>
        </w:r>
      </w:hyperlink>
      <w:r>
        <w:t>] and Otto-SR [</w:t>
      </w:r>
      <w:hyperlink w:anchor="_bookmark25" w:history="1">
        <w:r>
          <w:rPr>
            <w:color w:val="0000FF"/>
          </w:rPr>
          <w:t>25</w:t>
        </w:r>
      </w:hyperlink>
      <w:r>
        <w:t xml:space="preserve">] are the more comprehensive examples of these systems: both have </w:t>
      </w:r>
      <w:r>
        <w:rPr>
          <w:spacing w:val="-2"/>
        </w:rPr>
        <w:t>been</w:t>
      </w:r>
      <w:r>
        <w:rPr>
          <w:spacing w:val="-7"/>
        </w:rPr>
        <w:t xml:space="preserve"> </w:t>
      </w:r>
      <w:r>
        <w:rPr>
          <w:spacing w:val="-2"/>
        </w:rPr>
        <w:t>applied</w:t>
      </w:r>
      <w:r>
        <w:rPr>
          <w:spacing w:val="-7"/>
        </w:rPr>
        <w:t xml:space="preserve"> </w:t>
      </w:r>
      <w:r>
        <w:rPr>
          <w:spacing w:val="-2"/>
        </w:rPr>
        <w:t>across</w:t>
      </w:r>
      <w:r>
        <w:rPr>
          <w:spacing w:val="-7"/>
        </w:rPr>
        <w:t xml:space="preserve"> </w:t>
      </w:r>
      <w:r>
        <w:rPr>
          <w:spacing w:val="-2"/>
        </w:rPr>
        <w:t>multiple</w:t>
      </w:r>
      <w:r>
        <w:rPr>
          <w:spacing w:val="-7"/>
        </w:rPr>
        <w:t xml:space="preserve"> </w:t>
      </w:r>
      <w:r>
        <w:rPr>
          <w:spacing w:val="-2"/>
        </w:rPr>
        <w:t>clinical</w:t>
      </w:r>
      <w:r>
        <w:rPr>
          <w:spacing w:val="-7"/>
        </w:rPr>
        <w:t xml:space="preserve"> </w:t>
      </w:r>
      <w:r>
        <w:rPr>
          <w:spacing w:val="-2"/>
        </w:rPr>
        <w:t>domains</w:t>
      </w:r>
      <w:r>
        <w:rPr>
          <w:spacing w:val="-7"/>
        </w:rPr>
        <w:t xml:space="preserve"> </w:t>
      </w:r>
      <w:r>
        <w:rPr>
          <w:spacing w:val="-2"/>
        </w:rPr>
        <w:t>and</w:t>
      </w:r>
      <w:r>
        <w:rPr>
          <w:spacing w:val="-7"/>
        </w:rPr>
        <w:t xml:space="preserve"> </w:t>
      </w:r>
      <w:r>
        <w:rPr>
          <w:spacing w:val="-2"/>
        </w:rPr>
        <w:t>incorporated</w:t>
      </w:r>
      <w:r>
        <w:rPr>
          <w:spacing w:val="-7"/>
        </w:rPr>
        <w:t xml:space="preserve"> </w:t>
      </w:r>
      <w:r>
        <w:rPr>
          <w:spacing w:val="-2"/>
        </w:rPr>
        <w:t>human</w:t>
      </w:r>
      <w:r>
        <w:rPr>
          <w:spacing w:val="-7"/>
        </w:rPr>
        <w:t xml:space="preserve"> </w:t>
      </w:r>
      <w:r>
        <w:rPr>
          <w:spacing w:val="-2"/>
        </w:rPr>
        <w:t>evaluation</w:t>
      </w:r>
      <w:r>
        <w:rPr>
          <w:spacing w:val="-7"/>
        </w:rPr>
        <w:t xml:space="preserve"> </w:t>
      </w:r>
      <w:r>
        <w:rPr>
          <w:spacing w:val="-2"/>
        </w:rPr>
        <w:t>of</w:t>
      </w:r>
      <w:r>
        <w:rPr>
          <w:spacing w:val="-7"/>
        </w:rPr>
        <w:t xml:space="preserve"> </w:t>
      </w:r>
      <w:r>
        <w:rPr>
          <w:spacing w:val="-2"/>
        </w:rPr>
        <w:t>system</w:t>
      </w:r>
      <w:r>
        <w:rPr>
          <w:spacing w:val="-7"/>
        </w:rPr>
        <w:t xml:space="preserve"> </w:t>
      </w:r>
      <w:r>
        <w:rPr>
          <w:spacing w:val="-2"/>
        </w:rPr>
        <w:t xml:space="preserve">performance. </w:t>
      </w:r>
      <w:r>
        <w:t>The</w:t>
      </w:r>
      <w:r>
        <w:rPr>
          <w:spacing w:val="-2"/>
        </w:rPr>
        <w:t xml:space="preserve"> </w:t>
      </w:r>
      <w:r>
        <w:t>majority</w:t>
      </w:r>
      <w:r>
        <w:rPr>
          <w:spacing w:val="-2"/>
        </w:rPr>
        <w:t xml:space="preserve"> </w:t>
      </w:r>
      <w:r>
        <w:t>of</w:t>
      </w:r>
      <w:r>
        <w:rPr>
          <w:spacing w:val="-2"/>
        </w:rPr>
        <w:t xml:space="preserve"> </w:t>
      </w:r>
      <w:r>
        <w:t>the</w:t>
      </w:r>
      <w:r>
        <w:rPr>
          <w:spacing w:val="-2"/>
        </w:rPr>
        <w:t xml:space="preserve"> </w:t>
      </w:r>
      <w:r>
        <w:t>systems</w:t>
      </w:r>
      <w:r>
        <w:rPr>
          <w:spacing w:val="-2"/>
        </w:rPr>
        <w:t xml:space="preserve"> </w:t>
      </w:r>
      <w:r>
        <w:t>still</w:t>
      </w:r>
      <w:r>
        <w:rPr>
          <w:spacing w:val="-2"/>
        </w:rPr>
        <w:t xml:space="preserve"> </w:t>
      </w:r>
      <w:r>
        <w:t>focus</w:t>
      </w:r>
      <w:r>
        <w:rPr>
          <w:spacing w:val="-2"/>
        </w:rPr>
        <w:t xml:space="preserve"> </w:t>
      </w:r>
      <w:r>
        <w:t>on</w:t>
      </w:r>
      <w:r>
        <w:rPr>
          <w:spacing w:val="-2"/>
        </w:rPr>
        <w:t xml:space="preserve"> </w:t>
      </w:r>
      <w:r>
        <w:t>the</w:t>
      </w:r>
      <w:r>
        <w:rPr>
          <w:spacing w:val="-2"/>
        </w:rPr>
        <w:t xml:space="preserve"> </w:t>
      </w:r>
      <w:r>
        <w:t>screening</w:t>
      </w:r>
      <w:r>
        <w:rPr>
          <w:spacing w:val="-2"/>
        </w:rPr>
        <w:t xml:space="preserve"> </w:t>
      </w:r>
      <w:r>
        <w:t>and</w:t>
      </w:r>
      <w:r>
        <w:rPr>
          <w:spacing w:val="-2"/>
        </w:rPr>
        <w:t xml:space="preserve"> </w:t>
      </w:r>
      <w:r>
        <w:t>data-extraction</w:t>
      </w:r>
      <w:r>
        <w:rPr>
          <w:spacing w:val="-2"/>
        </w:rPr>
        <w:t xml:space="preserve"> </w:t>
      </w:r>
      <w:r>
        <w:t>stages.</w:t>
      </w:r>
      <w:r>
        <w:rPr>
          <w:spacing w:val="-2"/>
        </w:rPr>
        <w:t xml:space="preserve"> </w:t>
      </w:r>
      <w:r>
        <w:t>Some</w:t>
      </w:r>
      <w:r>
        <w:rPr>
          <w:spacing w:val="-2"/>
        </w:rPr>
        <w:t xml:space="preserve"> </w:t>
      </w:r>
      <w:r>
        <w:t>extend</w:t>
      </w:r>
      <w:r>
        <w:rPr>
          <w:spacing w:val="-2"/>
        </w:rPr>
        <w:t xml:space="preserve"> </w:t>
      </w:r>
      <w:r>
        <w:t>further upstream</w:t>
      </w:r>
      <w:r>
        <w:rPr>
          <w:spacing w:val="-12"/>
        </w:rPr>
        <w:t xml:space="preserve"> </w:t>
      </w:r>
      <w:r>
        <w:t>by</w:t>
      </w:r>
      <w:r>
        <w:rPr>
          <w:spacing w:val="-12"/>
        </w:rPr>
        <w:t xml:space="preserve"> </w:t>
      </w:r>
      <w:r>
        <w:t>using</w:t>
      </w:r>
      <w:r>
        <w:rPr>
          <w:spacing w:val="-12"/>
        </w:rPr>
        <w:t xml:space="preserve"> </w:t>
      </w:r>
      <w:r>
        <w:t>LLMs</w:t>
      </w:r>
      <w:r>
        <w:rPr>
          <w:spacing w:val="-12"/>
        </w:rPr>
        <w:t xml:space="preserve"> </w:t>
      </w:r>
      <w:r>
        <w:t>to</w:t>
      </w:r>
      <w:r>
        <w:rPr>
          <w:spacing w:val="-12"/>
        </w:rPr>
        <w:t xml:space="preserve"> </w:t>
      </w:r>
      <w:r>
        <w:t>develop</w:t>
      </w:r>
      <w:r>
        <w:rPr>
          <w:spacing w:val="-11"/>
        </w:rPr>
        <w:t xml:space="preserve"> </w:t>
      </w:r>
      <w:r>
        <w:t>literature</w:t>
      </w:r>
      <w:r>
        <w:rPr>
          <w:spacing w:val="-12"/>
        </w:rPr>
        <w:t xml:space="preserve"> </w:t>
      </w:r>
      <w:r>
        <w:t>search</w:t>
      </w:r>
      <w:r>
        <w:rPr>
          <w:spacing w:val="-12"/>
        </w:rPr>
        <w:t xml:space="preserve"> </w:t>
      </w:r>
      <w:r>
        <w:t>strategies</w:t>
      </w:r>
      <w:r>
        <w:rPr>
          <w:spacing w:val="-12"/>
        </w:rPr>
        <w:t xml:space="preserve"> </w:t>
      </w:r>
      <w:r>
        <w:t>[</w:t>
      </w:r>
      <w:hyperlink w:anchor="_bookmark41" w:history="1">
        <w:r>
          <w:rPr>
            <w:color w:val="0000FF"/>
          </w:rPr>
          <w:t>52</w:t>
        </w:r>
      </w:hyperlink>
      <w:r>
        <w:t>,</w:t>
      </w:r>
      <w:r>
        <w:rPr>
          <w:spacing w:val="-12"/>
        </w:rPr>
        <w:t xml:space="preserve"> </w:t>
      </w:r>
      <w:hyperlink w:anchor="_bookmark43" w:history="1">
        <w:r>
          <w:rPr>
            <w:color w:val="0000FF"/>
          </w:rPr>
          <w:t>55</w:t>
        </w:r>
      </w:hyperlink>
      <w:r>
        <w:t>],</w:t>
      </w:r>
      <w:r>
        <w:rPr>
          <w:spacing w:val="-11"/>
        </w:rPr>
        <w:t xml:space="preserve"> </w:t>
      </w:r>
      <w:r>
        <w:t>while</w:t>
      </w:r>
      <w:r>
        <w:rPr>
          <w:spacing w:val="-12"/>
        </w:rPr>
        <w:t xml:space="preserve"> </w:t>
      </w:r>
      <w:r>
        <w:t>others</w:t>
      </w:r>
      <w:r>
        <w:rPr>
          <w:spacing w:val="-12"/>
        </w:rPr>
        <w:t xml:space="preserve"> </w:t>
      </w:r>
      <w:r>
        <w:t>extend</w:t>
      </w:r>
      <w:r>
        <w:rPr>
          <w:spacing w:val="-12"/>
        </w:rPr>
        <w:t xml:space="preserve"> </w:t>
      </w:r>
      <w:r>
        <w:t>downstream by feeding extracted data into statistical pooling and meta-analysis [</w:t>
      </w:r>
      <w:hyperlink w:anchor="_bookmark44" w:history="1">
        <w:r>
          <w:rPr>
            <w:color w:val="0000FF"/>
          </w:rPr>
          <w:t>56</w:t>
        </w:r>
      </w:hyperlink>
      <w:r>
        <w:t>]. Many are also limited to spe</w:t>
      </w:r>
      <w:r>
        <w:softHyphen/>
        <w:t>cific domains [</w:t>
      </w:r>
      <w:hyperlink w:anchor="_bookmark43" w:history="1">
        <w:r>
          <w:rPr>
            <w:color w:val="0000FF"/>
          </w:rPr>
          <w:t>55</w:t>
        </w:r>
      </w:hyperlink>
      <w:r>
        <w:t xml:space="preserve">, </w:t>
      </w:r>
      <w:hyperlink w:anchor="_bookmark44" w:history="1">
        <w:r>
          <w:rPr>
            <w:color w:val="0000FF"/>
          </w:rPr>
          <w:t>56</w:t>
        </w:r>
      </w:hyperlink>
      <w:r>
        <w:t>], raising questions about whether they can generalize across review questions like professional systematic reviewers.</w:t>
      </w:r>
    </w:p>
    <w:p w14:paraId="704888C4" w14:textId="77777777" w:rsidR="00EF4BD5" w:rsidRDefault="00000000">
      <w:pPr>
        <w:pStyle w:val="BodyText"/>
        <w:spacing w:line="254" w:lineRule="auto"/>
        <w:ind w:left="431" w:right="87" w:firstLine="298"/>
      </w:pPr>
      <w:r>
        <w:t>A notable feature of many such systems is that, despite being presented as end-to-end pipelines, their</w:t>
      </w:r>
      <w:r>
        <w:rPr>
          <w:spacing w:val="-4"/>
        </w:rPr>
        <w:t xml:space="preserve"> </w:t>
      </w:r>
      <w:r>
        <w:t>evaluation</w:t>
      </w:r>
      <w:r>
        <w:rPr>
          <w:spacing w:val="-4"/>
        </w:rPr>
        <w:t xml:space="preserve"> </w:t>
      </w:r>
      <w:r>
        <w:t>often</w:t>
      </w:r>
      <w:r>
        <w:rPr>
          <w:spacing w:val="-4"/>
        </w:rPr>
        <w:t xml:space="preserve"> </w:t>
      </w:r>
      <w:r>
        <w:t>remains</w:t>
      </w:r>
      <w:r>
        <w:rPr>
          <w:spacing w:val="-4"/>
        </w:rPr>
        <w:t xml:space="preserve"> </w:t>
      </w:r>
      <w:r>
        <w:t>stagewise</w:t>
      </w:r>
      <w:r>
        <w:rPr>
          <w:spacing w:val="-4"/>
        </w:rPr>
        <w:t xml:space="preserve"> </w:t>
      </w:r>
      <w:r>
        <w:t>(but</w:t>
      </w:r>
      <w:r>
        <w:rPr>
          <w:spacing w:val="-4"/>
        </w:rPr>
        <w:t xml:space="preserve"> </w:t>
      </w:r>
      <w:r>
        <w:t>see</w:t>
      </w:r>
      <w:r>
        <w:rPr>
          <w:spacing w:val="-4"/>
        </w:rPr>
        <w:t xml:space="preserve"> </w:t>
      </w:r>
      <w:r>
        <w:t>[</w:t>
      </w:r>
      <w:hyperlink w:anchor="_bookmark42" w:history="1">
        <w:r>
          <w:rPr>
            <w:color w:val="0000FF"/>
          </w:rPr>
          <w:t>53</w:t>
        </w:r>
      </w:hyperlink>
      <w:r>
        <w:t>],</w:t>
      </w:r>
      <w:r>
        <w:rPr>
          <w:spacing w:val="-4"/>
        </w:rPr>
        <w:t xml:space="preserve"> </w:t>
      </w:r>
      <w:r>
        <w:t>which</w:t>
      </w:r>
      <w:r>
        <w:rPr>
          <w:spacing w:val="-4"/>
        </w:rPr>
        <w:t xml:space="preserve"> </w:t>
      </w:r>
      <w:r>
        <w:t>evaluates</w:t>
      </w:r>
      <w:r>
        <w:rPr>
          <w:spacing w:val="-4"/>
        </w:rPr>
        <w:t xml:space="preserve"> </w:t>
      </w:r>
      <w:r>
        <w:t>extraction</w:t>
      </w:r>
      <w:r>
        <w:rPr>
          <w:spacing w:val="-4"/>
        </w:rPr>
        <w:t xml:space="preserve"> </w:t>
      </w:r>
      <w:r>
        <w:t>through</w:t>
      </w:r>
      <w:r>
        <w:rPr>
          <w:spacing w:val="-4"/>
        </w:rPr>
        <w:t xml:space="preserve"> </w:t>
      </w:r>
      <w:r>
        <w:t>agreement</w:t>
      </w:r>
      <w:r>
        <w:rPr>
          <w:spacing w:val="-4"/>
        </w:rPr>
        <w:t xml:space="preserve"> </w:t>
      </w:r>
      <w:r>
        <w:t>in final meta-analytic conclusions). Individual stages are commonly evaluated using inputs derived from the</w:t>
      </w:r>
      <w:r>
        <w:rPr>
          <w:spacing w:val="-5"/>
        </w:rPr>
        <w:t xml:space="preserve"> </w:t>
      </w:r>
      <w:r>
        <w:t>original</w:t>
      </w:r>
      <w:r>
        <w:rPr>
          <w:spacing w:val="-5"/>
        </w:rPr>
        <w:t xml:space="preserve"> </w:t>
      </w:r>
      <w:r>
        <w:t>human-conducted</w:t>
      </w:r>
      <w:r>
        <w:rPr>
          <w:spacing w:val="-5"/>
        </w:rPr>
        <w:t xml:space="preserve"> </w:t>
      </w:r>
      <w:r>
        <w:t>review</w:t>
      </w:r>
      <w:r>
        <w:rPr>
          <w:spacing w:val="-5"/>
        </w:rPr>
        <w:t xml:space="preserve"> </w:t>
      </w:r>
      <w:r>
        <w:t>rather</w:t>
      </w:r>
      <w:r>
        <w:rPr>
          <w:spacing w:val="-5"/>
        </w:rPr>
        <w:t xml:space="preserve"> </w:t>
      </w:r>
      <w:r>
        <w:t>than</w:t>
      </w:r>
      <w:r>
        <w:rPr>
          <w:spacing w:val="-5"/>
        </w:rPr>
        <w:t xml:space="preserve"> </w:t>
      </w:r>
      <w:r>
        <w:t>outputs</w:t>
      </w:r>
      <w:r>
        <w:rPr>
          <w:spacing w:val="-5"/>
        </w:rPr>
        <w:t xml:space="preserve"> </w:t>
      </w:r>
      <w:r>
        <w:t>generated</w:t>
      </w:r>
      <w:r>
        <w:rPr>
          <w:spacing w:val="-5"/>
        </w:rPr>
        <w:t xml:space="preserve"> </w:t>
      </w:r>
      <w:r>
        <w:t>by</w:t>
      </w:r>
      <w:r>
        <w:rPr>
          <w:spacing w:val="-5"/>
        </w:rPr>
        <w:t xml:space="preserve"> </w:t>
      </w:r>
      <w:r>
        <w:t>preceding</w:t>
      </w:r>
      <w:r>
        <w:rPr>
          <w:spacing w:val="-5"/>
        </w:rPr>
        <w:t xml:space="preserve"> </w:t>
      </w:r>
      <w:r>
        <w:t>stages</w:t>
      </w:r>
      <w:r>
        <w:rPr>
          <w:spacing w:val="-5"/>
        </w:rPr>
        <w:t xml:space="preserve"> </w:t>
      </w:r>
      <w:r>
        <w:t>of</w:t>
      </w:r>
      <w:r>
        <w:rPr>
          <w:spacing w:val="-5"/>
        </w:rPr>
        <w:t xml:space="preserve"> </w:t>
      </w:r>
      <w:r>
        <w:t>the</w:t>
      </w:r>
      <w:r>
        <w:rPr>
          <w:spacing w:val="-5"/>
        </w:rPr>
        <w:t xml:space="preserve"> </w:t>
      </w:r>
      <w:r>
        <w:t>pipeline. For example, screening may be evaluated using the set of studies retrieved by human reviewers, while data extraction may be evaluated using studies retained by human reviewers together with predefined extraction</w:t>
      </w:r>
      <w:r>
        <w:rPr>
          <w:spacing w:val="-5"/>
        </w:rPr>
        <w:t xml:space="preserve"> </w:t>
      </w:r>
      <w:r>
        <w:t>forms.</w:t>
      </w:r>
      <w:r>
        <w:rPr>
          <w:spacing w:val="-5"/>
        </w:rPr>
        <w:t xml:space="preserve"> </w:t>
      </w:r>
      <w:r>
        <w:t>This</w:t>
      </w:r>
      <w:r>
        <w:rPr>
          <w:spacing w:val="-5"/>
        </w:rPr>
        <w:t xml:space="preserve"> </w:t>
      </w:r>
      <w:r>
        <w:t>evaluation</w:t>
      </w:r>
      <w:r>
        <w:rPr>
          <w:spacing w:val="-5"/>
        </w:rPr>
        <w:t xml:space="preserve"> </w:t>
      </w:r>
      <w:r>
        <w:t>strategy</w:t>
      </w:r>
      <w:r>
        <w:rPr>
          <w:spacing w:val="-5"/>
        </w:rPr>
        <w:t xml:space="preserve"> </w:t>
      </w:r>
      <w:r>
        <w:t>effectively</w:t>
      </w:r>
      <w:r>
        <w:rPr>
          <w:spacing w:val="-5"/>
        </w:rPr>
        <w:t xml:space="preserve"> </w:t>
      </w:r>
      <w:r>
        <w:t>isolates</w:t>
      </w:r>
      <w:r>
        <w:rPr>
          <w:spacing w:val="-5"/>
        </w:rPr>
        <w:t xml:space="preserve"> </w:t>
      </w:r>
      <w:r>
        <w:t>the</w:t>
      </w:r>
      <w:r>
        <w:rPr>
          <w:spacing w:val="-5"/>
        </w:rPr>
        <w:t xml:space="preserve"> </w:t>
      </w:r>
      <w:r>
        <w:t>performance</w:t>
      </w:r>
      <w:r>
        <w:rPr>
          <w:spacing w:val="-5"/>
        </w:rPr>
        <w:t xml:space="preserve"> </w:t>
      </w:r>
      <w:r>
        <w:t>of</w:t>
      </w:r>
      <w:r>
        <w:rPr>
          <w:spacing w:val="-5"/>
        </w:rPr>
        <w:t xml:space="preserve"> </w:t>
      </w:r>
      <w:r>
        <w:t>individual</w:t>
      </w:r>
      <w:r>
        <w:rPr>
          <w:spacing w:val="-4"/>
        </w:rPr>
        <w:t xml:space="preserve"> </w:t>
      </w:r>
      <w:r>
        <w:t xml:space="preserve">components </w:t>
      </w:r>
      <w:r>
        <w:rPr>
          <w:spacing w:val="-2"/>
        </w:rPr>
        <w:t>but,</w:t>
      </w:r>
      <w:r>
        <w:rPr>
          <w:spacing w:val="-7"/>
        </w:rPr>
        <w:t xml:space="preserve"> </w:t>
      </w:r>
      <w:r>
        <w:rPr>
          <w:spacing w:val="-2"/>
        </w:rPr>
        <w:t>in</w:t>
      </w:r>
      <w:r>
        <w:rPr>
          <w:spacing w:val="-7"/>
        </w:rPr>
        <w:t xml:space="preserve"> </w:t>
      </w:r>
      <w:r>
        <w:rPr>
          <w:spacing w:val="-2"/>
        </w:rPr>
        <w:t>practice,</w:t>
      </w:r>
      <w:r>
        <w:rPr>
          <w:spacing w:val="-7"/>
        </w:rPr>
        <w:t xml:space="preserve"> </w:t>
      </w:r>
      <w:r>
        <w:rPr>
          <w:spacing w:val="-2"/>
        </w:rPr>
        <w:t>makes</w:t>
      </w:r>
      <w:r>
        <w:rPr>
          <w:spacing w:val="-7"/>
        </w:rPr>
        <w:t xml:space="preserve"> </w:t>
      </w:r>
      <w:r>
        <w:rPr>
          <w:spacing w:val="-2"/>
        </w:rPr>
        <w:t>the</w:t>
      </w:r>
      <w:r>
        <w:rPr>
          <w:spacing w:val="-7"/>
        </w:rPr>
        <w:t xml:space="preserve"> </w:t>
      </w:r>
      <w:r>
        <w:rPr>
          <w:spacing w:val="-2"/>
        </w:rPr>
        <w:t>assessment</w:t>
      </w:r>
      <w:r>
        <w:rPr>
          <w:spacing w:val="-7"/>
        </w:rPr>
        <w:t xml:space="preserve"> </w:t>
      </w:r>
      <w:r>
        <w:rPr>
          <w:spacing w:val="-2"/>
        </w:rPr>
        <w:t>of</w:t>
      </w:r>
      <w:r>
        <w:rPr>
          <w:spacing w:val="-7"/>
        </w:rPr>
        <w:t xml:space="preserve"> </w:t>
      </w:r>
      <w:r>
        <w:rPr>
          <w:spacing w:val="-2"/>
        </w:rPr>
        <w:t>these</w:t>
      </w:r>
      <w:r>
        <w:rPr>
          <w:spacing w:val="-7"/>
        </w:rPr>
        <w:t xml:space="preserve"> </w:t>
      </w:r>
      <w:r>
        <w:rPr>
          <w:spacing w:val="-2"/>
        </w:rPr>
        <w:t>agentic</w:t>
      </w:r>
      <w:r>
        <w:rPr>
          <w:spacing w:val="-7"/>
        </w:rPr>
        <w:t xml:space="preserve"> </w:t>
      </w:r>
      <w:r>
        <w:rPr>
          <w:spacing w:val="-2"/>
        </w:rPr>
        <w:t>systems</w:t>
      </w:r>
      <w:r>
        <w:rPr>
          <w:spacing w:val="-7"/>
        </w:rPr>
        <w:t xml:space="preserve"> </w:t>
      </w:r>
      <w:r>
        <w:rPr>
          <w:spacing w:val="-2"/>
        </w:rPr>
        <w:t>conceptually</w:t>
      </w:r>
      <w:r>
        <w:rPr>
          <w:spacing w:val="-7"/>
        </w:rPr>
        <w:t xml:space="preserve"> </w:t>
      </w:r>
      <w:r>
        <w:rPr>
          <w:spacing w:val="-2"/>
        </w:rPr>
        <w:t>similar</w:t>
      </w:r>
      <w:r>
        <w:rPr>
          <w:spacing w:val="-7"/>
        </w:rPr>
        <w:t xml:space="preserve"> </w:t>
      </w:r>
      <w:r>
        <w:rPr>
          <w:spacing w:val="-2"/>
        </w:rPr>
        <w:t>to</w:t>
      </w:r>
      <w:r>
        <w:rPr>
          <w:spacing w:val="-7"/>
        </w:rPr>
        <w:t xml:space="preserve"> </w:t>
      </w:r>
      <w:r>
        <w:rPr>
          <w:spacing w:val="-2"/>
        </w:rPr>
        <w:t>earlier</w:t>
      </w:r>
      <w:r>
        <w:rPr>
          <w:spacing w:val="-7"/>
        </w:rPr>
        <w:t xml:space="preserve"> </w:t>
      </w:r>
      <w:r>
        <w:rPr>
          <w:spacing w:val="-2"/>
        </w:rPr>
        <w:t xml:space="preserve">task-specific </w:t>
      </w:r>
      <w:r>
        <w:t>evaluations of LLMs.</w:t>
      </w:r>
    </w:p>
    <w:p w14:paraId="29B3BA5F" w14:textId="77777777" w:rsidR="00EF4BD5" w:rsidRDefault="00000000">
      <w:pPr>
        <w:pStyle w:val="Heading1"/>
        <w:numPr>
          <w:ilvl w:val="0"/>
          <w:numId w:val="2"/>
        </w:numPr>
        <w:tabs>
          <w:tab w:val="left" w:pos="745"/>
        </w:tabs>
        <w:spacing w:before="218"/>
        <w:ind w:left="745" w:hanging="314"/>
        <w:jc w:val="left"/>
      </w:pPr>
      <w:bookmarkStart w:id="5" w:name="The_missing_pieces_in_end-to-end_SRs_and"/>
      <w:bookmarkEnd w:id="5"/>
      <w:r>
        <w:rPr>
          <w:w w:val="105"/>
        </w:rPr>
        <w:t>The</w:t>
      </w:r>
      <w:r>
        <w:rPr>
          <w:spacing w:val="20"/>
          <w:w w:val="105"/>
        </w:rPr>
        <w:t xml:space="preserve"> </w:t>
      </w:r>
      <w:r>
        <w:rPr>
          <w:w w:val="105"/>
        </w:rPr>
        <w:t>missing</w:t>
      </w:r>
      <w:r>
        <w:rPr>
          <w:spacing w:val="21"/>
          <w:w w:val="105"/>
        </w:rPr>
        <w:t xml:space="preserve"> </w:t>
      </w:r>
      <w:r>
        <w:rPr>
          <w:w w:val="105"/>
        </w:rPr>
        <w:t>pieces</w:t>
      </w:r>
      <w:r>
        <w:rPr>
          <w:spacing w:val="20"/>
          <w:w w:val="105"/>
        </w:rPr>
        <w:t xml:space="preserve"> </w:t>
      </w:r>
      <w:r>
        <w:rPr>
          <w:w w:val="105"/>
        </w:rPr>
        <w:t>in</w:t>
      </w:r>
      <w:r>
        <w:rPr>
          <w:spacing w:val="21"/>
          <w:w w:val="105"/>
        </w:rPr>
        <w:t xml:space="preserve"> </w:t>
      </w:r>
      <w:r>
        <w:rPr>
          <w:w w:val="105"/>
        </w:rPr>
        <w:t>end-to-end</w:t>
      </w:r>
      <w:r>
        <w:rPr>
          <w:spacing w:val="20"/>
          <w:w w:val="105"/>
        </w:rPr>
        <w:t xml:space="preserve"> </w:t>
      </w:r>
      <w:r>
        <w:rPr>
          <w:w w:val="105"/>
        </w:rPr>
        <w:t>SRs</w:t>
      </w:r>
      <w:r>
        <w:rPr>
          <w:spacing w:val="21"/>
          <w:w w:val="105"/>
        </w:rPr>
        <w:t xml:space="preserve"> </w:t>
      </w:r>
      <w:r>
        <w:rPr>
          <w:w w:val="105"/>
        </w:rPr>
        <w:t>and</w:t>
      </w:r>
      <w:r>
        <w:rPr>
          <w:spacing w:val="20"/>
          <w:w w:val="105"/>
        </w:rPr>
        <w:t xml:space="preserve"> </w:t>
      </w:r>
      <w:r>
        <w:rPr>
          <w:spacing w:val="-5"/>
          <w:w w:val="105"/>
        </w:rPr>
        <w:t>MAs</w:t>
      </w:r>
    </w:p>
    <w:p w14:paraId="6F018907" w14:textId="77777777" w:rsidR="00EF4BD5" w:rsidRDefault="00000000">
      <w:pPr>
        <w:pStyle w:val="Heading3"/>
        <w:numPr>
          <w:ilvl w:val="1"/>
          <w:numId w:val="2"/>
        </w:numPr>
        <w:tabs>
          <w:tab w:val="left" w:pos="910"/>
        </w:tabs>
        <w:spacing w:before="160"/>
        <w:ind w:left="910" w:hanging="479"/>
        <w:jc w:val="left"/>
      </w:pPr>
      <w:bookmarkStart w:id="6" w:name="Deciding_what_is_worth_reviewing"/>
      <w:bookmarkEnd w:id="6"/>
      <w:r>
        <w:t>Deciding</w:t>
      </w:r>
      <w:r>
        <w:rPr>
          <w:spacing w:val="47"/>
        </w:rPr>
        <w:t xml:space="preserve"> </w:t>
      </w:r>
      <w:r>
        <w:t>what</w:t>
      </w:r>
      <w:r>
        <w:rPr>
          <w:spacing w:val="48"/>
        </w:rPr>
        <w:t xml:space="preserve"> </w:t>
      </w:r>
      <w:r>
        <w:t>is</w:t>
      </w:r>
      <w:r>
        <w:rPr>
          <w:spacing w:val="48"/>
        </w:rPr>
        <w:t xml:space="preserve"> </w:t>
      </w:r>
      <w:r>
        <w:t>worth</w:t>
      </w:r>
      <w:r>
        <w:rPr>
          <w:spacing w:val="48"/>
        </w:rPr>
        <w:t xml:space="preserve"> </w:t>
      </w:r>
      <w:r>
        <w:rPr>
          <w:spacing w:val="-2"/>
        </w:rPr>
        <w:t>reviewing</w:t>
      </w:r>
    </w:p>
    <w:p w14:paraId="28F2CC6D" w14:textId="77777777" w:rsidR="00EF4BD5" w:rsidRDefault="00000000">
      <w:pPr>
        <w:pStyle w:val="BodyText"/>
        <w:spacing w:before="112" w:line="254" w:lineRule="auto"/>
        <w:ind w:left="431" w:right="87"/>
      </w:pPr>
      <w:r>
        <w:t>An</w:t>
      </w:r>
      <w:r>
        <w:rPr>
          <w:spacing w:val="-9"/>
        </w:rPr>
        <w:t xml:space="preserve"> </w:t>
      </w:r>
      <w:r>
        <w:t>SR</w:t>
      </w:r>
      <w:r>
        <w:rPr>
          <w:spacing w:val="-9"/>
        </w:rPr>
        <w:t xml:space="preserve"> </w:t>
      </w:r>
      <w:r>
        <w:t>is</w:t>
      </w:r>
      <w:r>
        <w:rPr>
          <w:spacing w:val="-8"/>
        </w:rPr>
        <w:t xml:space="preserve"> </w:t>
      </w:r>
      <w:r>
        <w:t>a</w:t>
      </w:r>
      <w:r>
        <w:rPr>
          <w:spacing w:val="-9"/>
        </w:rPr>
        <w:t xml:space="preserve"> </w:t>
      </w:r>
      <w:r>
        <w:t>question-driven</w:t>
      </w:r>
      <w:r>
        <w:rPr>
          <w:spacing w:val="-9"/>
        </w:rPr>
        <w:t xml:space="preserve"> </w:t>
      </w:r>
      <w:r>
        <w:t>enterprise.</w:t>
      </w:r>
      <w:r>
        <w:rPr>
          <w:spacing w:val="-8"/>
        </w:rPr>
        <w:t xml:space="preserve"> </w:t>
      </w:r>
      <w:r>
        <w:t>The</w:t>
      </w:r>
      <w:r>
        <w:rPr>
          <w:spacing w:val="-9"/>
        </w:rPr>
        <w:t xml:space="preserve"> </w:t>
      </w:r>
      <w:r>
        <w:t>review</w:t>
      </w:r>
      <w:r>
        <w:rPr>
          <w:spacing w:val="-9"/>
        </w:rPr>
        <w:t xml:space="preserve"> </w:t>
      </w:r>
      <w:r>
        <w:t>question</w:t>
      </w:r>
      <w:r>
        <w:rPr>
          <w:spacing w:val="-9"/>
        </w:rPr>
        <w:t xml:space="preserve"> </w:t>
      </w:r>
      <w:r>
        <w:t>shapes</w:t>
      </w:r>
      <w:r>
        <w:rPr>
          <w:spacing w:val="-9"/>
        </w:rPr>
        <w:t xml:space="preserve"> </w:t>
      </w:r>
      <w:r>
        <w:t>the</w:t>
      </w:r>
      <w:r>
        <w:rPr>
          <w:spacing w:val="-8"/>
        </w:rPr>
        <w:t xml:space="preserve"> </w:t>
      </w:r>
      <w:r>
        <w:t>eligibility</w:t>
      </w:r>
      <w:r>
        <w:rPr>
          <w:spacing w:val="-9"/>
        </w:rPr>
        <w:t xml:space="preserve"> </w:t>
      </w:r>
      <w:r>
        <w:t>criteria,</w:t>
      </w:r>
      <w:r>
        <w:rPr>
          <w:spacing w:val="-9"/>
        </w:rPr>
        <w:t xml:space="preserve"> </w:t>
      </w:r>
      <w:r>
        <w:t>search</w:t>
      </w:r>
      <w:r>
        <w:rPr>
          <w:spacing w:val="-8"/>
        </w:rPr>
        <w:t xml:space="preserve"> </w:t>
      </w:r>
      <w:r>
        <w:t>strategy, outcomes and analysis, and is specified prospectively in a protocol before the review is conducted. A review</w:t>
      </w:r>
      <w:r>
        <w:rPr>
          <w:spacing w:val="-11"/>
        </w:rPr>
        <w:t xml:space="preserve"> </w:t>
      </w:r>
      <w:r>
        <w:t>question</w:t>
      </w:r>
      <w:r>
        <w:rPr>
          <w:spacing w:val="-11"/>
        </w:rPr>
        <w:t xml:space="preserve"> </w:t>
      </w:r>
      <w:r>
        <w:t>typically</w:t>
      </w:r>
      <w:r>
        <w:rPr>
          <w:spacing w:val="-11"/>
        </w:rPr>
        <w:t xml:space="preserve"> </w:t>
      </w:r>
      <w:r>
        <w:t>arises</w:t>
      </w:r>
      <w:r>
        <w:rPr>
          <w:spacing w:val="-11"/>
        </w:rPr>
        <w:t xml:space="preserve"> </w:t>
      </w:r>
      <w:r>
        <w:t>from</w:t>
      </w:r>
      <w:r>
        <w:rPr>
          <w:spacing w:val="-11"/>
        </w:rPr>
        <w:t xml:space="preserve"> </w:t>
      </w:r>
      <w:r>
        <w:t>an</w:t>
      </w:r>
      <w:r>
        <w:rPr>
          <w:spacing w:val="-11"/>
        </w:rPr>
        <w:t xml:space="preserve"> </w:t>
      </w:r>
      <w:r>
        <w:t>important</w:t>
      </w:r>
      <w:r>
        <w:rPr>
          <w:spacing w:val="-11"/>
        </w:rPr>
        <w:t xml:space="preserve"> </w:t>
      </w:r>
      <w:r>
        <w:t>gap</w:t>
      </w:r>
      <w:r>
        <w:rPr>
          <w:spacing w:val="-11"/>
        </w:rPr>
        <w:t xml:space="preserve"> </w:t>
      </w:r>
      <w:r>
        <w:t>in</w:t>
      </w:r>
      <w:r>
        <w:rPr>
          <w:spacing w:val="-11"/>
        </w:rPr>
        <w:t xml:space="preserve"> </w:t>
      </w:r>
      <w:r>
        <w:t>current</w:t>
      </w:r>
      <w:r>
        <w:rPr>
          <w:spacing w:val="-11"/>
        </w:rPr>
        <w:t xml:space="preserve"> </w:t>
      </w:r>
      <w:r>
        <w:t>knowledge</w:t>
      </w:r>
      <w:r>
        <w:rPr>
          <w:spacing w:val="-11"/>
        </w:rPr>
        <w:t xml:space="preserve"> </w:t>
      </w:r>
      <w:r>
        <w:t>or</w:t>
      </w:r>
      <w:r>
        <w:rPr>
          <w:spacing w:val="-11"/>
        </w:rPr>
        <w:t xml:space="preserve"> </w:t>
      </w:r>
      <w:r>
        <w:t>from</w:t>
      </w:r>
      <w:r>
        <w:rPr>
          <w:spacing w:val="-11"/>
        </w:rPr>
        <w:t xml:space="preserve"> </w:t>
      </w:r>
      <w:r>
        <w:t>the</w:t>
      </w:r>
      <w:r>
        <w:rPr>
          <w:spacing w:val="-11"/>
        </w:rPr>
        <w:t xml:space="preserve"> </w:t>
      </w:r>
      <w:r>
        <w:t>accumulation</w:t>
      </w:r>
      <w:r>
        <w:rPr>
          <w:spacing w:val="-11"/>
        </w:rPr>
        <w:t xml:space="preserve"> </w:t>
      </w:r>
      <w:r>
        <w:t xml:space="preserve">of </w:t>
      </w:r>
      <w:r>
        <w:rPr>
          <w:spacing w:val="-2"/>
        </w:rPr>
        <w:t>new</w:t>
      </w:r>
      <w:r>
        <w:rPr>
          <w:spacing w:val="-9"/>
        </w:rPr>
        <w:t xml:space="preserve"> </w:t>
      </w:r>
      <w:r>
        <w:rPr>
          <w:spacing w:val="-2"/>
        </w:rPr>
        <w:t>primary</w:t>
      </w:r>
      <w:r>
        <w:rPr>
          <w:spacing w:val="-9"/>
        </w:rPr>
        <w:t xml:space="preserve"> </w:t>
      </w:r>
      <w:r>
        <w:rPr>
          <w:spacing w:val="-2"/>
        </w:rPr>
        <w:t>studies</w:t>
      </w:r>
      <w:r>
        <w:rPr>
          <w:spacing w:val="-9"/>
        </w:rPr>
        <w:t xml:space="preserve"> </w:t>
      </w:r>
      <w:r>
        <w:rPr>
          <w:spacing w:val="-2"/>
        </w:rPr>
        <w:t>that</w:t>
      </w:r>
      <w:r>
        <w:rPr>
          <w:spacing w:val="-9"/>
        </w:rPr>
        <w:t xml:space="preserve"> </w:t>
      </w:r>
      <w:r>
        <w:rPr>
          <w:spacing w:val="-2"/>
        </w:rPr>
        <w:t>make</w:t>
      </w:r>
      <w:r>
        <w:rPr>
          <w:spacing w:val="-9"/>
        </w:rPr>
        <w:t xml:space="preserve"> </w:t>
      </w:r>
      <w:r>
        <w:rPr>
          <w:spacing w:val="-2"/>
        </w:rPr>
        <w:t>a</w:t>
      </w:r>
      <w:r>
        <w:rPr>
          <w:spacing w:val="-10"/>
        </w:rPr>
        <w:t xml:space="preserve"> </w:t>
      </w:r>
      <w:r>
        <w:rPr>
          <w:spacing w:val="-2"/>
        </w:rPr>
        <w:t>synthesis</w:t>
      </w:r>
      <w:r>
        <w:rPr>
          <w:spacing w:val="-9"/>
        </w:rPr>
        <w:t xml:space="preserve"> </w:t>
      </w:r>
      <w:r>
        <w:rPr>
          <w:spacing w:val="-2"/>
        </w:rPr>
        <w:t>worthwhile</w:t>
      </w:r>
      <w:r>
        <w:rPr>
          <w:spacing w:val="-9"/>
        </w:rPr>
        <w:t xml:space="preserve"> </w:t>
      </w:r>
      <w:r>
        <w:rPr>
          <w:spacing w:val="-2"/>
        </w:rPr>
        <w:t>[</w:t>
      </w:r>
      <w:hyperlink w:anchor="_bookmark47" w:history="1">
        <w:r>
          <w:rPr>
            <w:color w:val="0000FF"/>
            <w:spacing w:val="-2"/>
          </w:rPr>
          <w:t>61</w:t>
        </w:r>
      </w:hyperlink>
      <w:r>
        <w:rPr>
          <w:spacing w:val="-2"/>
        </w:rPr>
        <w:t>,</w:t>
      </w:r>
      <w:r>
        <w:rPr>
          <w:spacing w:val="-9"/>
        </w:rPr>
        <w:t xml:space="preserve"> </w:t>
      </w:r>
      <w:hyperlink w:anchor="_bookmark48" w:history="1">
        <w:r>
          <w:rPr>
            <w:color w:val="0000FF"/>
            <w:spacing w:val="-2"/>
          </w:rPr>
          <w:t>62</w:t>
        </w:r>
      </w:hyperlink>
      <w:r>
        <w:rPr>
          <w:spacing w:val="-2"/>
        </w:rPr>
        <w:t>].</w:t>
      </w:r>
      <w:r>
        <w:rPr>
          <w:spacing w:val="-9"/>
        </w:rPr>
        <w:t xml:space="preserve"> </w:t>
      </w:r>
      <w:r>
        <w:rPr>
          <w:spacing w:val="-2"/>
        </w:rPr>
        <w:t>Formulating</w:t>
      </w:r>
      <w:r>
        <w:rPr>
          <w:spacing w:val="-10"/>
        </w:rPr>
        <w:t xml:space="preserve"> </w:t>
      </w:r>
      <w:r>
        <w:rPr>
          <w:spacing w:val="-2"/>
        </w:rPr>
        <w:t>the</w:t>
      </w:r>
      <w:r>
        <w:rPr>
          <w:spacing w:val="-9"/>
        </w:rPr>
        <w:t xml:space="preserve"> </w:t>
      </w:r>
      <w:r>
        <w:rPr>
          <w:spacing w:val="-2"/>
        </w:rPr>
        <w:t>right</w:t>
      </w:r>
      <w:r>
        <w:rPr>
          <w:spacing w:val="-9"/>
        </w:rPr>
        <w:t xml:space="preserve"> </w:t>
      </w:r>
      <w:r>
        <w:rPr>
          <w:spacing w:val="-2"/>
        </w:rPr>
        <w:t>question</w:t>
      </w:r>
      <w:r>
        <w:rPr>
          <w:spacing w:val="-9"/>
        </w:rPr>
        <w:t xml:space="preserve"> </w:t>
      </w:r>
      <w:r>
        <w:rPr>
          <w:spacing w:val="-2"/>
        </w:rPr>
        <w:t>is</w:t>
      </w:r>
      <w:r>
        <w:rPr>
          <w:spacing w:val="-9"/>
        </w:rPr>
        <w:t xml:space="preserve"> </w:t>
      </w:r>
      <w:r>
        <w:rPr>
          <w:spacing w:val="-2"/>
        </w:rPr>
        <w:t xml:space="preserve">therefore </w:t>
      </w:r>
      <w:r>
        <w:t>critical: a flawlessly conducted review of a redundant or unimportant question consumes substantial resources while adding little to the evidence base [</w:t>
      </w:r>
      <w:hyperlink w:anchor="_bookmark49" w:history="1">
        <w:r>
          <w:rPr>
            <w:color w:val="0000FF"/>
          </w:rPr>
          <w:t>63</w:t>
        </w:r>
      </w:hyperlink>
      <w:r>
        <w:t xml:space="preserve">, </w:t>
      </w:r>
      <w:hyperlink w:anchor="_bookmark50" w:history="1">
        <w:r>
          <w:rPr>
            <w:color w:val="0000FF"/>
          </w:rPr>
          <w:t>64</w:t>
        </w:r>
      </w:hyperlink>
      <w:r>
        <w:t>].</w:t>
      </w:r>
    </w:p>
    <w:p w14:paraId="0599473F" w14:textId="77777777" w:rsidR="00EF4BD5" w:rsidRDefault="00000000">
      <w:pPr>
        <w:pStyle w:val="BodyText"/>
        <w:spacing w:line="254" w:lineRule="auto"/>
        <w:ind w:left="431" w:right="86" w:firstLine="298"/>
      </w:pPr>
      <w:r>
        <w:t>Given the importance of question formulation, one might expect AI to help here, given its capacity</w:t>
      </w:r>
      <w:r>
        <w:rPr>
          <w:spacing w:val="40"/>
        </w:rPr>
        <w:t xml:space="preserve"> </w:t>
      </w:r>
      <w:r>
        <w:t>to</w:t>
      </w:r>
      <w:r>
        <w:rPr>
          <w:spacing w:val="-2"/>
        </w:rPr>
        <w:t xml:space="preserve"> </w:t>
      </w:r>
      <w:r>
        <w:t>search</w:t>
      </w:r>
      <w:r>
        <w:rPr>
          <w:spacing w:val="-2"/>
        </w:rPr>
        <w:t xml:space="preserve"> </w:t>
      </w:r>
      <w:r>
        <w:t>and</w:t>
      </w:r>
      <w:r>
        <w:rPr>
          <w:spacing w:val="-2"/>
        </w:rPr>
        <w:t xml:space="preserve"> </w:t>
      </w:r>
      <w:r>
        <w:t>synthesize</w:t>
      </w:r>
      <w:r>
        <w:rPr>
          <w:spacing w:val="-1"/>
        </w:rPr>
        <w:t xml:space="preserve"> </w:t>
      </w:r>
      <w:r>
        <w:t>how</w:t>
      </w:r>
      <w:r>
        <w:rPr>
          <w:spacing w:val="-2"/>
        </w:rPr>
        <w:t xml:space="preserve"> </w:t>
      </w:r>
      <w:r>
        <w:t>review</w:t>
      </w:r>
      <w:r>
        <w:rPr>
          <w:spacing w:val="-1"/>
        </w:rPr>
        <w:t xml:space="preserve"> </w:t>
      </w:r>
      <w:r>
        <w:t>questions</w:t>
      </w:r>
      <w:r>
        <w:rPr>
          <w:spacing w:val="-1"/>
        </w:rPr>
        <w:t xml:space="preserve"> </w:t>
      </w:r>
      <w:r>
        <w:t>have</w:t>
      </w:r>
      <w:r>
        <w:rPr>
          <w:spacing w:val="-1"/>
        </w:rPr>
        <w:t xml:space="preserve"> </w:t>
      </w:r>
      <w:r>
        <w:t>been</w:t>
      </w:r>
      <w:r>
        <w:rPr>
          <w:spacing w:val="-1"/>
        </w:rPr>
        <w:t xml:space="preserve"> </w:t>
      </w:r>
      <w:r>
        <w:t>proposed,</w:t>
      </w:r>
      <w:r>
        <w:rPr>
          <w:spacing w:val="-1"/>
        </w:rPr>
        <w:t xml:space="preserve"> </w:t>
      </w:r>
      <w:r>
        <w:t>how</w:t>
      </w:r>
      <w:r>
        <w:rPr>
          <w:spacing w:val="-2"/>
        </w:rPr>
        <w:t xml:space="preserve"> </w:t>
      </w:r>
      <w:r>
        <w:t>clinical</w:t>
      </w:r>
      <w:r>
        <w:rPr>
          <w:spacing w:val="-1"/>
        </w:rPr>
        <w:t xml:space="preserve"> </w:t>
      </w:r>
      <w:r>
        <w:t>needs</w:t>
      </w:r>
      <w:r>
        <w:rPr>
          <w:spacing w:val="-1"/>
        </w:rPr>
        <w:t xml:space="preserve"> </w:t>
      </w:r>
      <w:r>
        <w:t>are</w:t>
      </w:r>
      <w:r>
        <w:rPr>
          <w:spacing w:val="-2"/>
        </w:rPr>
        <w:t xml:space="preserve"> </w:t>
      </w:r>
      <w:r>
        <w:t>shifting,</w:t>
      </w:r>
      <w:r>
        <w:rPr>
          <w:spacing w:val="-1"/>
        </w:rPr>
        <w:t xml:space="preserve"> </w:t>
      </w:r>
      <w:r>
        <w:t>and what new primary studies report. In practice, however, current “end-to-end” systems do not attempt to decide</w:t>
      </w:r>
      <w:r>
        <w:rPr>
          <w:spacing w:val="-9"/>
        </w:rPr>
        <w:t xml:space="preserve"> </w:t>
      </w:r>
      <w:r>
        <w:t>what</w:t>
      </w:r>
      <w:r>
        <w:rPr>
          <w:spacing w:val="-9"/>
        </w:rPr>
        <w:t xml:space="preserve"> </w:t>
      </w:r>
      <w:r>
        <w:t>is</w:t>
      </w:r>
      <w:r>
        <w:rPr>
          <w:spacing w:val="-9"/>
        </w:rPr>
        <w:t xml:space="preserve"> </w:t>
      </w:r>
      <w:r>
        <w:t>worth</w:t>
      </w:r>
      <w:r>
        <w:rPr>
          <w:spacing w:val="-9"/>
        </w:rPr>
        <w:t xml:space="preserve"> </w:t>
      </w:r>
      <w:r>
        <w:t>reviewing.</w:t>
      </w:r>
      <w:r>
        <w:rPr>
          <w:spacing w:val="-9"/>
        </w:rPr>
        <w:t xml:space="preserve"> </w:t>
      </w:r>
      <w:r>
        <w:t>Otto-SR,</w:t>
      </w:r>
      <w:r>
        <w:rPr>
          <w:spacing w:val="-9"/>
        </w:rPr>
        <w:t xml:space="preserve"> </w:t>
      </w:r>
      <w:r>
        <w:t>for</w:t>
      </w:r>
      <w:r>
        <w:rPr>
          <w:spacing w:val="-9"/>
        </w:rPr>
        <w:t xml:space="preserve"> </w:t>
      </w:r>
      <w:r>
        <w:t>instance,</w:t>
      </w:r>
      <w:r>
        <w:rPr>
          <w:spacing w:val="-9"/>
        </w:rPr>
        <w:t xml:space="preserve"> </w:t>
      </w:r>
      <w:r>
        <w:t>takes</w:t>
      </w:r>
      <w:r>
        <w:rPr>
          <w:spacing w:val="-9"/>
        </w:rPr>
        <w:t xml:space="preserve"> </w:t>
      </w:r>
      <w:r>
        <w:t>a</w:t>
      </w:r>
      <w:r>
        <w:rPr>
          <w:spacing w:val="-9"/>
        </w:rPr>
        <w:t xml:space="preserve"> </w:t>
      </w:r>
      <w:r>
        <w:t>protocol</w:t>
      </w:r>
      <w:r>
        <w:rPr>
          <w:spacing w:val="-9"/>
        </w:rPr>
        <w:t xml:space="preserve"> </w:t>
      </w:r>
      <w:r>
        <w:t>(objectives</w:t>
      </w:r>
      <w:r>
        <w:rPr>
          <w:spacing w:val="-9"/>
        </w:rPr>
        <w:t xml:space="preserve"> </w:t>
      </w:r>
      <w:r>
        <w:t>and</w:t>
      </w:r>
      <w:r>
        <w:rPr>
          <w:spacing w:val="-9"/>
        </w:rPr>
        <w:t xml:space="preserve"> </w:t>
      </w:r>
      <w:r>
        <w:t>eligibility</w:t>
      </w:r>
      <w:r>
        <w:rPr>
          <w:spacing w:val="-9"/>
        </w:rPr>
        <w:t xml:space="preserve"> </w:t>
      </w:r>
      <w:r>
        <w:t xml:space="preserve">criteria) </w:t>
      </w:r>
      <w:r>
        <w:rPr>
          <w:spacing w:val="-2"/>
        </w:rPr>
        <w:t>together</w:t>
      </w:r>
      <w:r>
        <w:rPr>
          <w:spacing w:val="-5"/>
        </w:rPr>
        <w:t xml:space="preserve"> </w:t>
      </w:r>
      <w:r>
        <w:rPr>
          <w:spacing w:val="-2"/>
        </w:rPr>
        <w:t>with</w:t>
      </w:r>
      <w:r>
        <w:rPr>
          <w:spacing w:val="-5"/>
        </w:rPr>
        <w:t xml:space="preserve"> </w:t>
      </w:r>
      <w:r>
        <w:rPr>
          <w:spacing w:val="-2"/>
        </w:rPr>
        <w:t>search</w:t>
      </w:r>
      <w:r>
        <w:rPr>
          <w:spacing w:val="-5"/>
        </w:rPr>
        <w:t xml:space="preserve"> </w:t>
      </w:r>
      <w:r>
        <w:rPr>
          <w:spacing w:val="-2"/>
        </w:rPr>
        <w:t>results</w:t>
      </w:r>
      <w:r>
        <w:rPr>
          <w:spacing w:val="-5"/>
        </w:rPr>
        <w:t xml:space="preserve"> </w:t>
      </w:r>
      <w:r>
        <w:rPr>
          <w:spacing w:val="-2"/>
        </w:rPr>
        <w:t>as</w:t>
      </w:r>
      <w:r>
        <w:rPr>
          <w:spacing w:val="-5"/>
        </w:rPr>
        <w:t xml:space="preserve"> </w:t>
      </w:r>
      <w:r>
        <w:rPr>
          <w:spacing w:val="-2"/>
        </w:rPr>
        <w:t>its</w:t>
      </w:r>
      <w:r>
        <w:rPr>
          <w:spacing w:val="-5"/>
        </w:rPr>
        <w:t xml:space="preserve"> </w:t>
      </w:r>
      <w:r>
        <w:rPr>
          <w:spacing w:val="-2"/>
        </w:rPr>
        <w:t>inputs</w:t>
      </w:r>
      <w:r>
        <w:rPr>
          <w:spacing w:val="-5"/>
        </w:rPr>
        <w:t xml:space="preserve"> </w:t>
      </w:r>
      <w:r>
        <w:rPr>
          <w:spacing w:val="-2"/>
        </w:rPr>
        <w:t>[</w:t>
      </w:r>
      <w:hyperlink w:anchor="_bookmark25" w:history="1">
        <w:r>
          <w:rPr>
            <w:color w:val="0000FF"/>
            <w:spacing w:val="-2"/>
          </w:rPr>
          <w:t>25</w:t>
        </w:r>
      </w:hyperlink>
      <w:r>
        <w:rPr>
          <w:spacing w:val="-2"/>
        </w:rPr>
        <w:t>].</w:t>
      </w:r>
      <w:r>
        <w:rPr>
          <w:spacing w:val="-5"/>
        </w:rPr>
        <w:t xml:space="preserve"> </w:t>
      </w:r>
      <w:r>
        <w:rPr>
          <w:spacing w:val="-2"/>
        </w:rPr>
        <w:t>TrialMind</w:t>
      </w:r>
      <w:r>
        <w:rPr>
          <w:spacing w:val="-5"/>
        </w:rPr>
        <w:t xml:space="preserve"> </w:t>
      </w:r>
      <w:r>
        <w:rPr>
          <w:spacing w:val="-2"/>
        </w:rPr>
        <w:t>goes</w:t>
      </w:r>
      <w:r>
        <w:rPr>
          <w:spacing w:val="-5"/>
        </w:rPr>
        <w:t xml:space="preserve"> </w:t>
      </w:r>
      <w:r>
        <w:rPr>
          <w:spacing w:val="-2"/>
        </w:rPr>
        <w:t>a</w:t>
      </w:r>
      <w:r>
        <w:rPr>
          <w:spacing w:val="-6"/>
        </w:rPr>
        <w:t xml:space="preserve"> </w:t>
      </w:r>
      <w:r>
        <w:rPr>
          <w:spacing w:val="-2"/>
        </w:rPr>
        <w:t>step</w:t>
      </w:r>
      <w:r>
        <w:rPr>
          <w:spacing w:val="-5"/>
        </w:rPr>
        <w:t xml:space="preserve"> </w:t>
      </w:r>
      <w:r>
        <w:rPr>
          <w:spacing w:val="-2"/>
        </w:rPr>
        <w:t>earlier</w:t>
      </w:r>
      <w:r>
        <w:rPr>
          <w:spacing w:val="-5"/>
        </w:rPr>
        <w:t xml:space="preserve"> </w:t>
      </w:r>
      <w:r>
        <w:rPr>
          <w:spacing w:val="-2"/>
        </w:rPr>
        <w:t>by</w:t>
      </w:r>
      <w:r>
        <w:rPr>
          <w:spacing w:val="-5"/>
        </w:rPr>
        <w:t xml:space="preserve"> </w:t>
      </w:r>
      <w:r>
        <w:rPr>
          <w:spacing w:val="-2"/>
        </w:rPr>
        <w:t>generating</w:t>
      </w:r>
      <w:r>
        <w:rPr>
          <w:spacing w:val="-6"/>
        </w:rPr>
        <w:t xml:space="preserve"> </w:t>
      </w:r>
      <w:r>
        <w:rPr>
          <w:spacing w:val="-2"/>
        </w:rPr>
        <w:t>the</w:t>
      </w:r>
      <w:r>
        <w:rPr>
          <w:spacing w:val="-5"/>
        </w:rPr>
        <w:t xml:space="preserve"> </w:t>
      </w:r>
      <w:r>
        <w:rPr>
          <w:spacing w:val="-2"/>
        </w:rPr>
        <w:t>search</w:t>
      </w:r>
      <w:r>
        <w:rPr>
          <w:spacing w:val="-5"/>
        </w:rPr>
        <w:t xml:space="preserve"> </w:t>
      </w:r>
      <w:r>
        <w:rPr>
          <w:spacing w:val="-2"/>
        </w:rPr>
        <w:t xml:space="preserve">query </w:t>
      </w:r>
      <w:r>
        <w:t>and</w:t>
      </w:r>
      <w:r>
        <w:rPr>
          <w:spacing w:val="-10"/>
        </w:rPr>
        <w:t xml:space="preserve"> </w:t>
      </w:r>
      <w:r>
        <w:t>eligibility</w:t>
      </w:r>
      <w:r>
        <w:rPr>
          <w:spacing w:val="-10"/>
        </w:rPr>
        <w:t xml:space="preserve"> </w:t>
      </w:r>
      <w:r>
        <w:t>criteria,</w:t>
      </w:r>
      <w:r>
        <w:rPr>
          <w:spacing w:val="-10"/>
        </w:rPr>
        <w:t xml:space="preserve"> </w:t>
      </w:r>
      <w:r>
        <w:t>but</w:t>
      </w:r>
      <w:r>
        <w:rPr>
          <w:spacing w:val="-10"/>
        </w:rPr>
        <w:t xml:space="preserve"> </w:t>
      </w:r>
      <w:r>
        <w:t>still</w:t>
      </w:r>
      <w:r>
        <w:rPr>
          <w:spacing w:val="-10"/>
        </w:rPr>
        <w:t xml:space="preserve"> </w:t>
      </w:r>
      <w:r>
        <w:t>begins</w:t>
      </w:r>
      <w:r>
        <w:rPr>
          <w:spacing w:val="-10"/>
        </w:rPr>
        <w:t xml:space="preserve"> </w:t>
      </w:r>
      <w:r>
        <w:t>from</w:t>
      </w:r>
      <w:r>
        <w:rPr>
          <w:spacing w:val="-10"/>
        </w:rPr>
        <w:t xml:space="preserve"> </w:t>
      </w:r>
      <w:r>
        <w:t>a</w:t>
      </w:r>
      <w:r>
        <w:rPr>
          <w:spacing w:val="-10"/>
        </w:rPr>
        <w:t xml:space="preserve"> </w:t>
      </w:r>
      <w:r>
        <w:t>human-defined</w:t>
      </w:r>
      <w:r>
        <w:rPr>
          <w:spacing w:val="-10"/>
        </w:rPr>
        <w:t xml:space="preserve"> </w:t>
      </w:r>
      <w:r>
        <w:t>PICO</w:t>
      </w:r>
      <w:r>
        <w:rPr>
          <w:spacing w:val="-10"/>
        </w:rPr>
        <w:t xml:space="preserve"> </w:t>
      </w:r>
      <w:r>
        <w:t>[</w:t>
      </w:r>
      <w:hyperlink w:anchor="_bookmark41" w:history="1">
        <w:r>
          <w:rPr>
            <w:color w:val="0000FF"/>
          </w:rPr>
          <w:t>52</w:t>
        </w:r>
      </w:hyperlink>
      <w:r>
        <w:t>].</w:t>
      </w:r>
      <w:r>
        <w:rPr>
          <w:spacing w:val="-10"/>
        </w:rPr>
        <w:t xml:space="preserve"> </w:t>
      </w:r>
      <w:r>
        <w:t>Other</w:t>
      </w:r>
      <w:r>
        <w:rPr>
          <w:spacing w:val="-10"/>
        </w:rPr>
        <w:t xml:space="preserve"> </w:t>
      </w:r>
      <w:r>
        <w:t>systems</w:t>
      </w:r>
      <w:r>
        <w:rPr>
          <w:spacing w:val="-10"/>
        </w:rPr>
        <w:t xml:space="preserve"> </w:t>
      </w:r>
      <w:r>
        <w:t>are</w:t>
      </w:r>
      <w:r>
        <w:rPr>
          <w:spacing w:val="-10"/>
        </w:rPr>
        <w:t xml:space="preserve"> </w:t>
      </w:r>
      <w:r>
        <w:t>similar</w:t>
      </w:r>
      <w:r>
        <w:rPr>
          <w:spacing w:val="-10"/>
        </w:rPr>
        <w:t xml:space="preserve"> </w:t>
      </w:r>
      <w:r>
        <w:t>in</w:t>
      </w:r>
      <w:r>
        <w:rPr>
          <w:spacing w:val="-10"/>
        </w:rPr>
        <w:t xml:space="preserve"> </w:t>
      </w:r>
      <w:r>
        <w:t>this regard</w:t>
      </w:r>
      <w:r>
        <w:rPr>
          <w:spacing w:val="-6"/>
        </w:rPr>
        <w:t xml:space="preserve"> </w:t>
      </w:r>
      <w:r>
        <w:t>(see</w:t>
      </w:r>
      <w:r>
        <w:rPr>
          <w:spacing w:val="-6"/>
        </w:rPr>
        <w:t xml:space="preserve"> </w:t>
      </w:r>
      <w:hyperlink w:anchor="_bookmark2" w:history="1">
        <w:r>
          <w:rPr>
            <w:color w:val="0000FF"/>
          </w:rPr>
          <w:t>Figure</w:t>
        </w:r>
        <w:r>
          <w:rPr>
            <w:color w:val="0000FF"/>
            <w:spacing w:val="-6"/>
          </w:rPr>
          <w:t xml:space="preserve"> </w:t>
        </w:r>
        <w:r>
          <w:rPr>
            <w:color w:val="0000FF"/>
          </w:rPr>
          <w:t>2</w:t>
        </w:r>
      </w:hyperlink>
      <w:r>
        <w:t>).</w:t>
      </w:r>
      <w:r>
        <w:rPr>
          <w:spacing w:val="-6"/>
        </w:rPr>
        <w:t xml:space="preserve"> </w:t>
      </w:r>
      <w:r>
        <w:t>Consistent</w:t>
      </w:r>
      <w:r>
        <w:rPr>
          <w:spacing w:val="-6"/>
        </w:rPr>
        <w:t xml:space="preserve"> </w:t>
      </w:r>
      <w:r>
        <w:t>with</w:t>
      </w:r>
      <w:r>
        <w:rPr>
          <w:spacing w:val="-6"/>
        </w:rPr>
        <w:t xml:space="preserve"> </w:t>
      </w:r>
      <w:r>
        <w:t>this</w:t>
      </w:r>
      <w:r>
        <w:rPr>
          <w:spacing w:val="-6"/>
        </w:rPr>
        <w:t xml:space="preserve"> </w:t>
      </w:r>
      <w:r>
        <w:t>pattern,</w:t>
      </w:r>
      <w:r>
        <w:rPr>
          <w:spacing w:val="-6"/>
        </w:rPr>
        <w:t xml:space="preserve"> </w:t>
      </w:r>
      <w:r>
        <w:t>a</w:t>
      </w:r>
      <w:r>
        <w:rPr>
          <w:spacing w:val="-6"/>
        </w:rPr>
        <w:t xml:space="preserve"> </w:t>
      </w:r>
      <w:r>
        <w:t>scoping</w:t>
      </w:r>
      <w:r>
        <w:rPr>
          <w:spacing w:val="-6"/>
        </w:rPr>
        <w:t xml:space="preserve"> </w:t>
      </w:r>
      <w:r>
        <w:t>review</w:t>
      </w:r>
      <w:r>
        <w:rPr>
          <w:spacing w:val="-6"/>
        </w:rPr>
        <w:t xml:space="preserve"> </w:t>
      </w:r>
      <w:r>
        <w:t>of</w:t>
      </w:r>
      <w:r>
        <w:rPr>
          <w:spacing w:val="-6"/>
        </w:rPr>
        <w:t xml:space="preserve"> </w:t>
      </w:r>
      <w:r>
        <w:t>LLM</w:t>
      </w:r>
      <w:r>
        <w:rPr>
          <w:spacing w:val="-6"/>
        </w:rPr>
        <w:t xml:space="preserve"> </w:t>
      </w:r>
      <w:r>
        <w:t>applications</w:t>
      </w:r>
      <w:r>
        <w:rPr>
          <w:spacing w:val="-6"/>
        </w:rPr>
        <w:t xml:space="preserve"> </w:t>
      </w:r>
      <w:r>
        <w:t>[</w:t>
      </w:r>
      <w:hyperlink w:anchor="_bookmark19" w:history="1">
        <w:r>
          <w:rPr>
            <w:color w:val="0000FF"/>
          </w:rPr>
          <w:t>16</w:t>
        </w:r>
      </w:hyperlink>
      <w:r>
        <w:t>]</w:t>
      </w:r>
      <w:r>
        <w:rPr>
          <w:spacing w:val="-6"/>
        </w:rPr>
        <w:t xml:space="preserve"> </w:t>
      </w:r>
      <w:r>
        <w:t>found</w:t>
      </w:r>
      <w:r>
        <w:rPr>
          <w:spacing w:val="-6"/>
        </w:rPr>
        <w:t xml:space="preserve"> </w:t>
      </w:r>
      <w:r>
        <w:t>only a handful of studies touching question framing, all exploratory [</w:t>
      </w:r>
      <w:hyperlink w:anchor="_bookmark51" w:history="1">
        <w:r>
          <w:rPr>
            <w:color w:val="0000FF"/>
          </w:rPr>
          <w:t>65</w:t>
        </w:r>
      </w:hyperlink>
      <w:r>
        <w:t xml:space="preserve">, </w:t>
      </w:r>
      <w:hyperlink w:anchor="_bookmark52" w:history="1">
        <w:r>
          <w:rPr>
            <w:color w:val="0000FF"/>
          </w:rPr>
          <w:t>66</w:t>
        </w:r>
      </w:hyperlink>
      <w:r>
        <w:t>], with similar exploratory work appearing more recently [</w:t>
      </w:r>
      <w:hyperlink w:anchor="_bookmark28" w:history="1">
        <w:r>
          <w:rPr>
            <w:color w:val="0000FF"/>
          </w:rPr>
          <w:t>30</w:t>
        </w:r>
      </w:hyperlink>
      <w:r>
        <w:t xml:space="preserve">]. This limited attention is understandable: starting from a fixed question </w:t>
      </w:r>
      <w:r>
        <w:rPr>
          <w:spacing w:val="-2"/>
        </w:rPr>
        <w:t>allows</w:t>
      </w:r>
      <w:r>
        <w:rPr>
          <w:spacing w:val="-6"/>
        </w:rPr>
        <w:t xml:space="preserve"> </w:t>
      </w:r>
      <w:r>
        <w:rPr>
          <w:spacing w:val="-2"/>
        </w:rPr>
        <w:t>these</w:t>
      </w:r>
      <w:r>
        <w:rPr>
          <w:spacing w:val="-6"/>
        </w:rPr>
        <w:t xml:space="preserve"> </w:t>
      </w:r>
      <w:r>
        <w:rPr>
          <w:spacing w:val="-2"/>
        </w:rPr>
        <w:t>systems</w:t>
      </w:r>
      <w:r>
        <w:rPr>
          <w:spacing w:val="-6"/>
        </w:rPr>
        <w:t xml:space="preserve"> </w:t>
      </w:r>
      <w:r>
        <w:rPr>
          <w:spacing w:val="-2"/>
        </w:rPr>
        <w:t>to</w:t>
      </w:r>
      <w:r>
        <w:rPr>
          <w:spacing w:val="-6"/>
        </w:rPr>
        <w:t xml:space="preserve"> </w:t>
      </w:r>
      <w:r>
        <w:rPr>
          <w:spacing w:val="-2"/>
        </w:rPr>
        <w:t>be</w:t>
      </w:r>
      <w:r>
        <w:rPr>
          <w:spacing w:val="-6"/>
        </w:rPr>
        <w:t xml:space="preserve"> </w:t>
      </w:r>
      <w:r>
        <w:rPr>
          <w:spacing w:val="-2"/>
        </w:rPr>
        <w:t>evaluated</w:t>
      </w:r>
      <w:r>
        <w:rPr>
          <w:spacing w:val="-6"/>
        </w:rPr>
        <w:t xml:space="preserve"> </w:t>
      </w:r>
      <w:r>
        <w:rPr>
          <w:spacing w:val="-2"/>
        </w:rPr>
        <w:t>against</w:t>
      </w:r>
      <w:r>
        <w:rPr>
          <w:spacing w:val="-6"/>
        </w:rPr>
        <w:t xml:space="preserve"> </w:t>
      </w:r>
      <w:r>
        <w:rPr>
          <w:spacing w:val="-2"/>
        </w:rPr>
        <w:t>existing</w:t>
      </w:r>
      <w:r>
        <w:rPr>
          <w:spacing w:val="-6"/>
        </w:rPr>
        <w:t xml:space="preserve"> </w:t>
      </w:r>
      <w:r>
        <w:rPr>
          <w:spacing w:val="-2"/>
        </w:rPr>
        <w:t>reviews,</w:t>
      </w:r>
      <w:r>
        <w:rPr>
          <w:spacing w:val="-6"/>
        </w:rPr>
        <w:t xml:space="preserve"> </w:t>
      </w:r>
      <w:r>
        <w:rPr>
          <w:spacing w:val="-2"/>
        </w:rPr>
        <w:t>whereas</w:t>
      </w:r>
      <w:r>
        <w:rPr>
          <w:spacing w:val="-6"/>
        </w:rPr>
        <w:t xml:space="preserve"> </w:t>
      </w:r>
      <w:r>
        <w:rPr>
          <w:spacing w:val="-2"/>
        </w:rPr>
        <w:t>deciding</w:t>
      </w:r>
      <w:r>
        <w:rPr>
          <w:spacing w:val="-6"/>
        </w:rPr>
        <w:t xml:space="preserve"> </w:t>
      </w:r>
      <w:r>
        <w:rPr>
          <w:spacing w:val="-2"/>
        </w:rPr>
        <w:t>which</w:t>
      </w:r>
      <w:r>
        <w:rPr>
          <w:spacing w:val="-6"/>
        </w:rPr>
        <w:t xml:space="preserve"> </w:t>
      </w:r>
      <w:r>
        <w:rPr>
          <w:spacing w:val="-2"/>
        </w:rPr>
        <w:t>questions</w:t>
      </w:r>
      <w:r>
        <w:rPr>
          <w:spacing w:val="-6"/>
        </w:rPr>
        <w:t xml:space="preserve"> </w:t>
      </w:r>
      <w:r>
        <w:rPr>
          <w:spacing w:val="-2"/>
        </w:rPr>
        <w:t>are</w:t>
      </w:r>
      <w:r>
        <w:rPr>
          <w:spacing w:val="-6"/>
        </w:rPr>
        <w:t xml:space="preserve"> </w:t>
      </w:r>
      <w:r>
        <w:rPr>
          <w:spacing w:val="-2"/>
        </w:rPr>
        <w:t xml:space="preserve">worth </w:t>
      </w:r>
      <w:r>
        <w:t>reviewing is inherently stakeholder-dependent and lacks a single gold standard [</w:t>
      </w:r>
      <w:hyperlink w:anchor="_bookmark53" w:history="1">
        <w:r>
          <w:rPr>
            <w:color w:val="0000FF"/>
          </w:rPr>
          <w:t>67</w:t>
        </w:r>
      </w:hyperlink>
      <w:r>
        <w:t xml:space="preserve">, </w:t>
      </w:r>
      <w:hyperlink w:anchor="_bookmark54" w:history="1">
        <w:r>
          <w:rPr>
            <w:color w:val="0000FF"/>
          </w:rPr>
          <w:t>68</w:t>
        </w:r>
      </w:hyperlink>
      <w:r>
        <w:t>]. More broadly, evidence on machine ideation is cautionary: when LLMs were asked to generate novel research ideas in NLP, the ideas initially appeared more novel than human ones, but that advantage collapsed once the ideas were actually executed [</w:t>
      </w:r>
      <w:hyperlink w:anchor="_bookmark55" w:history="1">
        <w:r>
          <w:rPr>
            <w:color w:val="0000FF"/>
          </w:rPr>
          <w:t>69</w:t>
        </w:r>
      </w:hyperlink>
      <w:r>
        <w:t>].</w:t>
      </w:r>
    </w:p>
    <w:p w14:paraId="644EE09A" w14:textId="77777777" w:rsidR="00EF4BD5" w:rsidRDefault="00000000">
      <w:pPr>
        <w:pStyle w:val="Heading3"/>
        <w:numPr>
          <w:ilvl w:val="1"/>
          <w:numId w:val="2"/>
        </w:numPr>
        <w:tabs>
          <w:tab w:val="left" w:pos="910"/>
        </w:tabs>
        <w:spacing w:before="219"/>
        <w:ind w:left="910" w:hanging="479"/>
        <w:jc w:val="left"/>
      </w:pPr>
      <w:bookmarkStart w:id="7" w:name="Establishing_review-level_PICO-S"/>
      <w:bookmarkStart w:id="8" w:name="_bookmark1"/>
      <w:bookmarkEnd w:id="7"/>
      <w:bookmarkEnd w:id="8"/>
      <w:r>
        <w:rPr>
          <w:w w:val="105"/>
        </w:rPr>
        <w:t>Establishing</w:t>
      </w:r>
      <w:r>
        <w:rPr>
          <w:spacing w:val="9"/>
          <w:w w:val="105"/>
        </w:rPr>
        <w:t xml:space="preserve"> </w:t>
      </w:r>
      <w:r>
        <w:rPr>
          <w:w w:val="105"/>
        </w:rPr>
        <w:t>review-level</w:t>
      </w:r>
      <w:r>
        <w:rPr>
          <w:spacing w:val="10"/>
          <w:w w:val="105"/>
        </w:rPr>
        <w:t xml:space="preserve"> </w:t>
      </w:r>
      <w:r>
        <w:rPr>
          <w:w w:val="105"/>
        </w:rPr>
        <w:t>PICO-</w:t>
      </w:r>
      <w:r>
        <w:rPr>
          <w:spacing w:val="-10"/>
          <w:w w:val="105"/>
        </w:rPr>
        <w:t>S</w:t>
      </w:r>
    </w:p>
    <w:p w14:paraId="410B4DEF" w14:textId="77777777" w:rsidR="00EF4BD5" w:rsidRDefault="00000000">
      <w:pPr>
        <w:pStyle w:val="BodyText"/>
        <w:spacing w:before="113" w:line="254" w:lineRule="auto"/>
        <w:ind w:left="431" w:right="86"/>
      </w:pPr>
      <w:r>
        <w:t>The</w:t>
      </w:r>
      <w:r>
        <w:rPr>
          <w:spacing w:val="-6"/>
        </w:rPr>
        <w:t xml:space="preserve"> </w:t>
      </w:r>
      <w:r>
        <w:t>essence</w:t>
      </w:r>
      <w:r>
        <w:rPr>
          <w:spacing w:val="-6"/>
        </w:rPr>
        <w:t xml:space="preserve"> </w:t>
      </w:r>
      <w:r>
        <w:t>of</w:t>
      </w:r>
      <w:r>
        <w:rPr>
          <w:spacing w:val="-6"/>
        </w:rPr>
        <w:t xml:space="preserve"> </w:t>
      </w:r>
      <w:r>
        <w:t>an</w:t>
      </w:r>
      <w:r>
        <w:rPr>
          <w:spacing w:val="-6"/>
        </w:rPr>
        <w:t xml:space="preserve"> </w:t>
      </w:r>
      <w:r>
        <w:t>SR</w:t>
      </w:r>
      <w:r>
        <w:rPr>
          <w:spacing w:val="-6"/>
        </w:rPr>
        <w:t xml:space="preserve"> </w:t>
      </w:r>
      <w:r>
        <w:t>and</w:t>
      </w:r>
      <w:r>
        <w:rPr>
          <w:spacing w:val="-6"/>
        </w:rPr>
        <w:t xml:space="preserve"> </w:t>
      </w:r>
      <w:r>
        <w:t>MA</w:t>
      </w:r>
      <w:r>
        <w:rPr>
          <w:spacing w:val="-6"/>
        </w:rPr>
        <w:t xml:space="preserve"> </w:t>
      </w:r>
      <w:r>
        <w:t>is</w:t>
      </w:r>
      <w:r>
        <w:rPr>
          <w:spacing w:val="-6"/>
        </w:rPr>
        <w:t xml:space="preserve"> </w:t>
      </w:r>
      <w:r>
        <w:t>to</w:t>
      </w:r>
      <w:r>
        <w:rPr>
          <w:spacing w:val="-6"/>
        </w:rPr>
        <w:t xml:space="preserve"> </w:t>
      </w:r>
      <w:r>
        <w:t>synthesize</w:t>
      </w:r>
      <w:r>
        <w:rPr>
          <w:spacing w:val="-6"/>
        </w:rPr>
        <w:t xml:space="preserve"> </w:t>
      </w:r>
      <w:r>
        <w:t>information</w:t>
      </w:r>
      <w:r>
        <w:rPr>
          <w:spacing w:val="-6"/>
        </w:rPr>
        <w:t xml:space="preserve"> </w:t>
      </w:r>
      <w:r>
        <w:t>from</w:t>
      </w:r>
      <w:r>
        <w:rPr>
          <w:spacing w:val="-6"/>
        </w:rPr>
        <w:t xml:space="preserve"> </w:t>
      </w:r>
      <w:r>
        <w:t>individual</w:t>
      </w:r>
      <w:r>
        <w:rPr>
          <w:spacing w:val="-6"/>
        </w:rPr>
        <w:t xml:space="preserve"> </w:t>
      </w:r>
      <w:r>
        <w:t>primary</w:t>
      </w:r>
      <w:r>
        <w:rPr>
          <w:spacing w:val="-6"/>
        </w:rPr>
        <w:t xml:space="preserve"> </w:t>
      </w:r>
      <w:r>
        <w:t>studies</w:t>
      </w:r>
      <w:r>
        <w:rPr>
          <w:spacing w:val="-6"/>
        </w:rPr>
        <w:t xml:space="preserve"> </w:t>
      </w:r>
      <w:r>
        <w:t>into</w:t>
      </w:r>
      <w:r>
        <w:rPr>
          <w:spacing w:val="-6"/>
        </w:rPr>
        <w:t xml:space="preserve"> </w:t>
      </w:r>
      <w:r>
        <w:t>a</w:t>
      </w:r>
      <w:r>
        <w:rPr>
          <w:spacing w:val="-6"/>
        </w:rPr>
        <w:t xml:space="preserve"> </w:t>
      </w:r>
      <w:r>
        <w:t xml:space="preserve">unified </w:t>
      </w:r>
      <w:r>
        <w:rPr>
          <w:spacing w:val="-2"/>
        </w:rPr>
        <w:t>analysis,</w:t>
      </w:r>
      <w:r>
        <w:rPr>
          <w:spacing w:val="-9"/>
        </w:rPr>
        <w:t xml:space="preserve"> </w:t>
      </w:r>
      <w:r>
        <w:rPr>
          <w:spacing w:val="-2"/>
        </w:rPr>
        <w:t>which</w:t>
      </w:r>
      <w:r>
        <w:rPr>
          <w:spacing w:val="-8"/>
        </w:rPr>
        <w:t xml:space="preserve"> </w:t>
      </w:r>
      <w:r>
        <w:rPr>
          <w:spacing w:val="-2"/>
        </w:rPr>
        <w:t>requires</w:t>
      </w:r>
      <w:r>
        <w:rPr>
          <w:spacing w:val="-8"/>
        </w:rPr>
        <w:t xml:space="preserve"> </w:t>
      </w:r>
      <w:r>
        <w:rPr>
          <w:spacing w:val="-2"/>
        </w:rPr>
        <w:t>the</w:t>
      </w:r>
      <w:r>
        <w:rPr>
          <w:spacing w:val="-8"/>
        </w:rPr>
        <w:t xml:space="preserve"> </w:t>
      </w:r>
      <w:r>
        <w:rPr>
          <w:spacing w:val="-2"/>
        </w:rPr>
        <w:t>non-trivial</w:t>
      </w:r>
      <w:r>
        <w:rPr>
          <w:spacing w:val="-9"/>
        </w:rPr>
        <w:t xml:space="preserve"> </w:t>
      </w:r>
      <w:r>
        <w:rPr>
          <w:spacing w:val="-2"/>
        </w:rPr>
        <w:t>task</w:t>
      </w:r>
      <w:r>
        <w:rPr>
          <w:spacing w:val="-8"/>
        </w:rPr>
        <w:t xml:space="preserve"> </w:t>
      </w:r>
      <w:r>
        <w:rPr>
          <w:spacing w:val="-2"/>
        </w:rPr>
        <w:t>of</w:t>
      </w:r>
      <w:r>
        <w:rPr>
          <w:spacing w:val="-8"/>
        </w:rPr>
        <w:t xml:space="preserve"> </w:t>
      </w:r>
      <w:r>
        <w:rPr>
          <w:spacing w:val="-2"/>
        </w:rPr>
        <w:t>defining</w:t>
      </w:r>
      <w:r>
        <w:rPr>
          <w:spacing w:val="-8"/>
        </w:rPr>
        <w:t xml:space="preserve"> </w:t>
      </w:r>
      <w:r>
        <w:rPr>
          <w:spacing w:val="-2"/>
        </w:rPr>
        <w:t>review-level</w:t>
      </w:r>
      <w:r>
        <w:rPr>
          <w:spacing w:val="-8"/>
        </w:rPr>
        <w:t xml:space="preserve"> </w:t>
      </w:r>
      <w:r>
        <w:rPr>
          <w:spacing w:val="-2"/>
        </w:rPr>
        <w:t>population,</w:t>
      </w:r>
      <w:r>
        <w:rPr>
          <w:spacing w:val="-9"/>
        </w:rPr>
        <w:t xml:space="preserve"> </w:t>
      </w:r>
      <w:r>
        <w:rPr>
          <w:spacing w:val="-2"/>
        </w:rPr>
        <w:t>intervention,</w:t>
      </w:r>
      <w:r>
        <w:rPr>
          <w:spacing w:val="-8"/>
        </w:rPr>
        <w:t xml:space="preserve"> </w:t>
      </w:r>
      <w:r>
        <w:rPr>
          <w:spacing w:val="-2"/>
        </w:rPr>
        <w:t>comparator,</w:t>
      </w:r>
    </w:p>
    <w:p w14:paraId="69B9A96E" w14:textId="77777777" w:rsidR="00EF4BD5" w:rsidRDefault="00EF4BD5">
      <w:pPr>
        <w:pStyle w:val="BodyText"/>
        <w:spacing w:line="254" w:lineRule="auto"/>
        <w:sectPr w:rsidR="00EF4BD5">
          <w:pgSz w:w="11910" w:h="16840"/>
          <w:pgMar w:top="1240" w:right="1133" w:bottom="860" w:left="1133" w:header="0" w:footer="678" w:gutter="0"/>
          <w:cols w:space="720"/>
        </w:sectPr>
      </w:pPr>
    </w:p>
    <w:p w14:paraId="12A5D87A" w14:textId="77777777" w:rsidR="00EF4BD5" w:rsidRDefault="00EF4BD5">
      <w:pPr>
        <w:pStyle w:val="BodyText"/>
        <w:spacing w:before="6"/>
        <w:jc w:val="left"/>
        <w:rPr>
          <w:sz w:val="2"/>
        </w:rPr>
      </w:pPr>
    </w:p>
    <w:tbl>
      <w:tblPr>
        <w:tblW w:w="0" w:type="auto"/>
        <w:tblInd w:w="165" w:type="dxa"/>
        <w:tblLayout w:type="fixed"/>
        <w:tblCellMar>
          <w:left w:w="0" w:type="dxa"/>
          <w:right w:w="0" w:type="dxa"/>
        </w:tblCellMar>
        <w:tblLook w:val="01E0" w:firstRow="1" w:lastRow="1" w:firstColumn="1" w:lastColumn="1" w:noHBand="0" w:noVBand="0"/>
      </w:tblPr>
      <w:tblGrid>
        <w:gridCol w:w="1900"/>
        <w:gridCol w:w="482"/>
        <w:gridCol w:w="241"/>
        <w:gridCol w:w="482"/>
        <w:gridCol w:w="278"/>
        <w:gridCol w:w="482"/>
        <w:gridCol w:w="914"/>
        <w:gridCol w:w="482"/>
        <w:gridCol w:w="3723"/>
      </w:tblGrid>
      <w:tr w:rsidR="00EF4BD5" w14:paraId="5A5D19F9" w14:textId="77777777">
        <w:trPr>
          <w:trHeight w:val="568"/>
        </w:trPr>
        <w:tc>
          <w:tcPr>
            <w:tcW w:w="8984" w:type="dxa"/>
            <w:gridSpan w:val="9"/>
            <w:tcBorders>
              <w:bottom w:val="single" w:sz="51" w:space="0" w:color="FFFFFF"/>
            </w:tcBorders>
            <w:shd w:val="clear" w:color="auto" w:fill="173B49"/>
          </w:tcPr>
          <w:p w14:paraId="7F6E68EE" w14:textId="77777777" w:rsidR="00EF4BD5" w:rsidRDefault="00EF4BD5">
            <w:pPr>
              <w:pStyle w:val="TableParagraph"/>
              <w:spacing w:before="18"/>
              <w:rPr>
                <w:rFonts w:ascii="Georgia"/>
                <w:sz w:val="14"/>
              </w:rPr>
            </w:pPr>
          </w:p>
          <w:p w14:paraId="49BC5D89" w14:textId="77777777" w:rsidR="00EF4BD5" w:rsidRDefault="00000000">
            <w:pPr>
              <w:pStyle w:val="TableParagraph"/>
              <w:tabs>
                <w:tab w:val="left" w:pos="1867"/>
                <w:tab w:val="left" w:pos="4180"/>
                <w:tab w:val="left" w:pos="4765"/>
              </w:tabs>
              <w:spacing w:line="115" w:lineRule="auto"/>
              <w:ind w:left="1867" w:right="1367" w:hanging="1779"/>
              <w:rPr>
                <w:b/>
                <w:sz w:val="14"/>
              </w:rPr>
            </w:pPr>
            <w:r>
              <w:rPr>
                <w:b/>
                <w:color w:val="FFFFFF"/>
                <w:spacing w:val="-2"/>
                <w:sz w:val="14"/>
              </w:rPr>
              <w:t>System</w:t>
            </w:r>
            <w:r>
              <w:rPr>
                <w:b/>
                <w:color w:val="FFFFFF"/>
                <w:sz w:val="14"/>
              </w:rPr>
              <w:tab/>
            </w:r>
            <w:r>
              <w:rPr>
                <w:b/>
                <w:color w:val="FFFFFF"/>
                <w:position w:val="8"/>
                <w:sz w:val="14"/>
              </w:rPr>
              <w:t>Search</w:t>
            </w:r>
            <w:r>
              <w:rPr>
                <w:b/>
                <w:color w:val="FFFFFF"/>
                <w:spacing w:val="-1"/>
                <w:position w:val="8"/>
                <w:sz w:val="14"/>
              </w:rPr>
              <w:t xml:space="preserve"> </w:t>
            </w:r>
            <w:r>
              <w:rPr>
                <w:b/>
                <w:color w:val="FFFFFF"/>
                <w:position w:val="8"/>
                <w:sz w:val="14"/>
              </w:rPr>
              <w:t>/</w:t>
            </w:r>
            <w:r>
              <w:rPr>
                <w:b/>
                <w:color w:val="FFFFFF"/>
                <w:spacing w:val="26"/>
                <w:position w:val="8"/>
                <w:sz w:val="14"/>
              </w:rPr>
              <w:t xml:space="preserve"> </w:t>
            </w:r>
            <w:r>
              <w:rPr>
                <w:b/>
                <w:color w:val="FFFFFF"/>
                <w:sz w:val="14"/>
              </w:rPr>
              <w:t>Screening</w:t>
            </w:r>
            <w:r>
              <w:rPr>
                <w:b/>
                <w:color w:val="FFFFFF"/>
                <w:spacing w:val="80"/>
                <w:sz w:val="14"/>
              </w:rPr>
              <w:t xml:space="preserve"> </w:t>
            </w:r>
            <w:r>
              <w:rPr>
                <w:b/>
                <w:color w:val="FFFFFF"/>
                <w:sz w:val="14"/>
              </w:rPr>
              <w:t>Extraction</w:t>
            </w:r>
            <w:r>
              <w:rPr>
                <w:b/>
                <w:color w:val="FFFFFF"/>
                <w:spacing w:val="38"/>
                <w:sz w:val="14"/>
              </w:rPr>
              <w:t xml:space="preserve"> </w:t>
            </w:r>
            <w:r>
              <w:rPr>
                <w:b/>
                <w:color w:val="FFFFFF"/>
                <w:position w:val="8"/>
                <w:sz w:val="14"/>
              </w:rPr>
              <w:t>Risk</w:t>
            </w:r>
            <w:r>
              <w:rPr>
                <w:b/>
                <w:color w:val="FFFFFF"/>
                <w:spacing w:val="-1"/>
                <w:position w:val="8"/>
                <w:sz w:val="14"/>
              </w:rPr>
              <w:t xml:space="preserve"> </w:t>
            </w:r>
            <w:r>
              <w:rPr>
                <w:b/>
                <w:color w:val="FFFFFF"/>
                <w:position w:val="8"/>
                <w:sz w:val="14"/>
              </w:rPr>
              <w:t>of</w:t>
            </w:r>
            <w:r>
              <w:rPr>
                <w:b/>
                <w:color w:val="FFFFFF"/>
                <w:spacing w:val="80"/>
                <w:position w:val="8"/>
                <w:sz w:val="14"/>
              </w:rPr>
              <w:t xml:space="preserve"> </w:t>
            </w:r>
            <w:r>
              <w:rPr>
                <w:b/>
                <w:color w:val="FFFFFF"/>
                <w:position w:val="8"/>
                <w:sz w:val="14"/>
              </w:rPr>
              <w:t>Statistical</w:t>
            </w:r>
            <w:r>
              <w:rPr>
                <w:b/>
                <w:color w:val="FFFFFF"/>
                <w:spacing w:val="80"/>
                <w:position w:val="8"/>
                <w:sz w:val="14"/>
              </w:rPr>
              <w:t xml:space="preserve"> </w:t>
            </w:r>
            <w:r>
              <w:rPr>
                <w:b/>
                <w:color w:val="FFFFFF"/>
                <w:sz w:val="14"/>
              </w:rPr>
              <w:t>Evaluation</w:t>
            </w:r>
            <w:r>
              <w:rPr>
                <w:b/>
                <w:color w:val="FFFFFF"/>
                <w:spacing w:val="-1"/>
                <w:sz w:val="14"/>
              </w:rPr>
              <w:t xml:space="preserve"> </w:t>
            </w:r>
            <w:r>
              <w:rPr>
                <w:b/>
                <w:color w:val="FFFFFF"/>
                <w:sz w:val="14"/>
              </w:rPr>
              <w:t>scope</w:t>
            </w:r>
            <w:r>
              <w:rPr>
                <w:b/>
                <w:color w:val="FFFFFF"/>
                <w:spacing w:val="-1"/>
                <w:sz w:val="14"/>
              </w:rPr>
              <w:t xml:space="preserve"> </w:t>
            </w:r>
            <w:r>
              <w:rPr>
                <w:b/>
                <w:color w:val="FFFFFF"/>
                <w:sz w:val="14"/>
              </w:rPr>
              <w:t>and</w:t>
            </w:r>
            <w:r>
              <w:rPr>
                <w:b/>
                <w:color w:val="FFFFFF"/>
                <w:spacing w:val="-1"/>
                <w:sz w:val="14"/>
              </w:rPr>
              <w:t xml:space="preserve"> </w:t>
            </w:r>
            <w:r>
              <w:rPr>
                <w:b/>
                <w:color w:val="FFFFFF"/>
                <w:sz w:val="14"/>
              </w:rPr>
              <w:t>boundary</w:t>
            </w:r>
            <w:r>
              <w:rPr>
                <w:b/>
                <w:color w:val="FFFFFF"/>
                <w:spacing w:val="40"/>
                <w:sz w:val="14"/>
              </w:rPr>
              <w:t xml:space="preserve"> </w:t>
            </w:r>
            <w:r>
              <w:rPr>
                <w:b/>
                <w:color w:val="FFFFFF"/>
                <w:spacing w:val="-2"/>
                <w:sz w:val="14"/>
              </w:rPr>
              <w:t>retrieval</w:t>
            </w:r>
            <w:r>
              <w:rPr>
                <w:b/>
                <w:color w:val="FFFFFF"/>
                <w:sz w:val="14"/>
              </w:rPr>
              <w:tab/>
            </w:r>
            <w:r>
              <w:rPr>
                <w:b/>
                <w:color w:val="FFFFFF"/>
                <w:spacing w:val="-4"/>
                <w:sz w:val="14"/>
              </w:rPr>
              <w:t>bias</w:t>
            </w:r>
            <w:r>
              <w:rPr>
                <w:b/>
                <w:color w:val="FFFFFF"/>
                <w:sz w:val="14"/>
              </w:rPr>
              <w:tab/>
            </w:r>
            <w:r>
              <w:rPr>
                <w:b/>
                <w:color w:val="FFFFFF"/>
                <w:spacing w:val="-2"/>
                <w:sz w:val="14"/>
              </w:rPr>
              <w:t>pooling</w:t>
            </w:r>
          </w:p>
        </w:tc>
      </w:tr>
      <w:tr w:rsidR="00EF4BD5" w14:paraId="61DD6B7D" w14:textId="77777777">
        <w:trPr>
          <w:trHeight w:val="330"/>
        </w:trPr>
        <w:tc>
          <w:tcPr>
            <w:tcW w:w="1900" w:type="dxa"/>
            <w:vMerge w:val="restart"/>
            <w:tcBorders>
              <w:top w:val="single" w:sz="51" w:space="0" w:color="FFFFFF"/>
              <w:bottom w:val="single" w:sz="6" w:space="0" w:color="F4F7F9"/>
            </w:tcBorders>
            <w:shd w:val="clear" w:color="auto" w:fill="F4F7F9"/>
          </w:tcPr>
          <w:p w14:paraId="40BA510E" w14:textId="77777777" w:rsidR="00EF4BD5" w:rsidRDefault="00000000">
            <w:pPr>
              <w:pStyle w:val="TableParagraph"/>
              <w:spacing w:before="1"/>
              <w:ind w:left="88"/>
              <w:rPr>
                <w:b/>
                <w:sz w:val="13"/>
              </w:rPr>
            </w:pPr>
            <w:r>
              <w:rPr>
                <w:b/>
                <w:color w:val="173B49"/>
                <w:spacing w:val="-2"/>
                <w:w w:val="105"/>
                <w:sz w:val="13"/>
              </w:rPr>
              <w:t>TrialMind</w:t>
            </w:r>
          </w:p>
          <w:p w14:paraId="46C459A2" w14:textId="77777777" w:rsidR="00EF4BD5" w:rsidRDefault="00000000">
            <w:pPr>
              <w:pStyle w:val="TableParagraph"/>
              <w:spacing w:before="12"/>
              <w:ind w:left="88"/>
              <w:rPr>
                <w:sz w:val="13"/>
              </w:rPr>
            </w:pPr>
            <w:r>
              <w:rPr>
                <w:color w:val="173B49"/>
                <w:sz w:val="13"/>
              </w:rPr>
              <w:t>(Wang,</w:t>
            </w:r>
            <w:r>
              <w:rPr>
                <w:color w:val="173B49"/>
                <w:spacing w:val="4"/>
                <w:sz w:val="13"/>
              </w:rPr>
              <w:t xml:space="preserve"> </w:t>
            </w:r>
            <w:r>
              <w:rPr>
                <w:color w:val="173B49"/>
                <w:spacing w:val="-2"/>
                <w:sz w:val="13"/>
              </w:rPr>
              <w:t>2025)</w:t>
            </w:r>
          </w:p>
        </w:tc>
        <w:tc>
          <w:tcPr>
            <w:tcW w:w="482" w:type="dxa"/>
            <w:tcBorders>
              <w:top w:val="single" w:sz="51" w:space="0" w:color="FFFFFF"/>
            </w:tcBorders>
            <w:shd w:val="clear" w:color="auto" w:fill="E4F0EF"/>
          </w:tcPr>
          <w:p w14:paraId="75AF63A1" w14:textId="77777777" w:rsidR="00EF4BD5" w:rsidRDefault="00000000">
            <w:pPr>
              <w:pStyle w:val="TableParagraph"/>
              <w:spacing w:before="68"/>
              <w:jc w:val="center"/>
              <w:rPr>
                <w:b/>
                <w:sz w:val="15"/>
              </w:rPr>
            </w:pPr>
            <w:r>
              <w:rPr>
                <w:b/>
                <w:color w:val="1D675E"/>
                <w:spacing w:val="-10"/>
                <w:sz w:val="15"/>
              </w:rPr>
              <w:t>Y</w:t>
            </w:r>
          </w:p>
        </w:tc>
        <w:tc>
          <w:tcPr>
            <w:tcW w:w="241" w:type="dxa"/>
            <w:vMerge w:val="restart"/>
            <w:tcBorders>
              <w:top w:val="single" w:sz="51" w:space="0" w:color="FFFFFF"/>
              <w:bottom w:val="single" w:sz="6" w:space="0" w:color="F4F7F9"/>
            </w:tcBorders>
            <w:shd w:val="clear" w:color="auto" w:fill="F4F7F9"/>
          </w:tcPr>
          <w:p w14:paraId="648E1823" w14:textId="77777777" w:rsidR="00EF4BD5" w:rsidRDefault="00EF4BD5">
            <w:pPr>
              <w:pStyle w:val="TableParagraph"/>
              <w:rPr>
                <w:rFonts w:ascii="Times New Roman"/>
                <w:sz w:val="16"/>
              </w:rPr>
            </w:pPr>
          </w:p>
        </w:tc>
        <w:tc>
          <w:tcPr>
            <w:tcW w:w="482" w:type="dxa"/>
            <w:tcBorders>
              <w:top w:val="single" w:sz="51" w:space="0" w:color="FFFFFF"/>
            </w:tcBorders>
            <w:shd w:val="clear" w:color="auto" w:fill="E4F0EF"/>
          </w:tcPr>
          <w:p w14:paraId="3A40F246" w14:textId="77777777" w:rsidR="00EF4BD5" w:rsidRDefault="00000000">
            <w:pPr>
              <w:pStyle w:val="TableParagraph"/>
              <w:spacing w:before="68"/>
              <w:ind w:right="1"/>
              <w:jc w:val="center"/>
              <w:rPr>
                <w:b/>
                <w:sz w:val="15"/>
              </w:rPr>
            </w:pPr>
            <w:r>
              <w:rPr>
                <w:b/>
                <w:color w:val="1D675E"/>
                <w:spacing w:val="-10"/>
                <w:sz w:val="15"/>
              </w:rPr>
              <w:t>Y</w:t>
            </w:r>
          </w:p>
        </w:tc>
        <w:tc>
          <w:tcPr>
            <w:tcW w:w="278" w:type="dxa"/>
            <w:vMerge w:val="restart"/>
            <w:tcBorders>
              <w:top w:val="single" w:sz="51" w:space="0" w:color="FFFFFF"/>
              <w:bottom w:val="single" w:sz="6" w:space="0" w:color="F4F7F9"/>
            </w:tcBorders>
            <w:shd w:val="clear" w:color="auto" w:fill="F4F7F9"/>
          </w:tcPr>
          <w:p w14:paraId="689B2F0F" w14:textId="77777777" w:rsidR="00EF4BD5" w:rsidRDefault="00EF4BD5">
            <w:pPr>
              <w:pStyle w:val="TableParagraph"/>
              <w:rPr>
                <w:rFonts w:ascii="Times New Roman"/>
                <w:sz w:val="16"/>
              </w:rPr>
            </w:pPr>
          </w:p>
        </w:tc>
        <w:tc>
          <w:tcPr>
            <w:tcW w:w="482" w:type="dxa"/>
            <w:tcBorders>
              <w:top w:val="single" w:sz="51" w:space="0" w:color="FFFFFF"/>
            </w:tcBorders>
            <w:shd w:val="clear" w:color="auto" w:fill="E4F0EF"/>
          </w:tcPr>
          <w:p w14:paraId="2469452B" w14:textId="77777777" w:rsidR="00EF4BD5" w:rsidRDefault="00000000">
            <w:pPr>
              <w:pStyle w:val="TableParagraph"/>
              <w:spacing w:before="68"/>
              <w:jc w:val="center"/>
              <w:rPr>
                <w:b/>
                <w:sz w:val="15"/>
              </w:rPr>
            </w:pPr>
            <w:r>
              <w:rPr>
                <w:b/>
                <w:color w:val="1D675E"/>
                <w:spacing w:val="-10"/>
                <w:sz w:val="15"/>
              </w:rPr>
              <w:t>Y</w:t>
            </w:r>
          </w:p>
        </w:tc>
        <w:tc>
          <w:tcPr>
            <w:tcW w:w="914" w:type="dxa"/>
            <w:vMerge w:val="restart"/>
            <w:tcBorders>
              <w:top w:val="single" w:sz="51" w:space="0" w:color="FFFFFF"/>
              <w:bottom w:val="single" w:sz="6" w:space="0" w:color="F4F7F9"/>
            </w:tcBorders>
            <w:shd w:val="clear" w:color="auto" w:fill="F2F4F4"/>
          </w:tcPr>
          <w:p w14:paraId="758F399E" w14:textId="77777777" w:rsidR="00EF4BD5" w:rsidRDefault="00000000">
            <w:pPr>
              <w:pStyle w:val="TableParagraph"/>
              <w:spacing w:before="68"/>
              <w:ind w:right="1"/>
              <w:jc w:val="center"/>
              <w:rPr>
                <w:b/>
                <w:sz w:val="15"/>
              </w:rPr>
            </w:pPr>
            <w:r>
              <w:rPr>
                <w:b/>
                <w:color w:val="859099"/>
                <w:spacing w:val="-2"/>
                <w:sz w:val="15"/>
              </w:rPr>
              <w:t>--</w:t>
            </w:r>
          </w:p>
        </w:tc>
        <w:tc>
          <w:tcPr>
            <w:tcW w:w="482" w:type="dxa"/>
            <w:tcBorders>
              <w:top w:val="single" w:sz="51" w:space="0" w:color="FFFFFF"/>
            </w:tcBorders>
            <w:shd w:val="clear" w:color="auto" w:fill="F7EBD4"/>
          </w:tcPr>
          <w:p w14:paraId="12A248AE" w14:textId="77777777" w:rsidR="00EF4BD5" w:rsidRDefault="00000000">
            <w:pPr>
              <w:pStyle w:val="TableParagraph"/>
              <w:spacing w:before="68"/>
              <w:ind w:right="1"/>
              <w:jc w:val="center"/>
              <w:rPr>
                <w:b/>
                <w:sz w:val="15"/>
              </w:rPr>
            </w:pPr>
            <w:r>
              <w:rPr>
                <w:b/>
                <w:color w:val="855B12"/>
                <w:spacing w:val="-10"/>
                <w:sz w:val="15"/>
              </w:rPr>
              <w:t>H</w:t>
            </w:r>
          </w:p>
        </w:tc>
        <w:tc>
          <w:tcPr>
            <w:tcW w:w="3723" w:type="dxa"/>
            <w:vMerge w:val="restart"/>
            <w:tcBorders>
              <w:top w:val="single" w:sz="51" w:space="0" w:color="FFFFFF"/>
              <w:bottom w:val="single" w:sz="6" w:space="0" w:color="F4F7F9"/>
            </w:tcBorders>
            <w:shd w:val="clear" w:color="auto" w:fill="F4F7F9"/>
          </w:tcPr>
          <w:p w14:paraId="76CAEC70" w14:textId="77777777" w:rsidR="00EF4BD5" w:rsidRDefault="00000000">
            <w:pPr>
              <w:pStyle w:val="TableParagraph"/>
              <w:spacing w:before="4" w:line="256" w:lineRule="auto"/>
              <w:ind w:left="227" w:right="916"/>
              <w:rPr>
                <w:sz w:val="13"/>
              </w:rPr>
            </w:pPr>
            <w:r>
              <w:rPr>
                <w:color w:val="2F424D"/>
                <w:w w:val="105"/>
                <w:sz w:val="13"/>
              </w:rPr>
              <w:t>100</w:t>
            </w:r>
            <w:r>
              <w:rPr>
                <w:color w:val="2F424D"/>
                <w:spacing w:val="-5"/>
                <w:w w:val="105"/>
                <w:sz w:val="13"/>
              </w:rPr>
              <w:t xml:space="preserve"> </w:t>
            </w:r>
            <w:r>
              <w:rPr>
                <w:color w:val="2F424D"/>
                <w:w w:val="105"/>
                <w:sz w:val="13"/>
              </w:rPr>
              <w:t>clinical</w:t>
            </w:r>
            <w:r>
              <w:rPr>
                <w:color w:val="2F424D"/>
                <w:spacing w:val="-5"/>
                <w:w w:val="105"/>
                <w:sz w:val="13"/>
              </w:rPr>
              <w:t xml:space="preserve"> </w:t>
            </w:r>
            <w:r>
              <w:rPr>
                <w:color w:val="2F424D"/>
                <w:w w:val="105"/>
                <w:sz w:val="13"/>
              </w:rPr>
              <w:t>SRs</w:t>
            </w:r>
            <w:r>
              <w:rPr>
                <w:color w:val="2F424D"/>
                <w:spacing w:val="-5"/>
                <w:w w:val="105"/>
                <w:sz w:val="13"/>
              </w:rPr>
              <w:t xml:space="preserve"> </w:t>
            </w:r>
            <w:r>
              <w:rPr>
                <w:color w:val="2F424D"/>
                <w:w w:val="105"/>
                <w:sz w:val="13"/>
              </w:rPr>
              <w:t>/</w:t>
            </w:r>
            <w:r>
              <w:rPr>
                <w:color w:val="2F424D"/>
                <w:spacing w:val="-5"/>
                <w:w w:val="105"/>
                <w:sz w:val="13"/>
              </w:rPr>
              <w:t xml:space="preserve"> </w:t>
            </w:r>
            <w:r>
              <w:rPr>
                <w:color w:val="2F424D"/>
                <w:w w:val="105"/>
                <w:sz w:val="13"/>
              </w:rPr>
              <w:t>2,220</w:t>
            </w:r>
            <w:r>
              <w:rPr>
                <w:color w:val="2F424D"/>
                <w:spacing w:val="-5"/>
                <w:w w:val="105"/>
                <w:sz w:val="13"/>
              </w:rPr>
              <w:t xml:space="preserve"> </w:t>
            </w:r>
            <w:r>
              <w:rPr>
                <w:color w:val="2F424D"/>
                <w:w w:val="105"/>
                <w:sz w:val="13"/>
              </w:rPr>
              <w:t>studies;</w:t>
            </w:r>
            <w:r>
              <w:rPr>
                <w:color w:val="2F424D"/>
                <w:spacing w:val="-5"/>
                <w:w w:val="105"/>
                <w:sz w:val="13"/>
              </w:rPr>
              <w:t xml:space="preserve"> </w:t>
            </w:r>
            <w:r>
              <w:rPr>
                <w:color w:val="2F424D"/>
                <w:w w:val="105"/>
                <w:sz w:val="13"/>
              </w:rPr>
              <w:t>numerical</w:t>
            </w:r>
            <w:r>
              <w:rPr>
                <w:color w:val="2F424D"/>
                <w:spacing w:val="40"/>
                <w:w w:val="105"/>
                <w:sz w:val="13"/>
              </w:rPr>
              <w:t xml:space="preserve"> </w:t>
            </w:r>
            <w:r>
              <w:rPr>
                <w:color w:val="2F424D"/>
                <w:sz w:val="13"/>
              </w:rPr>
              <w:t>standardization</w:t>
            </w:r>
            <w:r>
              <w:rPr>
                <w:color w:val="2F424D"/>
                <w:spacing w:val="9"/>
                <w:sz w:val="13"/>
              </w:rPr>
              <w:t xml:space="preserve"> </w:t>
            </w:r>
            <w:r>
              <w:rPr>
                <w:color w:val="2F424D"/>
                <w:sz w:val="13"/>
              </w:rPr>
              <w:t>feeds</w:t>
            </w:r>
            <w:r>
              <w:rPr>
                <w:color w:val="2F424D"/>
                <w:spacing w:val="10"/>
                <w:sz w:val="13"/>
              </w:rPr>
              <w:t xml:space="preserve"> </w:t>
            </w:r>
            <w:r>
              <w:rPr>
                <w:color w:val="2F424D"/>
                <w:sz w:val="13"/>
              </w:rPr>
              <w:t>human-run</w:t>
            </w:r>
            <w:r>
              <w:rPr>
                <w:color w:val="2F424D"/>
                <w:spacing w:val="10"/>
                <w:sz w:val="13"/>
              </w:rPr>
              <w:t xml:space="preserve"> </w:t>
            </w:r>
            <w:r>
              <w:rPr>
                <w:color w:val="2F424D"/>
                <w:sz w:val="13"/>
              </w:rPr>
              <w:t>R</w:t>
            </w:r>
            <w:r>
              <w:rPr>
                <w:color w:val="2F424D"/>
                <w:spacing w:val="9"/>
                <w:sz w:val="13"/>
              </w:rPr>
              <w:t xml:space="preserve"> </w:t>
            </w:r>
            <w:r>
              <w:rPr>
                <w:color w:val="2F424D"/>
                <w:spacing w:val="-2"/>
                <w:sz w:val="13"/>
              </w:rPr>
              <w:t>pooling</w:t>
            </w:r>
          </w:p>
        </w:tc>
      </w:tr>
      <w:tr w:rsidR="00EF4BD5" w14:paraId="34E365B8" w14:textId="77777777">
        <w:trPr>
          <w:trHeight w:val="118"/>
        </w:trPr>
        <w:tc>
          <w:tcPr>
            <w:tcW w:w="1900" w:type="dxa"/>
            <w:vMerge/>
            <w:tcBorders>
              <w:top w:val="nil"/>
              <w:bottom w:val="single" w:sz="6" w:space="0" w:color="F4F7F9"/>
            </w:tcBorders>
            <w:shd w:val="clear" w:color="auto" w:fill="F4F7F9"/>
          </w:tcPr>
          <w:p w14:paraId="06717C58" w14:textId="77777777" w:rsidR="00EF4BD5" w:rsidRDefault="00EF4BD5">
            <w:pPr>
              <w:rPr>
                <w:sz w:val="2"/>
                <w:szCs w:val="2"/>
              </w:rPr>
            </w:pPr>
          </w:p>
        </w:tc>
        <w:tc>
          <w:tcPr>
            <w:tcW w:w="482" w:type="dxa"/>
            <w:tcBorders>
              <w:bottom w:val="single" w:sz="6" w:space="0" w:color="F4F7F9"/>
            </w:tcBorders>
            <w:shd w:val="clear" w:color="auto" w:fill="F4F7F9"/>
          </w:tcPr>
          <w:p w14:paraId="4ABBFEF4" w14:textId="77777777" w:rsidR="00EF4BD5" w:rsidRDefault="00EF4BD5">
            <w:pPr>
              <w:pStyle w:val="TableParagraph"/>
              <w:rPr>
                <w:rFonts w:ascii="Times New Roman"/>
                <w:sz w:val="6"/>
              </w:rPr>
            </w:pPr>
          </w:p>
        </w:tc>
        <w:tc>
          <w:tcPr>
            <w:tcW w:w="241" w:type="dxa"/>
            <w:vMerge/>
            <w:tcBorders>
              <w:top w:val="nil"/>
              <w:bottom w:val="single" w:sz="6" w:space="0" w:color="F4F7F9"/>
            </w:tcBorders>
            <w:shd w:val="clear" w:color="auto" w:fill="F4F7F9"/>
          </w:tcPr>
          <w:p w14:paraId="2930BF51" w14:textId="77777777" w:rsidR="00EF4BD5" w:rsidRDefault="00EF4BD5">
            <w:pPr>
              <w:rPr>
                <w:sz w:val="2"/>
                <w:szCs w:val="2"/>
              </w:rPr>
            </w:pPr>
          </w:p>
        </w:tc>
        <w:tc>
          <w:tcPr>
            <w:tcW w:w="482" w:type="dxa"/>
            <w:tcBorders>
              <w:bottom w:val="single" w:sz="6" w:space="0" w:color="F4F7F9"/>
            </w:tcBorders>
            <w:shd w:val="clear" w:color="auto" w:fill="F4F7F9"/>
          </w:tcPr>
          <w:p w14:paraId="4E2856C0" w14:textId="77777777" w:rsidR="00EF4BD5" w:rsidRDefault="00EF4BD5">
            <w:pPr>
              <w:pStyle w:val="TableParagraph"/>
              <w:rPr>
                <w:rFonts w:ascii="Times New Roman"/>
                <w:sz w:val="6"/>
              </w:rPr>
            </w:pPr>
          </w:p>
        </w:tc>
        <w:tc>
          <w:tcPr>
            <w:tcW w:w="278" w:type="dxa"/>
            <w:vMerge/>
            <w:tcBorders>
              <w:top w:val="nil"/>
              <w:bottom w:val="single" w:sz="6" w:space="0" w:color="F4F7F9"/>
            </w:tcBorders>
            <w:shd w:val="clear" w:color="auto" w:fill="F4F7F9"/>
          </w:tcPr>
          <w:p w14:paraId="7C94D2CC" w14:textId="77777777" w:rsidR="00EF4BD5" w:rsidRDefault="00EF4BD5">
            <w:pPr>
              <w:rPr>
                <w:sz w:val="2"/>
                <w:szCs w:val="2"/>
              </w:rPr>
            </w:pPr>
          </w:p>
        </w:tc>
        <w:tc>
          <w:tcPr>
            <w:tcW w:w="482" w:type="dxa"/>
            <w:tcBorders>
              <w:bottom w:val="single" w:sz="6" w:space="0" w:color="F4F7F9"/>
            </w:tcBorders>
            <w:shd w:val="clear" w:color="auto" w:fill="F4F7F9"/>
          </w:tcPr>
          <w:p w14:paraId="7467CE26" w14:textId="77777777" w:rsidR="00EF4BD5" w:rsidRDefault="00EF4BD5">
            <w:pPr>
              <w:pStyle w:val="TableParagraph"/>
              <w:rPr>
                <w:rFonts w:ascii="Times New Roman"/>
                <w:sz w:val="6"/>
              </w:rPr>
            </w:pPr>
          </w:p>
        </w:tc>
        <w:tc>
          <w:tcPr>
            <w:tcW w:w="914" w:type="dxa"/>
            <w:vMerge/>
            <w:tcBorders>
              <w:top w:val="nil"/>
              <w:bottom w:val="single" w:sz="6" w:space="0" w:color="F4F7F9"/>
            </w:tcBorders>
            <w:shd w:val="clear" w:color="auto" w:fill="F2F4F4"/>
          </w:tcPr>
          <w:p w14:paraId="4D5C7354" w14:textId="77777777" w:rsidR="00EF4BD5" w:rsidRDefault="00EF4BD5">
            <w:pPr>
              <w:rPr>
                <w:sz w:val="2"/>
                <w:szCs w:val="2"/>
              </w:rPr>
            </w:pPr>
          </w:p>
        </w:tc>
        <w:tc>
          <w:tcPr>
            <w:tcW w:w="482" w:type="dxa"/>
            <w:tcBorders>
              <w:bottom w:val="single" w:sz="6" w:space="0" w:color="F4F7F9"/>
            </w:tcBorders>
            <w:shd w:val="clear" w:color="auto" w:fill="F4F7F9"/>
          </w:tcPr>
          <w:p w14:paraId="6EC12A2A" w14:textId="77777777" w:rsidR="00EF4BD5" w:rsidRDefault="00EF4BD5">
            <w:pPr>
              <w:pStyle w:val="TableParagraph"/>
              <w:rPr>
                <w:rFonts w:ascii="Times New Roman"/>
                <w:sz w:val="6"/>
              </w:rPr>
            </w:pPr>
          </w:p>
        </w:tc>
        <w:tc>
          <w:tcPr>
            <w:tcW w:w="3723" w:type="dxa"/>
            <w:vMerge/>
            <w:tcBorders>
              <w:top w:val="nil"/>
              <w:bottom w:val="single" w:sz="6" w:space="0" w:color="F4F7F9"/>
            </w:tcBorders>
            <w:shd w:val="clear" w:color="auto" w:fill="F4F7F9"/>
          </w:tcPr>
          <w:p w14:paraId="037B867F" w14:textId="77777777" w:rsidR="00EF4BD5" w:rsidRDefault="00EF4BD5">
            <w:pPr>
              <w:rPr>
                <w:sz w:val="2"/>
                <w:szCs w:val="2"/>
              </w:rPr>
            </w:pPr>
          </w:p>
        </w:tc>
      </w:tr>
    </w:tbl>
    <w:p w14:paraId="12C2046F" w14:textId="77777777" w:rsidR="00EF4BD5" w:rsidRDefault="00EF4BD5">
      <w:pPr>
        <w:rPr>
          <w:sz w:val="2"/>
          <w:szCs w:val="2"/>
        </w:rPr>
        <w:sectPr w:rsidR="00EF4BD5">
          <w:pgSz w:w="11910" w:h="16840"/>
          <w:pgMar w:top="1340" w:right="1133" w:bottom="860" w:left="1133" w:header="0" w:footer="678" w:gutter="0"/>
          <w:cols w:space="720"/>
        </w:sectPr>
      </w:pPr>
    </w:p>
    <w:p w14:paraId="3830DFD4" w14:textId="77777777" w:rsidR="00EF4BD5" w:rsidRDefault="00000000">
      <w:pPr>
        <w:spacing w:before="137"/>
        <w:ind w:left="247"/>
        <w:rPr>
          <w:rFonts w:ascii="Arial"/>
          <w:b/>
          <w:sz w:val="13"/>
        </w:rPr>
      </w:pPr>
      <w:r>
        <w:rPr>
          <w:rFonts w:ascii="Arial"/>
          <w:b/>
          <w:color w:val="173B49"/>
          <w:sz w:val="13"/>
        </w:rPr>
        <w:t>otto-</w:t>
      </w:r>
      <w:r>
        <w:rPr>
          <w:rFonts w:ascii="Arial"/>
          <w:b/>
          <w:color w:val="173B49"/>
          <w:spacing w:val="-5"/>
          <w:sz w:val="13"/>
        </w:rPr>
        <w:t>SR</w:t>
      </w:r>
    </w:p>
    <w:p w14:paraId="4607A91F" w14:textId="77777777" w:rsidR="00EF4BD5" w:rsidRDefault="00000000">
      <w:pPr>
        <w:spacing w:before="12"/>
        <w:ind w:left="247"/>
        <w:rPr>
          <w:rFonts w:ascii="Arial"/>
          <w:sz w:val="13"/>
        </w:rPr>
      </w:pPr>
      <w:r>
        <w:rPr>
          <w:rFonts w:ascii="Arial"/>
          <w:color w:val="173B49"/>
          <w:spacing w:val="-2"/>
          <w:w w:val="105"/>
          <w:sz w:val="13"/>
        </w:rPr>
        <w:t>(Cao,</w:t>
      </w:r>
      <w:r>
        <w:rPr>
          <w:rFonts w:ascii="Arial"/>
          <w:color w:val="173B49"/>
          <w:spacing w:val="-1"/>
          <w:w w:val="105"/>
          <w:sz w:val="13"/>
        </w:rPr>
        <w:t xml:space="preserve"> </w:t>
      </w:r>
      <w:r>
        <w:rPr>
          <w:rFonts w:ascii="Arial"/>
          <w:color w:val="173B49"/>
          <w:spacing w:val="-2"/>
          <w:w w:val="105"/>
          <w:sz w:val="13"/>
        </w:rPr>
        <w:t>preprint)</w:t>
      </w:r>
    </w:p>
    <w:p w14:paraId="2EEFF3B0" w14:textId="77777777" w:rsidR="00EF4BD5" w:rsidRDefault="00000000">
      <w:pPr>
        <w:spacing w:before="54" w:line="264" w:lineRule="auto"/>
        <w:ind w:left="247" w:right="882"/>
        <w:rPr>
          <w:rFonts w:ascii="Arial"/>
          <w:sz w:val="13"/>
        </w:rPr>
      </w:pPr>
      <w:r>
        <w:br w:type="column"/>
      </w:r>
      <w:r>
        <w:rPr>
          <w:rFonts w:ascii="Arial"/>
          <w:color w:val="2F424D"/>
          <w:w w:val="105"/>
          <w:sz w:val="13"/>
        </w:rPr>
        <w:t>Task benchmarks and reproduction/update of 12</w:t>
      </w:r>
      <w:r>
        <w:rPr>
          <w:rFonts w:ascii="Arial"/>
          <w:color w:val="2F424D"/>
          <w:spacing w:val="40"/>
          <w:w w:val="105"/>
          <w:sz w:val="13"/>
        </w:rPr>
        <w:t xml:space="preserve"> </w:t>
      </w:r>
      <w:r>
        <w:rPr>
          <w:rFonts w:ascii="Arial"/>
          <w:color w:val="2F424D"/>
          <w:w w:val="105"/>
          <w:sz w:val="13"/>
        </w:rPr>
        <w:t>Cochrane reviews; search and analysis were</w:t>
      </w:r>
      <w:r>
        <w:rPr>
          <w:rFonts w:ascii="Arial"/>
          <w:color w:val="2F424D"/>
          <w:spacing w:val="40"/>
          <w:w w:val="105"/>
          <w:sz w:val="13"/>
        </w:rPr>
        <w:t xml:space="preserve"> </w:t>
      </w:r>
      <w:r>
        <w:rPr>
          <w:rFonts w:ascii="Arial"/>
          <w:color w:val="2F424D"/>
          <w:spacing w:val="-2"/>
          <w:w w:val="105"/>
          <w:sz w:val="13"/>
        </w:rPr>
        <w:t>investigator-performed using inherited specifications</w:t>
      </w:r>
    </w:p>
    <w:p w14:paraId="46647038" w14:textId="77777777" w:rsidR="00EF4BD5" w:rsidRDefault="00EF4BD5">
      <w:pPr>
        <w:spacing w:line="264" w:lineRule="auto"/>
        <w:rPr>
          <w:rFonts w:ascii="Arial"/>
          <w:sz w:val="13"/>
        </w:rPr>
        <w:sectPr w:rsidR="00EF4BD5">
          <w:type w:val="continuous"/>
          <w:pgSz w:w="11910" w:h="16840"/>
          <w:pgMar w:top="1920" w:right="1133" w:bottom="860" w:left="1133" w:header="0" w:footer="678" w:gutter="0"/>
          <w:cols w:num="2" w:space="720" w:equalWidth="0">
            <w:col w:w="1156" w:space="4243"/>
            <w:col w:w="4245"/>
          </w:cols>
        </w:sectPr>
      </w:pPr>
    </w:p>
    <w:p w14:paraId="1631E08C" w14:textId="77777777" w:rsidR="00EF4BD5" w:rsidRDefault="00EF4BD5">
      <w:pPr>
        <w:pStyle w:val="BodyText"/>
        <w:spacing w:before="8"/>
        <w:jc w:val="left"/>
        <w:rPr>
          <w:rFonts w:ascii="Arial"/>
          <w:sz w:val="4"/>
        </w:rPr>
      </w:pPr>
    </w:p>
    <w:p w14:paraId="12802A49" w14:textId="77777777" w:rsidR="00EF4BD5" w:rsidRDefault="00000000">
      <w:pPr>
        <w:ind w:left="157"/>
        <w:rPr>
          <w:rFonts w:ascii="Arial"/>
          <w:sz w:val="20"/>
        </w:rPr>
      </w:pPr>
      <w:r>
        <w:rPr>
          <w:rFonts w:ascii="Arial"/>
          <w:noProof/>
          <w:sz w:val="20"/>
        </w:rPr>
        <mc:AlternateContent>
          <mc:Choice Requires="wpg">
            <w:drawing>
              <wp:inline distT="0" distB="0" distL="0" distR="0" wp14:anchorId="149E0002" wp14:editId="0C72FC76">
                <wp:extent cx="5704840" cy="393065"/>
                <wp:effectExtent l="0" t="0" r="0" b="698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840" cy="393065"/>
                          <a:chOff x="0" y="0"/>
                          <a:chExt cx="5704840" cy="393065"/>
                        </a:xfrm>
                      </wpg:grpSpPr>
                      <wps:wsp>
                        <wps:cNvPr id="44" name="Graphic 44"/>
                        <wps:cNvSpPr/>
                        <wps:spPr>
                          <a:xfrm>
                            <a:off x="3722" y="3722"/>
                            <a:ext cx="5697220" cy="385445"/>
                          </a:xfrm>
                          <a:custGeom>
                            <a:avLst/>
                            <a:gdLst/>
                            <a:ahLst/>
                            <a:cxnLst/>
                            <a:rect l="l" t="t" r="r" b="b"/>
                            <a:pathLst>
                              <a:path w="5697220" h="385445">
                                <a:moveTo>
                                  <a:pt x="5696987" y="0"/>
                                </a:moveTo>
                                <a:lnTo>
                                  <a:pt x="0" y="0"/>
                                </a:lnTo>
                                <a:lnTo>
                                  <a:pt x="0" y="385103"/>
                                </a:lnTo>
                                <a:lnTo>
                                  <a:pt x="5696987" y="385103"/>
                                </a:lnTo>
                                <a:lnTo>
                                  <a:pt x="5696987" y="0"/>
                                </a:lnTo>
                                <a:close/>
                              </a:path>
                            </a:pathLst>
                          </a:custGeom>
                          <a:solidFill>
                            <a:srgbClr val="F4F7F9"/>
                          </a:solidFill>
                        </wps:spPr>
                        <wps:bodyPr wrap="square" lIns="0" tIns="0" rIns="0" bIns="0" rtlCol="0">
                          <a:prstTxWarp prst="textNoShape">
                            <a:avLst/>
                          </a:prstTxWarp>
                          <a:noAutofit/>
                        </wps:bodyPr>
                      </wps:wsp>
                      <wps:wsp>
                        <wps:cNvPr id="45" name="Graphic 45"/>
                        <wps:cNvSpPr/>
                        <wps:spPr>
                          <a:xfrm>
                            <a:off x="3722" y="3722"/>
                            <a:ext cx="5697220" cy="385445"/>
                          </a:xfrm>
                          <a:custGeom>
                            <a:avLst/>
                            <a:gdLst/>
                            <a:ahLst/>
                            <a:cxnLst/>
                            <a:rect l="l" t="t" r="r" b="b"/>
                            <a:pathLst>
                              <a:path w="5697220" h="385445">
                                <a:moveTo>
                                  <a:pt x="0" y="385103"/>
                                </a:moveTo>
                                <a:lnTo>
                                  <a:pt x="5696987" y="385103"/>
                                </a:lnTo>
                                <a:lnTo>
                                  <a:pt x="5696987" y="0"/>
                                </a:lnTo>
                                <a:lnTo>
                                  <a:pt x="0" y="0"/>
                                </a:lnTo>
                                <a:lnTo>
                                  <a:pt x="0" y="385103"/>
                                </a:lnTo>
                                <a:close/>
                              </a:path>
                            </a:pathLst>
                          </a:custGeom>
                          <a:ln w="7445">
                            <a:solidFill>
                              <a:srgbClr val="F4F7F9"/>
                            </a:solidFill>
                            <a:prstDash val="solid"/>
                          </a:ln>
                        </wps:spPr>
                        <wps:bodyPr wrap="square" lIns="0" tIns="0" rIns="0" bIns="0" rtlCol="0">
                          <a:prstTxWarp prst="textNoShape">
                            <a:avLst/>
                          </a:prstTxWarp>
                          <a:noAutofit/>
                        </wps:bodyPr>
                      </wps:wsp>
                      <wps:wsp>
                        <wps:cNvPr id="46" name="Graphic 46"/>
                        <wps:cNvSpPr/>
                        <wps:spPr>
                          <a:xfrm>
                            <a:off x="3034207" y="88802"/>
                            <a:ext cx="306070" cy="215265"/>
                          </a:xfrm>
                          <a:custGeom>
                            <a:avLst/>
                            <a:gdLst/>
                            <a:ahLst/>
                            <a:cxnLst/>
                            <a:rect l="l" t="t" r="r" b="b"/>
                            <a:pathLst>
                              <a:path w="306070" h="215265">
                                <a:moveTo>
                                  <a:pt x="305943" y="0"/>
                                </a:moveTo>
                                <a:lnTo>
                                  <a:pt x="0" y="0"/>
                                </a:lnTo>
                                <a:lnTo>
                                  <a:pt x="0" y="214944"/>
                                </a:lnTo>
                                <a:lnTo>
                                  <a:pt x="305943" y="214944"/>
                                </a:lnTo>
                                <a:lnTo>
                                  <a:pt x="305943" y="0"/>
                                </a:lnTo>
                                <a:close/>
                              </a:path>
                            </a:pathLst>
                          </a:custGeom>
                          <a:solidFill>
                            <a:srgbClr val="F2F4F4"/>
                          </a:solidFill>
                        </wps:spPr>
                        <wps:bodyPr wrap="square" lIns="0" tIns="0" rIns="0" bIns="0" rtlCol="0">
                          <a:prstTxWarp prst="textNoShape">
                            <a:avLst/>
                          </a:prstTxWarp>
                          <a:noAutofit/>
                        </wps:bodyPr>
                      </wps:wsp>
                      <wps:wsp>
                        <wps:cNvPr id="47" name="Graphic 47"/>
                        <wps:cNvSpPr/>
                        <wps:spPr>
                          <a:xfrm>
                            <a:off x="3722" y="3722"/>
                            <a:ext cx="5697220" cy="385445"/>
                          </a:xfrm>
                          <a:custGeom>
                            <a:avLst/>
                            <a:gdLst/>
                            <a:ahLst/>
                            <a:cxnLst/>
                            <a:rect l="l" t="t" r="r" b="b"/>
                            <a:pathLst>
                              <a:path w="5697220" h="385445">
                                <a:moveTo>
                                  <a:pt x="0" y="0"/>
                                </a:moveTo>
                                <a:lnTo>
                                  <a:pt x="5696987" y="0"/>
                                </a:lnTo>
                              </a:path>
                              <a:path w="5697220" h="385445">
                                <a:moveTo>
                                  <a:pt x="0" y="385103"/>
                                </a:moveTo>
                                <a:lnTo>
                                  <a:pt x="5696987" y="385103"/>
                                </a:lnTo>
                              </a:path>
                            </a:pathLst>
                          </a:custGeom>
                          <a:ln w="4467">
                            <a:solidFill>
                              <a:srgbClr val="DBE2E6"/>
                            </a:solidFill>
                            <a:prstDash val="solid"/>
                          </a:ln>
                        </wps:spPr>
                        <wps:bodyPr wrap="square" lIns="0" tIns="0" rIns="0" bIns="0" rtlCol="0">
                          <a:prstTxWarp prst="textNoShape">
                            <a:avLst/>
                          </a:prstTxWarp>
                          <a:noAutofit/>
                        </wps:bodyPr>
                      </wps:wsp>
                      <wps:wsp>
                        <wps:cNvPr id="48" name="Textbox 48"/>
                        <wps:cNvSpPr txBox="1"/>
                        <wps:spPr>
                          <a:xfrm>
                            <a:off x="56472" y="89564"/>
                            <a:ext cx="450215" cy="198755"/>
                          </a:xfrm>
                          <a:prstGeom prst="rect">
                            <a:avLst/>
                          </a:prstGeom>
                        </wps:spPr>
                        <wps:txbx>
                          <w:txbxContent>
                            <w:p w14:paraId="7CB5437D" w14:textId="77777777" w:rsidR="00EF4BD5" w:rsidRDefault="00000000">
                              <w:pPr>
                                <w:rPr>
                                  <w:rFonts w:ascii="Arial"/>
                                  <w:b/>
                                  <w:sz w:val="13"/>
                                </w:rPr>
                              </w:pPr>
                              <w:r>
                                <w:rPr>
                                  <w:rFonts w:ascii="Arial"/>
                                  <w:b/>
                                  <w:color w:val="173B49"/>
                                  <w:spacing w:val="-2"/>
                                  <w:w w:val="105"/>
                                  <w:sz w:val="13"/>
                                </w:rPr>
                                <w:t>A4SLR</w:t>
                              </w:r>
                            </w:p>
                            <w:p w14:paraId="50EB032D" w14:textId="77777777" w:rsidR="00EF4BD5" w:rsidRDefault="00000000">
                              <w:pPr>
                                <w:spacing w:before="12"/>
                                <w:rPr>
                                  <w:rFonts w:ascii="Arial"/>
                                  <w:sz w:val="13"/>
                                </w:rPr>
                              </w:pPr>
                              <w:r>
                                <w:rPr>
                                  <w:rFonts w:ascii="Arial"/>
                                  <w:color w:val="173B49"/>
                                  <w:spacing w:val="-2"/>
                                  <w:w w:val="105"/>
                                  <w:sz w:val="13"/>
                                </w:rPr>
                                <w:t>(Lee,</w:t>
                              </w:r>
                              <w:r>
                                <w:rPr>
                                  <w:rFonts w:ascii="Arial"/>
                                  <w:color w:val="173B49"/>
                                  <w:spacing w:val="-1"/>
                                  <w:w w:val="105"/>
                                  <w:sz w:val="13"/>
                                </w:rPr>
                                <w:t xml:space="preserve"> </w:t>
                              </w:r>
                              <w:r>
                                <w:rPr>
                                  <w:rFonts w:ascii="Arial"/>
                                  <w:color w:val="173B49"/>
                                  <w:spacing w:val="-2"/>
                                  <w:w w:val="105"/>
                                  <w:sz w:val="13"/>
                                </w:rPr>
                                <w:t>2025)</w:t>
                              </w:r>
                            </w:p>
                          </w:txbxContent>
                        </wps:txbx>
                        <wps:bodyPr wrap="square" lIns="0" tIns="0" rIns="0" bIns="0" rtlCol="0">
                          <a:noAutofit/>
                        </wps:bodyPr>
                      </wps:wsp>
                      <wps:wsp>
                        <wps:cNvPr id="49" name="Textbox 49"/>
                        <wps:cNvSpPr txBox="1"/>
                        <wps:spPr>
                          <a:xfrm>
                            <a:off x="3154951" y="133702"/>
                            <a:ext cx="77470" cy="108585"/>
                          </a:xfrm>
                          <a:prstGeom prst="rect">
                            <a:avLst/>
                          </a:prstGeom>
                        </wps:spPr>
                        <wps:txbx>
                          <w:txbxContent>
                            <w:p w14:paraId="22A0BD8A"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50" name="Textbox 50"/>
                        <wps:cNvSpPr txBox="1"/>
                        <wps:spPr>
                          <a:xfrm>
                            <a:off x="3485218" y="88172"/>
                            <a:ext cx="1868170" cy="200660"/>
                          </a:xfrm>
                          <a:prstGeom prst="rect">
                            <a:avLst/>
                          </a:prstGeom>
                        </wps:spPr>
                        <wps:txbx>
                          <w:txbxContent>
                            <w:p w14:paraId="4CBAAE10" w14:textId="77777777" w:rsidR="00EF4BD5" w:rsidRDefault="00000000">
                              <w:pPr>
                                <w:spacing w:line="266" w:lineRule="auto"/>
                                <w:rPr>
                                  <w:rFonts w:ascii="Arial"/>
                                  <w:sz w:val="13"/>
                                </w:rPr>
                              </w:pPr>
                              <w:r>
                                <w:rPr>
                                  <w:rFonts w:ascii="Arial"/>
                                  <w:color w:val="2F424D"/>
                                  <w:w w:val="105"/>
                                  <w:sz w:val="13"/>
                                </w:rPr>
                                <w:t>Two</w:t>
                              </w:r>
                              <w:r>
                                <w:rPr>
                                  <w:rFonts w:ascii="Arial"/>
                                  <w:color w:val="2F424D"/>
                                  <w:spacing w:val="-10"/>
                                  <w:w w:val="105"/>
                                  <w:sz w:val="13"/>
                                </w:rPr>
                                <w:t xml:space="preserve"> </w:t>
                              </w:r>
                              <w:r>
                                <w:rPr>
                                  <w:rFonts w:ascii="Arial"/>
                                  <w:color w:val="2F424D"/>
                                  <w:w w:val="105"/>
                                  <w:sz w:val="13"/>
                                </w:rPr>
                                <w:t>clinical</w:t>
                              </w:r>
                              <w:r>
                                <w:rPr>
                                  <w:rFonts w:ascii="Arial"/>
                                  <w:color w:val="2F424D"/>
                                  <w:spacing w:val="-10"/>
                                  <w:w w:val="105"/>
                                  <w:sz w:val="13"/>
                                </w:rPr>
                                <w:t xml:space="preserve"> </w:t>
                              </w:r>
                              <w:r>
                                <w:rPr>
                                  <w:rFonts w:ascii="Arial"/>
                                  <w:color w:val="2F424D"/>
                                  <w:w w:val="105"/>
                                  <w:sz w:val="13"/>
                                </w:rPr>
                                <w:t>use</w:t>
                              </w:r>
                              <w:r>
                                <w:rPr>
                                  <w:rFonts w:ascii="Arial"/>
                                  <w:color w:val="2F424D"/>
                                  <w:spacing w:val="-10"/>
                                  <w:w w:val="105"/>
                                  <w:sz w:val="13"/>
                                </w:rPr>
                                <w:t xml:space="preserve"> </w:t>
                              </w:r>
                              <w:r>
                                <w:rPr>
                                  <w:rFonts w:ascii="Arial"/>
                                  <w:color w:val="2F424D"/>
                                  <w:w w:val="105"/>
                                  <w:sz w:val="13"/>
                                </w:rPr>
                                <w:t>cases:</w:t>
                              </w:r>
                              <w:r>
                                <w:rPr>
                                  <w:rFonts w:ascii="Arial"/>
                                  <w:color w:val="2F424D"/>
                                  <w:spacing w:val="-9"/>
                                  <w:w w:val="105"/>
                                  <w:sz w:val="13"/>
                                </w:rPr>
                                <w:t xml:space="preserve"> </w:t>
                              </w:r>
                              <w:r>
                                <w:rPr>
                                  <w:rFonts w:ascii="Arial"/>
                                  <w:color w:val="2F424D"/>
                                  <w:w w:val="105"/>
                                  <w:sz w:val="13"/>
                                </w:rPr>
                                <w:t>lung</w:t>
                              </w:r>
                              <w:r>
                                <w:rPr>
                                  <w:rFonts w:ascii="Arial"/>
                                  <w:color w:val="2F424D"/>
                                  <w:spacing w:val="-10"/>
                                  <w:w w:val="105"/>
                                  <w:sz w:val="13"/>
                                </w:rPr>
                                <w:t xml:space="preserve"> </w:t>
                              </w:r>
                              <w:r>
                                <w:rPr>
                                  <w:rFonts w:ascii="Arial"/>
                                  <w:color w:val="2F424D"/>
                                  <w:w w:val="105"/>
                                  <w:sz w:val="13"/>
                                </w:rPr>
                                <w:t>cancer</w:t>
                              </w:r>
                              <w:r>
                                <w:rPr>
                                  <w:rFonts w:ascii="Arial"/>
                                  <w:color w:val="2F424D"/>
                                  <w:spacing w:val="-10"/>
                                  <w:w w:val="105"/>
                                  <w:sz w:val="13"/>
                                </w:rPr>
                                <w:t xml:space="preserve"> </w:t>
                              </w:r>
                              <w:r>
                                <w:rPr>
                                  <w:rFonts w:ascii="Arial"/>
                                  <w:color w:val="2F424D"/>
                                  <w:w w:val="105"/>
                                  <w:sz w:val="13"/>
                                </w:rPr>
                                <w:t>and</w:t>
                              </w:r>
                              <w:r>
                                <w:rPr>
                                  <w:rFonts w:ascii="Arial"/>
                                  <w:color w:val="2F424D"/>
                                  <w:spacing w:val="-10"/>
                                  <w:w w:val="105"/>
                                  <w:sz w:val="13"/>
                                </w:rPr>
                                <w:t xml:space="preserve"> </w:t>
                              </w:r>
                              <w:r>
                                <w:rPr>
                                  <w:rFonts w:ascii="Arial"/>
                                  <w:color w:val="2F424D"/>
                                  <w:w w:val="105"/>
                                  <w:sz w:val="13"/>
                                </w:rPr>
                                <w:t>perinatal</w:t>
                              </w:r>
                              <w:r>
                                <w:rPr>
                                  <w:rFonts w:ascii="Arial"/>
                                  <w:color w:val="2F424D"/>
                                  <w:spacing w:val="40"/>
                                  <w:w w:val="105"/>
                                  <w:sz w:val="13"/>
                                </w:rPr>
                                <w:t xml:space="preserve"> </w:t>
                              </w:r>
                              <w:r>
                                <w:rPr>
                                  <w:rFonts w:ascii="Arial"/>
                                  <w:color w:val="2F424D"/>
                                  <w:w w:val="105"/>
                                  <w:sz w:val="13"/>
                                </w:rPr>
                                <w:t>mood/anxiety</w:t>
                              </w:r>
                              <w:r>
                                <w:rPr>
                                  <w:rFonts w:ascii="Arial"/>
                                  <w:color w:val="2F424D"/>
                                  <w:spacing w:val="-10"/>
                                  <w:w w:val="105"/>
                                  <w:sz w:val="13"/>
                                </w:rPr>
                                <w:t xml:space="preserve"> </w:t>
                              </w:r>
                              <w:r>
                                <w:rPr>
                                  <w:rFonts w:ascii="Arial"/>
                                  <w:color w:val="2F424D"/>
                                  <w:w w:val="105"/>
                                  <w:sz w:val="13"/>
                                </w:rPr>
                                <w:t>disorders</w:t>
                              </w:r>
                            </w:p>
                          </w:txbxContent>
                        </wps:txbx>
                        <wps:bodyPr wrap="square" lIns="0" tIns="0" rIns="0" bIns="0" rtlCol="0">
                          <a:noAutofit/>
                        </wps:bodyPr>
                      </wps:wsp>
                      <wps:wsp>
                        <wps:cNvPr id="51" name="Textbox 51"/>
                        <wps:cNvSpPr txBox="1"/>
                        <wps:spPr>
                          <a:xfrm>
                            <a:off x="2591103" y="88802"/>
                            <a:ext cx="306070" cy="215265"/>
                          </a:xfrm>
                          <a:prstGeom prst="rect">
                            <a:avLst/>
                          </a:prstGeom>
                          <a:solidFill>
                            <a:srgbClr val="E4F0EF"/>
                          </a:solidFill>
                        </wps:spPr>
                        <wps:txbx>
                          <w:txbxContent>
                            <w:p w14:paraId="172C0CAB"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52" name="Textbox 52"/>
                        <wps:cNvSpPr txBox="1"/>
                        <wps:spPr>
                          <a:xfrm>
                            <a:off x="2148006" y="88802"/>
                            <a:ext cx="306070" cy="215265"/>
                          </a:xfrm>
                          <a:prstGeom prst="rect">
                            <a:avLst/>
                          </a:prstGeom>
                          <a:solidFill>
                            <a:srgbClr val="E4F0EF"/>
                          </a:solidFill>
                        </wps:spPr>
                        <wps:txbx>
                          <w:txbxContent>
                            <w:p w14:paraId="5579B3BB"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53" name="Textbox 53"/>
                        <wps:cNvSpPr txBox="1"/>
                        <wps:spPr>
                          <a:xfrm>
                            <a:off x="1665344" y="88802"/>
                            <a:ext cx="306070" cy="215265"/>
                          </a:xfrm>
                          <a:prstGeom prst="rect">
                            <a:avLst/>
                          </a:prstGeom>
                          <a:solidFill>
                            <a:srgbClr val="E4F0EF"/>
                          </a:solidFill>
                        </wps:spPr>
                        <wps:txbx>
                          <w:txbxContent>
                            <w:p w14:paraId="107B2172"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54" name="Textbox 54"/>
                        <wps:cNvSpPr txBox="1"/>
                        <wps:spPr>
                          <a:xfrm>
                            <a:off x="1206418" y="88802"/>
                            <a:ext cx="306070" cy="215265"/>
                          </a:xfrm>
                          <a:prstGeom prst="rect">
                            <a:avLst/>
                          </a:prstGeom>
                          <a:solidFill>
                            <a:srgbClr val="E4F0EF"/>
                          </a:solidFill>
                        </wps:spPr>
                        <wps:txbx>
                          <w:txbxContent>
                            <w:p w14:paraId="578C8F91"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v:group w14:anchorId="149E0002" id="Group 43" o:spid="_x0000_s1062" style="width:449.2pt;height:30.95pt;mso-position-horizontal-relative:char;mso-position-vertical-relative:line" coordsize="57048,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">
                <v:shape id="Graphic 44" o:spid="_x0000_s1063"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" path="m5696987,l,,,385103r5696987,l5696987,xe" fillcolor="#f4f7f9" stroked="f">
                  <v:path arrowok="t"/>
                </v:shape>
                <v:shape id="Graphic 45" o:spid="_x0000_s1064"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" path="m,385103r5696987,l5696987,,,,,385103xe" filled="f" strokecolor="#f4f7f9" strokeweight=".20681mm">
                  <v:path arrowok="t"/>
                </v:shape>
                <v:shape id="Graphic 46" o:spid="_x0000_s1065" style="position:absolute;left:30342;top:888;width:3060;height:2152;visibility:visible;mso-wrap-style:square;v-text-anchor:top" coordsize="30607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" path="m305943,l,,,214944r305943,l305943,xe" fillcolor="#f2f4f4" stroked="f">
                  <v:path arrowok="t"/>
                </v:shape>
                <v:shape id="Graphic 47" o:spid="_x0000_s1066"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" path="m,l5696987,em,385103r5696987,e" filled="f" strokecolor="#dbe2e6" strokeweight=".1241mm">
                  <v:path arrowok="t"/>
                </v:shape>
                <v:shape id="Textbox 48" o:spid="_x0000_s1067" type="#_x0000_t202" style="position:absolute;left:564;top:895;width:4502;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CB5437D" w14:textId="77777777" w:rsidR="00EF4BD5" w:rsidRDefault="00000000">
                        <w:pPr>
                          <w:rPr>
                            <w:rFonts w:ascii="Arial"/>
                            <w:b/>
                            <w:sz w:val="13"/>
                          </w:rPr>
                        </w:pPr>
                        <w:r>
                          <w:rPr>
                            <w:rFonts w:ascii="Arial"/>
                            <w:b/>
                            <w:color w:val="173B49"/>
                            <w:spacing w:val="-2"/>
                            <w:w w:val="105"/>
                            <w:sz w:val="13"/>
                          </w:rPr>
                          <w:t>A4SLR</w:t>
                        </w:r>
                      </w:p>
                      <w:p w14:paraId="50EB032D" w14:textId="77777777" w:rsidR="00EF4BD5" w:rsidRDefault="00000000">
                        <w:pPr>
                          <w:spacing w:before="12"/>
                          <w:rPr>
                            <w:rFonts w:ascii="Arial"/>
                            <w:sz w:val="13"/>
                          </w:rPr>
                        </w:pPr>
                        <w:r>
                          <w:rPr>
                            <w:rFonts w:ascii="Arial"/>
                            <w:color w:val="173B49"/>
                            <w:spacing w:val="-2"/>
                            <w:w w:val="105"/>
                            <w:sz w:val="13"/>
                          </w:rPr>
                          <w:t>(Lee,</w:t>
                        </w:r>
                        <w:r>
                          <w:rPr>
                            <w:rFonts w:ascii="Arial"/>
                            <w:color w:val="173B49"/>
                            <w:spacing w:val="-1"/>
                            <w:w w:val="105"/>
                            <w:sz w:val="13"/>
                          </w:rPr>
                          <w:t xml:space="preserve"> </w:t>
                        </w:r>
                        <w:r>
                          <w:rPr>
                            <w:rFonts w:ascii="Arial"/>
                            <w:color w:val="173B49"/>
                            <w:spacing w:val="-2"/>
                            <w:w w:val="105"/>
                            <w:sz w:val="13"/>
                          </w:rPr>
                          <w:t>2025)</w:t>
                        </w:r>
                      </w:p>
                    </w:txbxContent>
                  </v:textbox>
                </v:shape>
                <v:shape id="Textbox 49" o:spid="_x0000_s1068" type="#_x0000_t202" style="position:absolute;left:31549;top:1337;width:77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2A0BD8A"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v:textbox>
                </v:shape>
                <v:shape id="Textbox 50" o:spid="_x0000_s1069" type="#_x0000_t202" style="position:absolute;left:34852;top:881;width:1868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CBAAE10" w14:textId="77777777" w:rsidR="00EF4BD5" w:rsidRDefault="00000000">
                        <w:pPr>
                          <w:spacing w:line="266" w:lineRule="auto"/>
                          <w:rPr>
                            <w:rFonts w:ascii="Arial"/>
                            <w:sz w:val="13"/>
                          </w:rPr>
                        </w:pPr>
                        <w:r>
                          <w:rPr>
                            <w:rFonts w:ascii="Arial"/>
                            <w:color w:val="2F424D"/>
                            <w:w w:val="105"/>
                            <w:sz w:val="13"/>
                          </w:rPr>
                          <w:t>Two</w:t>
                        </w:r>
                        <w:r>
                          <w:rPr>
                            <w:rFonts w:ascii="Arial"/>
                            <w:color w:val="2F424D"/>
                            <w:spacing w:val="-10"/>
                            <w:w w:val="105"/>
                            <w:sz w:val="13"/>
                          </w:rPr>
                          <w:t xml:space="preserve"> </w:t>
                        </w:r>
                        <w:r>
                          <w:rPr>
                            <w:rFonts w:ascii="Arial"/>
                            <w:color w:val="2F424D"/>
                            <w:w w:val="105"/>
                            <w:sz w:val="13"/>
                          </w:rPr>
                          <w:t>clinical</w:t>
                        </w:r>
                        <w:r>
                          <w:rPr>
                            <w:rFonts w:ascii="Arial"/>
                            <w:color w:val="2F424D"/>
                            <w:spacing w:val="-10"/>
                            <w:w w:val="105"/>
                            <w:sz w:val="13"/>
                          </w:rPr>
                          <w:t xml:space="preserve"> </w:t>
                        </w:r>
                        <w:r>
                          <w:rPr>
                            <w:rFonts w:ascii="Arial"/>
                            <w:color w:val="2F424D"/>
                            <w:w w:val="105"/>
                            <w:sz w:val="13"/>
                          </w:rPr>
                          <w:t>use</w:t>
                        </w:r>
                        <w:r>
                          <w:rPr>
                            <w:rFonts w:ascii="Arial"/>
                            <w:color w:val="2F424D"/>
                            <w:spacing w:val="-10"/>
                            <w:w w:val="105"/>
                            <w:sz w:val="13"/>
                          </w:rPr>
                          <w:t xml:space="preserve"> </w:t>
                        </w:r>
                        <w:r>
                          <w:rPr>
                            <w:rFonts w:ascii="Arial"/>
                            <w:color w:val="2F424D"/>
                            <w:w w:val="105"/>
                            <w:sz w:val="13"/>
                          </w:rPr>
                          <w:t>cases:</w:t>
                        </w:r>
                        <w:r>
                          <w:rPr>
                            <w:rFonts w:ascii="Arial"/>
                            <w:color w:val="2F424D"/>
                            <w:spacing w:val="-9"/>
                            <w:w w:val="105"/>
                            <w:sz w:val="13"/>
                          </w:rPr>
                          <w:t xml:space="preserve"> </w:t>
                        </w:r>
                        <w:r>
                          <w:rPr>
                            <w:rFonts w:ascii="Arial"/>
                            <w:color w:val="2F424D"/>
                            <w:w w:val="105"/>
                            <w:sz w:val="13"/>
                          </w:rPr>
                          <w:t>lung</w:t>
                        </w:r>
                        <w:r>
                          <w:rPr>
                            <w:rFonts w:ascii="Arial"/>
                            <w:color w:val="2F424D"/>
                            <w:spacing w:val="-10"/>
                            <w:w w:val="105"/>
                            <w:sz w:val="13"/>
                          </w:rPr>
                          <w:t xml:space="preserve"> </w:t>
                        </w:r>
                        <w:r>
                          <w:rPr>
                            <w:rFonts w:ascii="Arial"/>
                            <w:color w:val="2F424D"/>
                            <w:w w:val="105"/>
                            <w:sz w:val="13"/>
                          </w:rPr>
                          <w:t>cancer</w:t>
                        </w:r>
                        <w:r>
                          <w:rPr>
                            <w:rFonts w:ascii="Arial"/>
                            <w:color w:val="2F424D"/>
                            <w:spacing w:val="-10"/>
                            <w:w w:val="105"/>
                            <w:sz w:val="13"/>
                          </w:rPr>
                          <w:t xml:space="preserve"> </w:t>
                        </w:r>
                        <w:r>
                          <w:rPr>
                            <w:rFonts w:ascii="Arial"/>
                            <w:color w:val="2F424D"/>
                            <w:w w:val="105"/>
                            <w:sz w:val="13"/>
                          </w:rPr>
                          <w:t>and</w:t>
                        </w:r>
                        <w:r>
                          <w:rPr>
                            <w:rFonts w:ascii="Arial"/>
                            <w:color w:val="2F424D"/>
                            <w:spacing w:val="-10"/>
                            <w:w w:val="105"/>
                            <w:sz w:val="13"/>
                          </w:rPr>
                          <w:t xml:space="preserve"> </w:t>
                        </w:r>
                        <w:r>
                          <w:rPr>
                            <w:rFonts w:ascii="Arial"/>
                            <w:color w:val="2F424D"/>
                            <w:w w:val="105"/>
                            <w:sz w:val="13"/>
                          </w:rPr>
                          <w:t>perinatal</w:t>
                        </w:r>
                        <w:r>
                          <w:rPr>
                            <w:rFonts w:ascii="Arial"/>
                            <w:color w:val="2F424D"/>
                            <w:spacing w:val="40"/>
                            <w:w w:val="105"/>
                            <w:sz w:val="13"/>
                          </w:rPr>
                          <w:t xml:space="preserve"> </w:t>
                        </w:r>
                        <w:r>
                          <w:rPr>
                            <w:rFonts w:ascii="Arial"/>
                            <w:color w:val="2F424D"/>
                            <w:w w:val="105"/>
                            <w:sz w:val="13"/>
                          </w:rPr>
                          <w:t>mood/anxiety</w:t>
                        </w:r>
                        <w:r>
                          <w:rPr>
                            <w:rFonts w:ascii="Arial"/>
                            <w:color w:val="2F424D"/>
                            <w:spacing w:val="-10"/>
                            <w:w w:val="105"/>
                            <w:sz w:val="13"/>
                          </w:rPr>
                          <w:t xml:space="preserve"> </w:t>
                        </w:r>
                        <w:r>
                          <w:rPr>
                            <w:rFonts w:ascii="Arial"/>
                            <w:color w:val="2F424D"/>
                            <w:w w:val="105"/>
                            <w:sz w:val="13"/>
                          </w:rPr>
                          <w:t>disorders</w:t>
                        </w:r>
                      </w:p>
                    </w:txbxContent>
                  </v:textbox>
                </v:shape>
                <v:shape id="Textbox 51" o:spid="_x0000_s1070" type="#_x0000_t202" style="position:absolute;left:25911;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" fillcolor="#e4f0ef" stroked="f">
                  <v:textbox inset="0,0,0,0">
                    <w:txbxContent>
                      <w:p w14:paraId="172C0CAB"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52" o:spid="_x0000_s1071" type="#_x0000_t202" style="position:absolute;left:21480;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" fillcolor="#e4f0ef" stroked="f">
                  <v:textbox inset="0,0,0,0">
                    <w:txbxContent>
                      <w:p w14:paraId="5579B3BB"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53" o:spid="_x0000_s1072" type="#_x0000_t202" style="position:absolute;left:16653;top:888;width:306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" fillcolor="#e4f0ef" stroked="f">
                  <v:textbox inset="0,0,0,0">
                    <w:txbxContent>
                      <w:p w14:paraId="107B2172"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54" o:spid="_x0000_s1073" type="#_x0000_t202" style="position:absolute;left:12064;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" fillcolor="#e4f0ef" stroked="f">
                  <v:textbox inset="0,0,0,0">
                    <w:txbxContent>
                      <w:p w14:paraId="578C8F91"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w10:anchorlock/>
              </v:group>
            </w:pict>
          </mc:Fallback>
        </mc:AlternateContent>
      </w:r>
    </w:p>
    <w:p w14:paraId="59E2FAAD" w14:textId="77777777" w:rsidR="00EF4BD5" w:rsidRDefault="00EF4BD5">
      <w:pPr>
        <w:rPr>
          <w:rFonts w:ascii="Arial"/>
          <w:sz w:val="20"/>
        </w:rPr>
        <w:sectPr w:rsidR="00EF4BD5">
          <w:type w:val="continuous"/>
          <w:pgSz w:w="11910" w:h="16840"/>
          <w:pgMar w:top="1920" w:right="1133" w:bottom="860" w:left="1133" w:header="0" w:footer="678" w:gutter="0"/>
          <w:cols w:space="720"/>
        </w:sectPr>
      </w:pPr>
    </w:p>
    <w:p w14:paraId="73B7959D" w14:textId="77777777" w:rsidR="00EF4BD5" w:rsidRDefault="00000000">
      <w:pPr>
        <w:spacing w:before="95"/>
        <w:ind w:left="247"/>
        <w:rPr>
          <w:rFonts w:ascii="Arial"/>
          <w:b/>
          <w:sz w:val="13"/>
        </w:rPr>
      </w:pPr>
      <w:r>
        <w:rPr>
          <w:rFonts w:ascii="Arial"/>
          <w:b/>
          <w:noProof/>
          <w:sz w:val="13"/>
        </w:rPr>
        <mc:AlternateContent>
          <mc:Choice Requires="wps">
            <w:drawing>
              <wp:anchor distT="0" distB="0" distL="0" distR="0" simplePos="0" relativeHeight="15750656" behindDoc="0" locked="0" layoutInCell="1" allowOverlap="1" wp14:anchorId="324BE308" wp14:editId="24516B2C">
                <wp:simplePos x="0" y="0"/>
                <wp:positionH relativeFrom="page">
                  <wp:posOffset>3854041</wp:posOffset>
                </wp:positionH>
                <wp:positionV relativeFrom="paragraph">
                  <wp:posOffset>-710532</wp:posOffset>
                </wp:positionV>
                <wp:extent cx="306070" cy="2152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7EBD4"/>
                        </a:solidFill>
                      </wps:spPr>
                      <wps:txbx>
                        <w:txbxContent>
                          <w:p w14:paraId="50A835CF" w14:textId="77777777" w:rsidR="00EF4BD5" w:rsidRDefault="00000000">
                            <w:pPr>
                              <w:spacing w:before="68"/>
                              <w:jc w:val="center"/>
                              <w:rPr>
                                <w:rFonts w:ascii="Arial"/>
                                <w:b/>
                                <w:color w:val="000000"/>
                                <w:sz w:val="15"/>
                              </w:rPr>
                            </w:pPr>
                            <w:r>
                              <w:rPr>
                                <w:rFonts w:ascii="Arial"/>
                                <w:b/>
                                <w:color w:val="855B12"/>
                                <w:spacing w:val="-10"/>
                                <w:sz w:val="15"/>
                              </w:rPr>
                              <w:t>H</w:t>
                            </w:r>
                          </w:p>
                        </w:txbxContent>
                      </wps:txbx>
                      <wps:bodyPr wrap="square" lIns="0" tIns="0" rIns="0" bIns="0" rtlCol="0">
                        <a:noAutofit/>
                      </wps:bodyPr>
                    </wps:wsp>
                  </a:graphicData>
                </a:graphic>
              </wp:anchor>
            </w:drawing>
          </mc:Choice>
          <mc:Fallback>
            <w:pict>
              <v:shape w14:anchorId="324BE308" id="Textbox 55" o:spid="_x0000_s1074" type="#_x0000_t202" style="position:absolute;left:0;text-align:left;margin-left:303.45pt;margin-top:-55.95pt;width:24.1pt;height:16.9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" fillcolor="#f7ebd4" stroked="f">
                <v:textbox inset="0,0,0,0">
                  <w:txbxContent>
                    <w:p w14:paraId="50A835CF" w14:textId="77777777" w:rsidR="00EF4BD5" w:rsidRDefault="00000000">
                      <w:pPr>
                        <w:spacing w:before="68"/>
                        <w:jc w:val="center"/>
                        <w:rPr>
                          <w:rFonts w:ascii="Arial"/>
                          <w:b/>
                          <w:color w:val="000000"/>
                          <w:sz w:val="15"/>
                        </w:rPr>
                      </w:pPr>
                      <w:r>
                        <w:rPr>
                          <w:rFonts w:ascii="Arial"/>
                          <w:b/>
                          <w:color w:val="855B12"/>
                          <w:spacing w:val="-10"/>
                          <w:sz w:val="15"/>
                        </w:rPr>
                        <w:t>H</w:t>
                      </w:r>
                    </w:p>
                  </w:txbxContent>
                </v:textbox>
                <w10:wrap anchorx="page"/>
              </v:shape>
            </w:pict>
          </mc:Fallback>
        </mc:AlternateContent>
      </w:r>
      <w:r>
        <w:rPr>
          <w:rFonts w:ascii="Arial"/>
          <w:b/>
          <w:noProof/>
          <w:sz w:val="13"/>
        </w:rPr>
        <mc:AlternateContent>
          <mc:Choice Requires="wps">
            <w:drawing>
              <wp:anchor distT="0" distB="0" distL="0" distR="0" simplePos="0" relativeHeight="15751168" behindDoc="0" locked="0" layoutInCell="1" allowOverlap="1" wp14:anchorId="6289327A" wp14:editId="446254B4">
                <wp:simplePos x="0" y="0"/>
                <wp:positionH relativeFrom="page">
                  <wp:posOffset>3410937</wp:posOffset>
                </wp:positionH>
                <wp:positionV relativeFrom="paragraph">
                  <wp:posOffset>-710532</wp:posOffset>
                </wp:positionV>
                <wp:extent cx="306070" cy="21526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0BE06A95"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6289327A" id="Textbox 56" o:spid="_x0000_s1075" type="#_x0000_t202" style="position:absolute;left:0;text-align:left;margin-left:268.6pt;margin-top:-55.95pt;width:24.1pt;height:16.9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" fillcolor="#e4f0ef" stroked="f">
                <v:textbox inset="0,0,0,0">
                  <w:txbxContent>
                    <w:p w14:paraId="0BE06A95"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51680" behindDoc="0" locked="0" layoutInCell="1" allowOverlap="1" wp14:anchorId="0B5843D4" wp14:editId="542EC59A">
                <wp:simplePos x="0" y="0"/>
                <wp:positionH relativeFrom="page">
                  <wp:posOffset>2967840</wp:posOffset>
                </wp:positionH>
                <wp:positionV relativeFrom="paragraph">
                  <wp:posOffset>-710532</wp:posOffset>
                </wp:positionV>
                <wp:extent cx="306070" cy="21526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43ACF657"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0B5843D4" id="Textbox 57" o:spid="_x0000_s1076" type="#_x0000_t202" style="position:absolute;left:0;text-align:left;margin-left:233.7pt;margin-top:-55.95pt;width:24.1pt;height:16.95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" fillcolor="#e4f0ef" stroked="f">
                <v:textbox inset="0,0,0,0">
                  <w:txbxContent>
                    <w:p w14:paraId="43ACF657"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52192" behindDoc="0" locked="0" layoutInCell="1" allowOverlap="1" wp14:anchorId="215F7785" wp14:editId="6678E33C">
                <wp:simplePos x="0" y="0"/>
                <wp:positionH relativeFrom="page">
                  <wp:posOffset>2485178</wp:posOffset>
                </wp:positionH>
                <wp:positionV relativeFrom="paragraph">
                  <wp:posOffset>-710532</wp:posOffset>
                </wp:positionV>
                <wp:extent cx="306070" cy="21526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28D38D66"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215F7785" id="Textbox 58" o:spid="_x0000_s1077" type="#_x0000_t202" style="position:absolute;left:0;text-align:left;margin-left:195.7pt;margin-top:-55.95pt;width:24.1pt;height:16.9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" fillcolor="#e4f0ef" stroked="f">
                <v:textbox inset="0,0,0,0">
                  <w:txbxContent>
                    <w:p w14:paraId="28D38D66"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52704" behindDoc="0" locked="0" layoutInCell="1" allowOverlap="1" wp14:anchorId="46B25E4C" wp14:editId="43D859DC">
                <wp:simplePos x="0" y="0"/>
                <wp:positionH relativeFrom="page">
                  <wp:posOffset>2026252</wp:posOffset>
                </wp:positionH>
                <wp:positionV relativeFrom="paragraph">
                  <wp:posOffset>-710532</wp:posOffset>
                </wp:positionV>
                <wp:extent cx="306070" cy="21526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7EBD4"/>
                        </a:solidFill>
                      </wps:spPr>
                      <wps:txbx>
                        <w:txbxContent>
                          <w:p w14:paraId="100E043B" w14:textId="77777777" w:rsidR="00EF4BD5" w:rsidRDefault="00000000">
                            <w:pPr>
                              <w:spacing w:before="68"/>
                              <w:jc w:val="center"/>
                              <w:rPr>
                                <w:rFonts w:ascii="Arial"/>
                                <w:b/>
                                <w:color w:val="000000"/>
                                <w:sz w:val="15"/>
                              </w:rPr>
                            </w:pPr>
                            <w:r>
                              <w:rPr>
                                <w:rFonts w:ascii="Arial"/>
                                <w:b/>
                                <w:color w:val="855B12"/>
                                <w:spacing w:val="-10"/>
                                <w:sz w:val="15"/>
                              </w:rPr>
                              <w:t>H</w:t>
                            </w:r>
                          </w:p>
                        </w:txbxContent>
                      </wps:txbx>
                      <wps:bodyPr wrap="square" lIns="0" tIns="0" rIns="0" bIns="0" rtlCol="0">
                        <a:noAutofit/>
                      </wps:bodyPr>
                    </wps:wsp>
                  </a:graphicData>
                </a:graphic>
              </wp:anchor>
            </w:drawing>
          </mc:Choice>
          <mc:Fallback>
            <w:pict>
              <v:shape w14:anchorId="46B25E4C" id="Textbox 59" o:spid="_x0000_s1078" type="#_x0000_t202" style="position:absolute;left:0;text-align:left;margin-left:159.55pt;margin-top:-55.95pt;width:24.1pt;height:16.9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" fillcolor="#f7ebd4" stroked="f">
                <v:textbox inset="0,0,0,0">
                  <w:txbxContent>
                    <w:p w14:paraId="100E043B" w14:textId="77777777" w:rsidR="00EF4BD5" w:rsidRDefault="00000000">
                      <w:pPr>
                        <w:spacing w:before="68"/>
                        <w:jc w:val="center"/>
                        <w:rPr>
                          <w:rFonts w:ascii="Arial"/>
                          <w:b/>
                          <w:color w:val="000000"/>
                          <w:sz w:val="15"/>
                        </w:rPr>
                      </w:pPr>
                      <w:r>
                        <w:rPr>
                          <w:rFonts w:ascii="Arial"/>
                          <w:b/>
                          <w:color w:val="855B12"/>
                          <w:spacing w:val="-10"/>
                          <w:sz w:val="15"/>
                        </w:rPr>
                        <w:t>H</w:t>
                      </w:r>
                    </w:p>
                  </w:txbxContent>
                </v:textbox>
                <w10:wrap anchorx="page"/>
              </v:shape>
            </w:pict>
          </mc:Fallback>
        </mc:AlternateContent>
      </w:r>
      <w:r>
        <w:rPr>
          <w:rFonts w:ascii="Arial"/>
          <w:b/>
          <w:color w:val="173B49"/>
          <w:spacing w:val="-2"/>
          <w:w w:val="105"/>
          <w:sz w:val="13"/>
        </w:rPr>
        <w:t>AgentSLR</w:t>
      </w:r>
    </w:p>
    <w:p w14:paraId="64F38EE9" w14:textId="77777777" w:rsidR="00EF4BD5" w:rsidRDefault="00000000">
      <w:pPr>
        <w:spacing w:before="12"/>
        <w:ind w:left="247"/>
        <w:rPr>
          <w:rFonts w:ascii="Arial"/>
          <w:sz w:val="13"/>
        </w:rPr>
      </w:pPr>
      <w:r>
        <w:rPr>
          <w:rFonts w:ascii="Arial"/>
          <w:color w:val="173B49"/>
          <w:sz w:val="13"/>
        </w:rPr>
        <w:t>(Padarha,</w:t>
      </w:r>
      <w:r>
        <w:rPr>
          <w:rFonts w:ascii="Arial"/>
          <w:color w:val="173B49"/>
          <w:spacing w:val="11"/>
          <w:sz w:val="13"/>
        </w:rPr>
        <w:t xml:space="preserve"> </w:t>
      </w:r>
      <w:r>
        <w:rPr>
          <w:rFonts w:ascii="Arial"/>
          <w:color w:val="173B49"/>
          <w:spacing w:val="-2"/>
          <w:sz w:val="13"/>
        </w:rPr>
        <w:t>2026)</w:t>
      </w:r>
    </w:p>
    <w:p w14:paraId="6EBE699E" w14:textId="77777777" w:rsidR="00EF4BD5" w:rsidRDefault="00000000">
      <w:pPr>
        <w:spacing w:before="93" w:line="266" w:lineRule="auto"/>
        <w:ind w:left="247" w:right="882"/>
        <w:rPr>
          <w:rFonts w:ascii="Arial"/>
          <w:sz w:val="13"/>
        </w:rPr>
      </w:pPr>
      <w:r>
        <w:br w:type="column"/>
      </w:r>
      <w:r>
        <w:rPr>
          <w:rFonts w:ascii="Arial"/>
          <w:color w:val="2F424D"/>
          <w:spacing w:val="-2"/>
          <w:w w:val="105"/>
          <w:sz w:val="13"/>
        </w:rPr>
        <w:t>Nine priority pathogens; structured epidemiological</w:t>
      </w:r>
      <w:r>
        <w:rPr>
          <w:rFonts w:ascii="Arial"/>
          <w:color w:val="2F424D"/>
          <w:spacing w:val="40"/>
          <w:w w:val="105"/>
          <w:sz w:val="13"/>
        </w:rPr>
        <w:t xml:space="preserve"> </w:t>
      </w:r>
      <w:r>
        <w:rPr>
          <w:rFonts w:ascii="Arial"/>
          <w:color w:val="2F424D"/>
          <w:w w:val="105"/>
          <w:sz w:val="13"/>
        </w:rPr>
        <w:t>extraction and descriptive/narrative reports</w:t>
      </w:r>
    </w:p>
    <w:p w14:paraId="19E6BE99" w14:textId="77777777" w:rsidR="00EF4BD5" w:rsidRDefault="00EF4BD5">
      <w:pPr>
        <w:spacing w:line="266" w:lineRule="auto"/>
        <w:rPr>
          <w:rFonts w:ascii="Arial"/>
          <w:sz w:val="13"/>
        </w:rPr>
        <w:sectPr w:rsidR="00EF4BD5">
          <w:type w:val="continuous"/>
          <w:pgSz w:w="11910" w:h="16840"/>
          <w:pgMar w:top="1920" w:right="1133" w:bottom="860" w:left="1133" w:header="0" w:footer="678" w:gutter="0"/>
          <w:cols w:num="2" w:space="720" w:equalWidth="0">
            <w:col w:w="1261" w:space="4138"/>
            <w:col w:w="4245"/>
          </w:cols>
        </w:sectPr>
      </w:pPr>
    </w:p>
    <w:p w14:paraId="442AB226" w14:textId="77777777" w:rsidR="00EF4BD5" w:rsidRDefault="00EF4BD5">
      <w:pPr>
        <w:pStyle w:val="BodyText"/>
        <w:spacing w:before="9"/>
        <w:jc w:val="left"/>
        <w:rPr>
          <w:rFonts w:ascii="Arial"/>
          <w:sz w:val="11"/>
        </w:rPr>
      </w:pPr>
    </w:p>
    <w:p w14:paraId="350128FB" w14:textId="77777777" w:rsidR="00EF4BD5" w:rsidRDefault="00000000">
      <w:pPr>
        <w:ind w:left="157"/>
        <w:rPr>
          <w:rFonts w:ascii="Arial"/>
          <w:sz w:val="20"/>
        </w:rPr>
      </w:pPr>
      <w:r>
        <w:rPr>
          <w:rFonts w:ascii="Arial"/>
          <w:noProof/>
          <w:sz w:val="20"/>
        </w:rPr>
        <mc:AlternateContent>
          <mc:Choice Requires="wpg">
            <w:drawing>
              <wp:inline distT="0" distB="0" distL="0" distR="0" wp14:anchorId="5DFC1500" wp14:editId="2ABE972A">
                <wp:extent cx="5704840" cy="393065"/>
                <wp:effectExtent l="0" t="0" r="0" b="698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840" cy="393065"/>
                          <a:chOff x="0" y="0"/>
                          <a:chExt cx="5704840" cy="393065"/>
                        </a:xfrm>
                      </wpg:grpSpPr>
                      <wps:wsp>
                        <wps:cNvPr id="61" name="Graphic 61"/>
                        <wps:cNvSpPr/>
                        <wps:spPr>
                          <a:xfrm>
                            <a:off x="3722" y="3722"/>
                            <a:ext cx="5697220" cy="385445"/>
                          </a:xfrm>
                          <a:custGeom>
                            <a:avLst/>
                            <a:gdLst/>
                            <a:ahLst/>
                            <a:cxnLst/>
                            <a:rect l="l" t="t" r="r" b="b"/>
                            <a:pathLst>
                              <a:path w="5697220" h="385445">
                                <a:moveTo>
                                  <a:pt x="5696987" y="0"/>
                                </a:moveTo>
                                <a:lnTo>
                                  <a:pt x="0" y="0"/>
                                </a:lnTo>
                                <a:lnTo>
                                  <a:pt x="0" y="385103"/>
                                </a:lnTo>
                                <a:lnTo>
                                  <a:pt x="5696987" y="385103"/>
                                </a:lnTo>
                                <a:lnTo>
                                  <a:pt x="5696987" y="0"/>
                                </a:lnTo>
                                <a:close/>
                              </a:path>
                            </a:pathLst>
                          </a:custGeom>
                          <a:solidFill>
                            <a:srgbClr val="F4F7F9"/>
                          </a:solidFill>
                        </wps:spPr>
                        <wps:bodyPr wrap="square" lIns="0" tIns="0" rIns="0" bIns="0" rtlCol="0">
                          <a:prstTxWarp prst="textNoShape">
                            <a:avLst/>
                          </a:prstTxWarp>
                          <a:noAutofit/>
                        </wps:bodyPr>
                      </wps:wsp>
                      <wps:wsp>
                        <wps:cNvPr id="62" name="Graphic 62"/>
                        <wps:cNvSpPr/>
                        <wps:spPr>
                          <a:xfrm>
                            <a:off x="3722" y="3722"/>
                            <a:ext cx="5697220" cy="385445"/>
                          </a:xfrm>
                          <a:custGeom>
                            <a:avLst/>
                            <a:gdLst/>
                            <a:ahLst/>
                            <a:cxnLst/>
                            <a:rect l="l" t="t" r="r" b="b"/>
                            <a:pathLst>
                              <a:path w="5697220" h="385445">
                                <a:moveTo>
                                  <a:pt x="0" y="385103"/>
                                </a:moveTo>
                                <a:lnTo>
                                  <a:pt x="5696987" y="385103"/>
                                </a:lnTo>
                                <a:lnTo>
                                  <a:pt x="5696987" y="0"/>
                                </a:lnTo>
                                <a:lnTo>
                                  <a:pt x="0" y="0"/>
                                </a:lnTo>
                                <a:lnTo>
                                  <a:pt x="0" y="385103"/>
                                </a:lnTo>
                                <a:close/>
                              </a:path>
                            </a:pathLst>
                          </a:custGeom>
                          <a:ln w="7445">
                            <a:solidFill>
                              <a:srgbClr val="F4F7F9"/>
                            </a:solidFill>
                            <a:prstDash val="solid"/>
                          </a:ln>
                        </wps:spPr>
                        <wps:bodyPr wrap="square" lIns="0" tIns="0" rIns="0" bIns="0" rtlCol="0">
                          <a:prstTxWarp prst="textNoShape">
                            <a:avLst/>
                          </a:prstTxWarp>
                          <a:noAutofit/>
                        </wps:bodyPr>
                      </wps:wsp>
                      <wps:wsp>
                        <wps:cNvPr id="63" name="Graphic 63"/>
                        <wps:cNvSpPr/>
                        <wps:spPr>
                          <a:xfrm>
                            <a:off x="3722" y="3722"/>
                            <a:ext cx="5697220" cy="385445"/>
                          </a:xfrm>
                          <a:custGeom>
                            <a:avLst/>
                            <a:gdLst/>
                            <a:ahLst/>
                            <a:cxnLst/>
                            <a:rect l="l" t="t" r="r" b="b"/>
                            <a:pathLst>
                              <a:path w="5697220" h="385445">
                                <a:moveTo>
                                  <a:pt x="0" y="0"/>
                                </a:moveTo>
                                <a:lnTo>
                                  <a:pt x="5696987" y="0"/>
                                </a:lnTo>
                              </a:path>
                              <a:path w="5697220" h="385445">
                                <a:moveTo>
                                  <a:pt x="0" y="385103"/>
                                </a:moveTo>
                                <a:lnTo>
                                  <a:pt x="5696987" y="385103"/>
                                </a:lnTo>
                              </a:path>
                            </a:pathLst>
                          </a:custGeom>
                          <a:ln w="4467">
                            <a:solidFill>
                              <a:srgbClr val="DBE2E6"/>
                            </a:solidFill>
                            <a:prstDash val="solid"/>
                          </a:ln>
                        </wps:spPr>
                        <wps:bodyPr wrap="square" lIns="0" tIns="0" rIns="0" bIns="0" rtlCol="0">
                          <a:prstTxWarp prst="textNoShape">
                            <a:avLst/>
                          </a:prstTxWarp>
                          <a:noAutofit/>
                        </wps:bodyPr>
                      </wps:wsp>
                      <wps:wsp>
                        <wps:cNvPr id="64" name="Textbox 64"/>
                        <wps:cNvSpPr txBox="1"/>
                        <wps:spPr>
                          <a:xfrm>
                            <a:off x="56472" y="89557"/>
                            <a:ext cx="659765" cy="198755"/>
                          </a:xfrm>
                          <a:prstGeom prst="rect">
                            <a:avLst/>
                          </a:prstGeom>
                        </wps:spPr>
                        <wps:txbx>
                          <w:txbxContent>
                            <w:p w14:paraId="15D87248" w14:textId="77777777" w:rsidR="00EF4BD5" w:rsidRDefault="00000000">
                              <w:pPr>
                                <w:rPr>
                                  <w:rFonts w:ascii="Arial"/>
                                  <w:b/>
                                  <w:sz w:val="13"/>
                                </w:rPr>
                              </w:pPr>
                              <w:r>
                                <w:rPr>
                                  <w:rFonts w:ascii="Arial"/>
                                  <w:b/>
                                  <w:color w:val="173B49"/>
                                  <w:spacing w:val="-2"/>
                                  <w:w w:val="105"/>
                                  <w:sz w:val="13"/>
                                </w:rPr>
                                <w:t>LUMEN</w:t>
                              </w:r>
                            </w:p>
                            <w:p w14:paraId="2BA50142" w14:textId="77777777" w:rsidR="00EF4BD5" w:rsidRDefault="00000000">
                              <w:pPr>
                                <w:spacing w:before="12"/>
                                <w:rPr>
                                  <w:rFonts w:ascii="Arial"/>
                                  <w:sz w:val="13"/>
                                </w:rPr>
                              </w:pPr>
                              <w:r>
                                <w:rPr>
                                  <w:rFonts w:ascii="Arial"/>
                                  <w:color w:val="173B49"/>
                                  <w:sz w:val="13"/>
                                </w:rPr>
                                <w:t>(Huang,</w:t>
                              </w:r>
                              <w:r>
                                <w:rPr>
                                  <w:rFonts w:ascii="Arial"/>
                                  <w:color w:val="173B49"/>
                                  <w:spacing w:val="9"/>
                                  <w:sz w:val="13"/>
                                </w:rPr>
                                <w:t xml:space="preserve"> </w:t>
                              </w:r>
                              <w:r>
                                <w:rPr>
                                  <w:rFonts w:ascii="Arial"/>
                                  <w:color w:val="173B49"/>
                                  <w:spacing w:val="-2"/>
                                  <w:sz w:val="13"/>
                                </w:rPr>
                                <w:t>preprint)</w:t>
                              </w:r>
                            </w:p>
                          </w:txbxContent>
                        </wps:txbx>
                        <wps:bodyPr wrap="square" lIns="0" tIns="0" rIns="0" bIns="0" rtlCol="0">
                          <a:noAutofit/>
                        </wps:bodyPr>
                      </wps:wsp>
                      <wps:wsp>
                        <wps:cNvPr id="65" name="Textbox 65"/>
                        <wps:cNvSpPr txBox="1"/>
                        <wps:spPr>
                          <a:xfrm>
                            <a:off x="3485218" y="88172"/>
                            <a:ext cx="1934845" cy="200660"/>
                          </a:xfrm>
                          <a:prstGeom prst="rect">
                            <a:avLst/>
                          </a:prstGeom>
                        </wps:spPr>
                        <wps:txbx>
                          <w:txbxContent>
                            <w:p w14:paraId="27407BAE" w14:textId="77777777" w:rsidR="00EF4BD5" w:rsidRDefault="00000000">
                              <w:pPr>
                                <w:spacing w:line="264" w:lineRule="auto"/>
                                <w:rPr>
                                  <w:rFonts w:ascii="Arial"/>
                                  <w:sz w:val="13"/>
                                </w:rPr>
                              </w:pPr>
                              <w:r>
                                <w:rPr>
                                  <w:rFonts w:ascii="Arial"/>
                                  <w:color w:val="2F424D"/>
                                  <w:w w:val="105"/>
                                  <w:sz w:val="13"/>
                                </w:rPr>
                                <w:t>Five</w:t>
                              </w:r>
                              <w:r>
                                <w:rPr>
                                  <w:rFonts w:ascii="Arial"/>
                                  <w:color w:val="2F424D"/>
                                  <w:spacing w:val="-10"/>
                                  <w:w w:val="105"/>
                                  <w:sz w:val="13"/>
                                </w:rPr>
                                <w:t xml:space="preserve"> </w:t>
                              </w:r>
                              <w:r>
                                <w:rPr>
                                  <w:rFonts w:ascii="Arial"/>
                                  <w:color w:val="2F424D"/>
                                  <w:w w:val="105"/>
                                  <w:sz w:val="13"/>
                                </w:rPr>
                                <w:t>clinical</w:t>
                              </w:r>
                              <w:r>
                                <w:rPr>
                                  <w:rFonts w:ascii="Arial"/>
                                  <w:color w:val="2F424D"/>
                                  <w:spacing w:val="-10"/>
                                  <w:w w:val="105"/>
                                  <w:sz w:val="13"/>
                                </w:rPr>
                                <w:t xml:space="preserve"> </w:t>
                              </w:r>
                              <w:r>
                                <w:rPr>
                                  <w:rFonts w:ascii="Arial"/>
                                  <w:color w:val="2F424D"/>
                                  <w:w w:val="105"/>
                                  <w:sz w:val="13"/>
                                </w:rPr>
                                <w:t>review</w:t>
                              </w:r>
                              <w:r>
                                <w:rPr>
                                  <w:rFonts w:ascii="Arial"/>
                                  <w:color w:val="2F424D"/>
                                  <w:spacing w:val="-10"/>
                                  <w:w w:val="105"/>
                                  <w:sz w:val="13"/>
                                </w:rPr>
                                <w:t xml:space="preserve"> </w:t>
                              </w:r>
                              <w:r>
                                <w:rPr>
                                  <w:rFonts w:ascii="Arial"/>
                                  <w:color w:val="2F424D"/>
                                  <w:w w:val="105"/>
                                  <w:sz w:val="13"/>
                                </w:rPr>
                                <w:t>applications</w:t>
                              </w:r>
                              <w:r>
                                <w:rPr>
                                  <w:rFonts w:ascii="Arial"/>
                                  <w:color w:val="2F424D"/>
                                  <w:spacing w:val="-9"/>
                                  <w:w w:val="105"/>
                                  <w:sz w:val="13"/>
                                </w:rPr>
                                <w:t xml:space="preserve"> </w:t>
                              </w:r>
                              <w:r>
                                <w:rPr>
                                  <w:rFonts w:ascii="Arial"/>
                                  <w:color w:val="2F424D"/>
                                  <w:w w:val="105"/>
                                  <w:sz w:val="13"/>
                                </w:rPr>
                                <w:t>plus</w:t>
                              </w:r>
                              <w:r>
                                <w:rPr>
                                  <w:rFonts w:ascii="Arial"/>
                                  <w:color w:val="2F424D"/>
                                  <w:spacing w:val="-10"/>
                                  <w:w w:val="105"/>
                                  <w:sz w:val="13"/>
                                </w:rPr>
                                <w:t xml:space="preserve"> </w:t>
                              </w:r>
                              <w:r>
                                <w:rPr>
                                  <w:rFonts w:ascii="Arial"/>
                                  <w:color w:val="2F424D"/>
                                  <w:w w:val="105"/>
                                  <w:sz w:val="13"/>
                                </w:rPr>
                                <w:t>two</w:t>
                              </w:r>
                              <w:r>
                                <w:rPr>
                                  <w:rFonts w:ascii="Arial"/>
                                  <w:color w:val="2F424D"/>
                                  <w:spacing w:val="-10"/>
                                  <w:w w:val="105"/>
                                  <w:sz w:val="13"/>
                                </w:rPr>
                                <w:t xml:space="preserve"> </w:t>
                              </w:r>
                              <w:r>
                                <w:rPr>
                                  <w:rFonts w:ascii="Arial"/>
                                  <w:color w:val="2F424D"/>
                                  <w:w w:val="105"/>
                                  <w:sz w:val="13"/>
                                </w:rPr>
                                <w:t>screening</w:t>
                              </w:r>
                              <w:r>
                                <w:rPr>
                                  <w:rFonts w:ascii="Arial"/>
                                  <w:color w:val="2F424D"/>
                                  <w:spacing w:val="40"/>
                                  <w:w w:val="105"/>
                                  <w:sz w:val="13"/>
                                </w:rPr>
                                <w:t xml:space="preserve"> </w:t>
                              </w:r>
                              <w:r>
                                <w:rPr>
                                  <w:rFonts w:ascii="Arial"/>
                                  <w:color w:val="2F424D"/>
                                  <w:w w:val="105"/>
                                  <w:sz w:val="13"/>
                                </w:rPr>
                                <w:t>benchmarks; expert analytical decisions remain</w:t>
                              </w:r>
                            </w:p>
                          </w:txbxContent>
                        </wps:txbx>
                        <wps:bodyPr wrap="square" lIns="0" tIns="0" rIns="0" bIns="0" rtlCol="0">
                          <a:noAutofit/>
                        </wps:bodyPr>
                      </wps:wsp>
                      <wps:wsp>
                        <wps:cNvPr id="66" name="Textbox 66"/>
                        <wps:cNvSpPr txBox="1"/>
                        <wps:spPr>
                          <a:xfrm>
                            <a:off x="3034207" y="88802"/>
                            <a:ext cx="306070" cy="215265"/>
                          </a:xfrm>
                          <a:prstGeom prst="rect">
                            <a:avLst/>
                          </a:prstGeom>
                          <a:solidFill>
                            <a:srgbClr val="E4F0EF"/>
                          </a:solidFill>
                        </wps:spPr>
                        <wps:txbx>
                          <w:txbxContent>
                            <w:p w14:paraId="6B4A3005"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67" name="Textbox 67"/>
                        <wps:cNvSpPr txBox="1"/>
                        <wps:spPr>
                          <a:xfrm>
                            <a:off x="2591103" y="88802"/>
                            <a:ext cx="306070" cy="215265"/>
                          </a:xfrm>
                          <a:prstGeom prst="rect">
                            <a:avLst/>
                          </a:prstGeom>
                          <a:solidFill>
                            <a:srgbClr val="E4F0EF"/>
                          </a:solidFill>
                        </wps:spPr>
                        <wps:txbx>
                          <w:txbxContent>
                            <w:p w14:paraId="4B560BE9"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68" name="Textbox 68"/>
                        <wps:cNvSpPr txBox="1"/>
                        <wps:spPr>
                          <a:xfrm>
                            <a:off x="2148006" y="88802"/>
                            <a:ext cx="306070" cy="215265"/>
                          </a:xfrm>
                          <a:prstGeom prst="rect">
                            <a:avLst/>
                          </a:prstGeom>
                          <a:solidFill>
                            <a:srgbClr val="E4F0EF"/>
                          </a:solidFill>
                        </wps:spPr>
                        <wps:txbx>
                          <w:txbxContent>
                            <w:p w14:paraId="72E36D5D"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69" name="Textbox 69"/>
                        <wps:cNvSpPr txBox="1"/>
                        <wps:spPr>
                          <a:xfrm>
                            <a:off x="1665344" y="88802"/>
                            <a:ext cx="306070" cy="215265"/>
                          </a:xfrm>
                          <a:prstGeom prst="rect">
                            <a:avLst/>
                          </a:prstGeom>
                          <a:solidFill>
                            <a:srgbClr val="E4F0EF"/>
                          </a:solidFill>
                        </wps:spPr>
                        <wps:txbx>
                          <w:txbxContent>
                            <w:p w14:paraId="626B047C"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70" name="Textbox 70"/>
                        <wps:cNvSpPr txBox="1"/>
                        <wps:spPr>
                          <a:xfrm>
                            <a:off x="1206418" y="88802"/>
                            <a:ext cx="306070" cy="215265"/>
                          </a:xfrm>
                          <a:prstGeom prst="rect">
                            <a:avLst/>
                          </a:prstGeom>
                          <a:solidFill>
                            <a:srgbClr val="E4F0EF"/>
                          </a:solidFill>
                        </wps:spPr>
                        <wps:txbx>
                          <w:txbxContent>
                            <w:p w14:paraId="68295F1F"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v:group w14:anchorId="5DFC1500" id="Group 60" o:spid="_x0000_s1079" style="width:449.2pt;height:30.95pt;mso-position-horizontal-relative:char;mso-position-vertical-relative:line" coordsize="57048,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">
                <v:shape id="Graphic 61" o:spid="_x0000_s1080"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" path="m5696987,l,,,385103r5696987,l5696987,xe" fillcolor="#f4f7f9" stroked="f">
                  <v:path arrowok="t"/>
                </v:shape>
                <v:shape id="Graphic 62" o:spid="_x0000_s1081"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" path="m,385103r5696987,l5696987,,,,,385103xe" filled="f" strokecolor="#f4f7f9" strokeweight=".20681mm">
                  <v:path arrowok="t"/>
                </v:shape>
                <v:shape id="Graphic 63" o:spid="_x0000_s1082"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" path="m,l5696987,em,385103r5696987,e" filled="f" strokecolor="#dbe2e6" strokeweight=".1241mm">
                  <v:path arrowok="t"/>
                </v:shape>
                <v:shape id="Textbox 64" o:spid="_x0000_s1083" type="#_x0000_t202" style="position:absolute;left:564;top:895;width:659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5D87248" w14:textId="77777777" w:rsidR="00EF4BD5" w:rsidRDefault="00000000">
                        <w:pPr>
                          <w:rPr>
                            <w:rFonts w:ascii="Arial"/>
                            <w:b/>
                            <w:sz w:val="13"/>
                          </w:rPr>
                        </w:pPr>
                        <w:r>
                          <w:rPr>
                            <w:rFonts w:ascii="Arial"/>
                            <w:b/>
                            <w:color w:val="173B49"/>
                            <w:spacing w:val="-2"/>
                            <w:w w:val="105"/>
                            <w:sz w:val="13"/>
                          </w:rPr>
                          <w:t>LUMEN</w:t>
                        </w:r>
                      </w:p>
                      <w:p w14:paraId="2BA50142" w14:textId="77777777" w:rsidR="00EF4BD5" w:rsidRDefault="00000000">
                        <w:pPr>
                          <w:spacing w:before="12"/>
                          <w:rPr>
                            <w:rFonts w:ascii="Arial"/>
                            <w:sz w:val="13"/>
                          </w:rPr>
                        </w:pPr>
                        <w:r>
                          <w:rPr>
                            <w:rFonts w:ascii="Arial"/>
                            <w:color w:val="173B49"/>
                            <w:sz w:val="13"/>
                          </w:rPr>
                          <w:t>(Huang,</w:t>
                        </w:r>
                        <w:r>
                          <w:rPr>
                            <w:rFonts w:ascii="Arial"/>
                            <w:color w:val="173B49"/>
                            <w:spacing w:val="9"/>
                            <w:sz w:val="13"/>
                          </w:rPr>
                          <w:t xml:space="preserve"> </w:t>
                        </w:r>
                        <w:r>
                          <w:rPr>
                            <w:rFonts w:ascii="Arial"/>
                            <w:color w:val="173B49"/>
                            <w:spacing w:val="-2"/>
                            <w:sz w:val="13"/>
                          </w:rPr>
                          <w:t>preprint)</w:t>
                        </w:r>
                      </w:p>
                    </w:txbxContent>
                  </v:textbox>
                </v:shape>
                <v:shape id="Textbox 65" o:spid="_x0000_s1084" type="#_x0000_t202" style="position:absolute;left:34852;top:881;width:19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27407BAE" w14:textId="77777777" w:rsidR="00EF4BD5" w:rsidRDefault="00000000">
                        <w:pPr>
                          <w:spacing w:line="264" w:lineRule="auto"/>
                          <w:rPr>
                            <w:rFonts w:ascii="Arial"/>
                            <w:sz w:val="13"/>
                          </w:rPr>
                        </w:pPr>
                        <w:r>
                          <w:rPr>
                            <w:rFonts w:ascii="Arial"/>
                            <w:color w:val="2F424D"/>
                            <w:w w:val="105"/>
                            <w:sz w:val="13"/>
                          </w:rPr>
                          <w:t>Five</w:t>
                        </w:r>
                        <w:r>
                          <w:rPr>
                            <w:rFonts w:ascii="Arial"/>
                            <w:color w:val="2F424D"/>
                            <w:spacing w:val="-10"/>
                            <w:w w:val="105"/>
                            <w:sz w:val="13"/>
                          </w:rPr>
                          <w:t xml:space="preserve"> </w:t>
                        </w:r>
                        <w:r>
                          <w:rPr>
                            <w:rFonts w:ascii="Arial"/>
                            <w:color w:val="2F424D"/>
                            <w:w w:val="105"/>
                            <w:sz w:val="13"/>
                          </w:rPr>
                          <w:t>clinical</w:t>
                        </w:r>
                        <w:r>
                          <w:rPr>
                            <w:rFonts w:ascii="Arial"/>
                            <w:color w:val="2F424D"/>
                            <w:spacing w:val="-10"/>
                            <w:w w:val="105"/>
                            <w:sz w:val="13"/>
                          </w:rPr>
                          <w:t xml:space="preserve"> </w:t>
                        </w:r>
                        <w:r>
                          <w:rPr>
                            <w:rFonts w:ascii="Arial"/>
                            <w:color w:val="2F424D"/>
                            <w:w w:val="105"/>
                            <w:sz w:val="13"/>
                          </w:rPr>
                          <w:t>review</w:t>
                        </w:r>
                        <w:r>
                          <w:rPr>
                            <w:rFonts w:ascii="Arial"/>
                            <w:color w:val="2F424D"/>
                            <w:spacing w:val="-10"/>
                            <w:w w:val="105"/>
                            <w:sz w:val="13"/>
                          </w:rPr>
                          <w:t xml:space="preserve"> </w:t>
                        </w:r>
                        <w:r>
                          <w:rPr>
                            <w:rFonts w:ascii="Arial"/>
                            <w:color w:val="2F424D"/>
                            <w:w w:val="105"/>
                            <w:sz w:val="13"/>
                          </w:rPr>
                          <w:t>applications</w:t>
                        </w:r>
                        <w:r>
                          <w:rPr>
                            <w:rFonts w:ascii="Arial"/>
                            <w:color w:val="2F424D"/>
                            <w:spacing w:val="-9"/>
                            <w:w w:val="105"/>
                            <w:sz w:val="13"/>
                          </w:rPr>
                          <w:t xml:space="preserve"> </w:t>
                        </w:r>
                        <w:r>
                          <w:rPr>
                            <w:rFonts w:ascii="Arial"/>
                            <w:color w:val="2F424D"/>
                            <w:w w:val="105"/>
                            <w:sz w:val="13"/>
                          </w:rPr>
                          <w:t>plus</w:t>
                        </w:r>
                        <w:r>
                          <w:rPr>
                            <w:rFonts w:ascii="Arial"/>
                            <w:color w:val="2F424D"/>
                            <w:spacing w:val="-10"/>
                            <w:w w:val="105"/>
                            <w:sz w:val="13"/>
                          </w:rPr>
                          <w:t xml:space="preserve"> </w:t>
                        </w:r>
                        <w:r>
                          <w:rPr>
                            <w:rFonts w:ascii="Arial"/>
                            <w:color w:val="2F424D"/>
                            <w:w w:val="105"/>
                            <w:sz w:val="13"/>
                          </w:rPr>
                          <w:t>two</w:t>
                        </w:r>
                        <w:r>
                          <w:rPr>
                            <w:rFonts w:ascii="Arial"/>
                            <w:color w:val="2F424D"/>
                            <w:spacing w:val="-10"/>
                            <w:w w:val="105"/>
                            <w:sz w:val="13"/>
                          </w:rPr>
                          <w:t xml:space="preserve"> </w:t>
                        </w:r>
                        <w:r>
                          <w:rPr>
                            <w:rFonts w:ascii="Arial"/>
                            <w:color w:val="2F424D"/>
                            <w:w w:val="105"/>
                            <w:sz w:val="13"/>
                          </w:rPr>
                          <w:t>screening</w:t>
                        </w:r>
                        <w:r>
                          <w:rPr>
                            <w:rFonts w:ascii="Arial"/>
                            <w:color w:val="2F424D"/>
                            <w:spacing w:val="40"/>
                            <w:w w:val="105"/>
                            <w:sz w:val="13"/>
                          </w:rPr>
                          <w:t xml:space="preserve"> </w:t>
                        </w:r>
                        <w:r>
                          <w:rPr>
                            <w:rFonts w:ascii="Arial"/>
                            <w:color w:val="2F424D"/>
                            <w:w w:val="105"/>
                            <w:sz w:val="13"/>
                          </w:rPr>
                          <w:t>benchmarks; expert analytical decisions remain</w:t>
                        </w:r>
                      </w:p>
                    </w:txbxContent>
                  </v:textbox>
                </v:shape>
                <v:shape id="Textbox 66" o:spid="_x0000_s1085" type="#_x0000_t202" style="position:absolute;left:30342;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" fillcolor="#e4f0ef" stroked="f">
                  <v:textbox inset="0,0,0,0">
                    <w:txbxContent>
                      <w:p w14:paraId="6B4A3005"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67" o:spid="_x0000_s1086" type="#_x0000_t202" style="position:absolute;left:25911;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" fillcolor="#e4f0ef" stroked="f">
                  <v:textbox inset="0,0,0,0">
                    <w:txbxContent>
                      <w:p w14:paraId="4B560BE9"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68" o:spid="_x0000_s1087" type="#_x0000_t202" style="position:absolute;left:21480;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" fillcolor="#e4f0ef" stroked="f">
                  <v:textbox inset="0,0,0,0">
                    <w:txbxContent>
                      <w:p w14:paraId="72E36D5D"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69" o:spid="_x0000_s1088" type="#_x0000_t202" style="position:absolute;left:16653;top:888;width:306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" fillcolor="#e4f0ef" stroked="f">
                  <v:textbox inset="0,0,0,0">
                    <w:txbxContent>
                      <w:p w14:paraId="626B047C"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70" o:spid="_x0000_s1089" type="#_x0000_t202" style="position:absolute;left:12064;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" fillcolor="#e4f0ef" stroked="f">
                  <v:textbox inset="0,0,0,0">
                    <w:txbxContent>
                      <w:p w14:paraId="68295F1F"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w10:anchorlock/>
              </v:group>
            </w:pict>
          </mc:Fallback>
        </mc:AlternateContent>
      </w:r>
    </w:p>
    <w:p w14:paraId="088E0279" w14:textId="77777777" w:rsidR="00EF4BD5" w:rsidRDefault="00EF4BD5">
      <w:pPr>
        <w:rPr>
          <w:rFonts w:ascii="Arial"/>
          <w:sz w:val="20"/>
        </w:rPr>
        <w:sectPr w:rsidR="00EF4BD5">
          <w:type w:val="continuous"/>
          <w:pgSz w:w="11910" w:h="16840"/>
          <w:pgMar w:top="1920" w:right="1133" w:bottom="860" w:left="1133" w:header="0" w:footer="678" w:gutter="0"/>
          <w:cols w:space="720"/>
        </w:sectPr>
      </w:pPr>
    </w:p>
    <w:p w14:paraId="4B0194E7" w14:textId="77777777" w:rsidR="00EF4BD5" w:rsidRDefault="00000000">
      <w:pPr>
        <w:spacing w:before="94"/>
        <w:ind w:left="247"/>
        <w:rPr>
          <w:rFonts w:ascii="Arial"/>
          <w:b/>
          <w:sz w:val="13"/>
        </w:rPr>
      </w:pPr>
      <w:r>
        <w:rPr>
          <w:rFonts w:ascii="Arial"/>
          <w:b/>
          <w:noProof/>
          <w:sz w:val="13"/>
        </w:rPr>
        <mc:AlternateContent>
          <mc:Choice Requires="wps">
            <w:drawing>
              <wp:anchor distT="0" distB="0" distL="0" distR="0" simplePos="0" relativeHeight="15747584" behindDoc="0" locked="0" layoutInCell="1" allowOverlap="1" wp14:anchorId="6CB9EAE4" wp14:editId="3375155B">
                <wp:simplePos x="0" y="0"/>
                <wp:positionH relativeFrom="page">
                  <wp:posOffset>2026252</wp:posOffset>
                </wp:positionH>
                <wp:positionV relativeFrom="paragraph">
                  <wp:posOffset>59163</wp:posOffset>
                </wp:positionV>
                <wp:extent cx="306070" cy="21526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3F79BEE2"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6CB9EAE4" id="Textbox 71" o:spid="_x0000_s1090" type="#_x0000_t202" style="position:absolute;left:0;text-align:left;margin-left:159.55pt;margin-top:4.65pt;width:24.1pt;height:16.9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" fillcolor="#e4f0ef" stroked="f">
                <v:textbox inset="0,0,0,0">
                  <w:txbxContent>
                    <w:p w14:paraId="3F79BEE2"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8096" behindDoc="0" locked="0" layoutInCell="1" allowOverlap="1" wp14:anchorId="2DC10685" wp14:editId="6123FA93">
                <wp:simplePos x="0" y="0"/>
                <wp:positionH relativeFrom="page">
                  <wp:posOffset>3854041</wp:posOffset>
                </wp:positionH>
                <wp:positionV relativeFrom="paragraph">
                  <wp:posOffset>-711036</wp:posOffset>
                </wp:positionV>
                <wp:extent cx="306070" cy="21526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6346C2B2"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2DC10685" id="Textbox 72" o:spid="_x0000_s1091" type="#_x0000_t202" style="position:absolute;left:0;text-align:left;margin-left:303.45pt;margin-top:-56pt;width:24.1pt;height:16.9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" fillcolor="#f2f4f4" stroked="f">
                <v:textbox inset="0,0,0,0">
                  <w:txbxContent>
                    <w:p w14:paraId="6346C2B2"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noProof/>
          <w:sz w:val="13"/>
        </w:rPr>
        <mc:AlternateContent>
          <mc:Choice Requires="wps">
            <w:drawing>
              <wp:anchor distT="0" distB="0" distL="0" distR="0" simplePos="0" relativeHeight="15748608" behindDoc="0" locked="0" layoutInCell="1" allowOverlap="1" wp14:anchorId="3C50C693" wp14:editId="01DEC1D5">
                <wp:simplePos x="0" y="0"/>
                <wp:positionH relativeFrom="page">
                  <wp:posOffset>3410937</wp:posOffset>
                </wp:positionH>
                <wp:positionV relativeFrom="paragraph">
                  <wp:posOffset>-711036</wp:posOffset>
                </wp:positionV>
                <wp:extent cx="306070" cy="21526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481ED8E2"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3C50C693" id="Textbox 73" o:spid="_x0000_s1092" type="#_x0000_t202" style="position:absolute;left:0;text-align:left;margin-left:268.6pt;margin-top:-56pt;width:24.1pt;height:16.9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" fillcolor="#f2f4f4" stroked="f">
                <v:textbox inset="0,0,0,0">
                  <w:txbxContent>
                    <w:p w14:paraId="481ED8E2"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noProof/>
          <w:sz w:val="13"/>
        </w:rPr>
        <mc:AlternateContent>
          <mc:Choice Requires="wps">
            <w:drawing>
              <wp:anchor distT="0" distB="0" distL="0" distR="0" simplePos="0" relativeHeight="15749120" behindDoc="0" locked="0" layoutInCell="1" allowOverlap="1" wp14:anchorId="59BEC658" wp14:editId="06CC0022">
                <wp:simplePos x="0" y="0"/>
                <wp:positionH relativeFrom="page">
                  <wp:posOffset>2967840</wp:posOffset>
                </wp:positionH>
                <wp:positionV relativeFrom="paragraph">
                  <wp:posOffset>-711036</wp:posOffset>
                </wp:positionV>
                <wp:extent cx="306070" cy="21526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78679DB1"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59BEC658" id="Textbox 74" o:spid="_x0000_s1093" type="#_x0000_t202" style="position:absolute;left:0;text-align:left;margin-left:233.7pt;margin-top:-56pt;width:24.1pt;height:16.9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" fillcolor="#e4f0ef" stroked="f">
                <v:textbox inset="0,0,0,0">
                  <w:txbxContent>
                    <w:p w14:paraId="78679DB1"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9632" behindDoc="0" locked="0" layoutInCell="1" allowOverlap="1" wp14:anchorId="5B2DBA84" wp14:editId="04595391">
                <wp:simplePos x="0" y="0"/>
                <wp:positionH relativeFrom="page">
                  <wp:posOffset>2485178</wp:posOffset>
                </wp:positionH>
                <wp:positionV relativeFrom="paragraph">
                  <wp:posOffset>-711036</wp:posOffset>
                </wp:positionV>
                <wp:extent cx="306070" cy="21526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02F36A68"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5B2DBA84" id="Textbox 75" o:spid="_x0000_s1094" type="#_x0000_t202" style="position:absolute;left:0;text-align:left;margin-left:195.7pt;margin-top:-56pt;width:24.1pt;height:16.9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" fillcolor="#e4f0ef" stroked="f">
                <v:textbox inset="0,0,0,0">
                  <w:txbxContent>
                    <w:p w14:paraId="02F36A68"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50144" behindDoc="0" locked="0" layoutInCell="1" allowOverlap="1" wp14:anchorId="71E78D95" wp14:editId="5B2F77E7">
                <wp:simplePos x="0" y="0"/>
                <wp:positionH relativeFrom="page">
                  <wp:posOffset>2026252</wp:posOffset>
                </wp:positionH>
                <wp:positionV relativeFrom="paragraph">
                  <wp:posOffset>-711036</wp:posOffset>
                </wp:positionV>
                <wp:extent cx="306070" cy="21526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45FD78D8"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71E78D95" id="Textbox 76" o:spid="_x0000_s1095" type="#_x0000_t202" style="position:absolute;left:0;text-align:left;margin-left:159.55pt;margin-top:-56pt;width:24.1pt;height:16.9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" fillcolor="#e4f0ef" stroked="f">
                <v:textbox inset="0,0,0,0">
                  <w:txbxContent>
                    <w:p w14:paraId="45FD78D8"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color w:val="173B49"/>
          <w:spacing w:val="-2"/>
          <w:w w:val="105"/>
          <w:sz w:val="13"/>
        </w:rPr>
        <w:t>AutoSynthesis</w:t>
      </w:r>
    </w:p>
    <w:p w14:paraId="16BA3D8F" w14:textId="77777777" w:rsidR="00EF4BD5" w:rsidRDefault="00000000">
      <w:pPr>
        <w:spacing w:before="12"/>
        <w:ind w:left="247"/>
        <w:rPr>
          <w:rFonts w:ascii="Arial"/>
          <w:sz w:val="13"/>
        </w:rPr>
      </w:pPr>
      <w:r>
        <w:rPr>
          <w:rFonts w:ascii="Arial"/>
          <w:color w:val="173B49"/>
          <w:sz w:val="13"/>
        </w:rPr>
        <w:t>(Taherinezhad,</w:t>
      </w:r>
      <w:r>
        <w:rPr>
          <w:rFonts w:ascii="Arial"/>
          <w:color w:val="173B49"/>
          <w:spacing w:val="1"/>
          <w:sz w:val="13"/>
        </w:rPr>
        <w:t xml:space="preserve"> </w:t>
      </w:r>
      <w:r>
        <w:rPr>
          <w:rFonts w:ascii="Arial"/>
          <w:color w:val="173B49"/>
          <w:spacing w:val="-2"/>
          <w:sz w:val="13"/>
        </w:rPr>
        <w:t>preprint)</w:t>
      </w:r>
    </w:p>
    <w:p w14:paraId="01D8500C" w14:textId="77777777" w:rsidR="00EF4BD5" w:rsidRDefault="00000000">
      <w:pPr>
        <w:spacing w:before="11" w:line="273" w:lineRule="auto"/>
        <w:ind w:left="247" w:right="974"/>
        <w:rPr>
          <w:rFonts w:ascii="Arial"/>
          <w:sz w:val="13"/>
        </w:rPr>
      </w:pPr>
      <w:r>
        <w:br w:type="column"/>
      </w:r>
      <w:r>
        <w:rPr>
          <w:rFonts w:ascii="Arial"/>
          <w:color w:val="2F424D"/>
          <w:w w:val="105"/>
          <w:sz w:val="13"/>
        </w:rPr>
        <w:t>Demonstration</w:t>
      </w:r>
      <w:r>
        <w:rPr>
          <w:rFonts w:ascii="Arial"/>
          <w:color w:val="2F424D"/>
          <w:spacing w:val="-10"/>
          <w:w w:val="105"/>
          <w:sz w:val="13"/>
        </w:rPr>
        <w:t xml:space="preserve"> </w:t>
      </w:r>
      <w:r>
        <w:rPr>
          <w:rFonts w:ascii="Arial"/>
          <w:color w:val="2F424D"/>
          <w:w w:val="105"/>
          <w:sz w:val="13"/>
        </w:rPr>
        <w:t>on</w:t>
      </w:r>
      <w:r>
        <w:rPr>
          <w:rFonts w:ascii="Arial"/>
          <w:color w:val="2F424D"/>
          <w:spacing w:val="-9"/>
          <w:w w:val="105"/>
          <w:sz w:val="13"/>
        </w:rPr>
        <w:t xml:space="preserve"> </w:t>
      </w:r>
      <w:r>
        <w:rPr>
          <w:rFonts w:ascii="Arial"/>
          <w:color w:val="2F424D"/>
          <w:w w:val="105"/>
          <w:sz w:val="13"/>
        </w:rPr>
        <w:t>LLM</w:t>
      </w:r>
      <w:r>
        <w:rPr>
          <w:rFonts w:ascii="Arial"/>
          <w:color w:val="2F424D"/>
          <w:spacing w:val="-10"/>
          <w:w w:val="105"/>
          <w:sz w:val="13"/>
        </w:rPr>
        <w:t xml:space="preserve"> </w:t>
      </w:r>
      <w:r>
        <w:rPr>
          <w:rFonts w:ascii="Arial"/>
          <w:color w:val="2F424D"/>
          <w:w w:val="105"/>
          <w:sz w:val="13"/>
        </w:rPr>
        <w:t>persuasion,</w:t>
      </w:r>
      <w:r>
        <w:rPr>
          <w:rFonts w:ascii="Arial"/>
          <w:color w:val="2F424D"/>
          <w:spacing w:val="-9"/>
          <w:w w:val="105"/>
          <w:sz w:val="13"/>
        </w:rPr>
        <w:t xml:space="preserve"> </w:t>
      </w:r>
      <w:r>
        <w:rPr>
          <w:rFonts w:ascii="Arial"/>
          <w:color w:val="2F424D"/>
          <w:w w:val="105"/>
          <w:sz w:val="13"/>
        </w:rPr>
        <w:t>compared</w:t>
      </w:r>
      <w:r>
        <w:rPr>
          <w:rFonts w:ascii="Arial"/>
          <w:color w:val="2F424D"/>
          <w:spacing w:val="-10"/>
          <w:w w:val="105"/>
          <w:sz w:val="13"/>
        </w:rPr>
        <w:t xml:space="preserve"> </w:t>
      </w:r>
      <w:r>
        <w:rPr>
          <w:rFonts w:ascii="Arial"/>
          <w:color w:val="2F424D"/>
          <w:w w:val="105"/>
          <w:sz w:val="13"/>
        </w:rPr>
        <w:t>with</w:t>
      </w:r>
      <w:r>
        <w:rPr>
          <w:rFonts w:ascii="Arial"/>
          <w:color w:val="2F424D"/>
          <w:spacing w:val="40"/>
          <w:w w:val="105"/>
          <w:sz w:val="13"/>
        </w:rPr>
        <w:t xml:space="preserve"> </w:t>
      </w:r>
      <w:r>
        <w:rPr>
          <w:rFonts w:ascii="Arial"/>
          <w:color w:val="2F424D"/>
          <w:w w:val="105"/>
          <w:sz w:val="13"/>
        </w:rPr>
        <w:t>published meta-analysis; limited breadth of</w:t>
      </w:r>
      <w:r>
        <w:rPr>
          <w:rFonts w:ascii="Arial"/>
          <w:color w:val="2F424D"/>
          <w:spacing w:val="40"/>
          <w:w w:val="105"/>
          <w:sz w:val="13"/>
        </w:rPr>
        <w:t xml:space="preserve"> </w:t>
      </w:r>
      <w:r>
        <w:rPr>
          <w:rFonts w:ascii="Arial"/>
          <w:color w:val="2F424D"/>
          <w:spacing w:val="-2"/>
          <w:w w:val="105"/>
          <w:sz w:val="13"/>
        </w:rPr>
        <w:t>validation</w:t>
      </w:r>
    </w:p>
    <w:p w14:paraId="62839F91" w14:textId="77777777" w:rsidR="00EF4BD5" w:rsidRDefault="00EF4BD5">
      <w:pPr>
        <w:spacing w:line="273" w:lineRule="auto"/>
        <w:rPr>
          <w:rFonts w:ascii="Arial"/>
          <w:sz w:val="13"/>
        </w:rPr>
        <w:sectPr w:rsidR="00EF4BD5">
          <w:type w:val="continuous"/>
          <w:pgSz w:w="11910" w:h="16840"/>
          <w:pgMar w:top="1920" w:right="1133" w:bottom="860" w:left="1133" w:header="0" w:footer="678" w:gutter="0"/>
          <w:cols w:num="2" w:space="720" w:equalWidth="0">
            <w:col w:w="1718" w:space="3682"/>
            <w:col w:w="4244"/>
          </w:cols>
        </w:sectPr>
      </w:pPr>
    </w:p>
    <w:p w14:paraId="6E8D7B41" w14:textId="77777777" w:rsidR="00EF4BD5" w:rsidRDefault="00EF4BD5">
      <w:pPr>
        <w:pStyle w:val="BodyText"/>
        <w:spacing w:before="2"/>
        <w:jc w:val="left"/>
        <w:rPr>
          <w:rFonts w:ascii="Arial"/>
          <w:sz w:val="3"/>
        </w:rPr>
      </w:pPr>
    </w:p>
    <w:p w14:paraId="44BE6DF1" w14:textId="77777777" w:rsidR="00EF4BD5" w:rsidRDefault="00000000">
      <w:pPr>
        <w:ind w:left="157"/>
        <w:rPr>
          <w:rFonts w:ascii="Arial"/>
          <w:sz w:val="20"/>
        </w:rPr>
      </w:pPr>
      <w:r>
        <w:rPr>
          <w:rFonts w:ascii="Arial"/>
          <w:noProof/>
          <w:sz w:val="20"/>
        </w:rPr>
        <mc:AlternateContent>
          <mc:Choice Requires="wpg">
            <w:drawing>
              <wp:inline distT="0" distB="0" distL="0" distR="0" wp14:anchorId="4717AC9D" wp14:editId="7245D8C0">
                <wp:extent cx="5704840" cy="393065"/>
                <wp:effectExtent l="0" t="0" r="0" b="6985"/>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840" cy="393065"/>
                          <a:chOff x="0" y="0"/>
                          <a:chExt cx="5704840" cy="393065"/>
                        </a:xfrm>
                      </wpg:grpSpPr>
                      <wps:wsp>
                        <wps:cNvPr id="78" name="Graphic 78"/>
                        <wps:cNvSpPr/>
                        <wps:spPr>
                          <a:xfrm>
                            <a:off x="3722" y="3722"/>
                            <a:ext cx="5697220" cy="385445"/>
                          </a:xfrm>
                          <a:custGeom>
                            <a:avLst/>
                            <a:gdLst/>
                            <a:ahLst/>
                            <a:cxnLst/>
                            <a:rect l="l" t="t" r="r" b="b"/>
                            <a:pathLst>
                              <a:path w="5697220" h="385445">
                                <a:moveTo>
                                  <a:pt x="5696987" y="0"/>
                                </a:moveTo>
                                <a:lnTo>
                                  <a:pt x="0" y="0"/>
                                </a:lnTo>
                                <a:lnTo>
                                  <a:pt x="0" y="385096"/>
                                </a:lnTo>
                                <a:lnTo>
                                  <a:pt x="5696987" y="385096"/>
                                </a:lnTo>
                                <a:lnTo>
                                  <a:pt x="5696987" y="0"/>
                                </a:lnTo>
                                <a:close/>
                              </a:path>
                            </a:pathLst>
                          </a:custGeom>
                          <a:solidFill>
                            <a:srgbClr val="F4F7F9"/>
                          </a:solidFill>
                        </wps:spPr>
                        <wps:bodyPr wrap="square" lIns="0" tIns="0" rIns="0" bIns="0" rtlCol="0">
                          <a:prstTxWarp prst="textNoShape">
                            <a:avLst/>
                          </a:prstTxWarp>
                          <a:noAutofit/>
                        </wps:bodyPr>
                      </wps:wsp>
                      <wps:wsp>
                        <wps:cNvPr id="79" name="Graphic 79"/>
                        <wps:cNvSpPr/>
                        <wps:spPr>
                          <a:xfrm>
                            <a:off x="3722" y="3722"/>
                            <a:ext cx="5697220" cy="385445"/>
                          </a:xfrm>
                          <a:custGeom>
                            <a:avLst/>
                            <a:gdLst/>
                            <a:ahLst/>
                            <a:cxnLst/>
                            <a:rect l="l" t="t" r="r" b="b"/>
                            <a:pathLst>
                              <a:path w="5697220" h="385445">
                                <a:moveTo>
                                  <a:pt x="0" y="385096"/>
                                </a:moveTo>
                                <a:lnTo>
                                  <a:pt x="5696987" y="385096"/>
                                </a:lnTo>
                                <a:lnTo>
                                  <a:pt x="5696987" y="0"/>
                                </a:lnTo>
                                <a:lnTo>
                                  <a:pt x="0" y="0"/>
                                </a:lnTo>
                                <a:lnTo>
                                  <a:pt x="0" y="385096"/>
                                </a:lnTo>
                                <a:close/>
                              </a:path>
                            </a:pathLst>
                          </a:custGeom>
                          <a:ln w="7445">
                            <a:solidFill>
                              <a:srgbClr val="F4F7F9"/>
                            </a:solidFill>
                            <a:prstDash val="solid"/>
                          </a:ln>
                        </wps:spPr>
                        <wps:bodyPr wrap="square" lIns="0" tIns="0" rIns="0" bIns="0" rtlCol="0">
                          <a:prstTxWarp prst="textNoShape">
                            <a:avLst/>
                          </a:prstTxWarp>
                          <a:noAutofit/>
                        </wps:bodyPr>
                      </wps:wsp>
                      <wps:wsp>
                        <wps:cNvPr id="80" name="Graphic 80"/>
                        <wps:cNvSpPr/>
                        <wps:spPr>
                          <a:xfrm>
                            <a:off x="2591103" y="88802"/>
                            <a:ext cx="306070" cy="215265"/>
                          </a:xfrm>
                          <a:custGeom>
                            <a:avLst/>
                            <a:gdLst/>
                            <a:ahLst/>
                            <a:cxnLst/>
                            <a:rect l="l" t="t" r="r" b="b"/>
                            <a:pathLst>
                              <a:path w="306070" h="215265">
                                <a:moveTo>
                                  <a:pt x="305950" y="0"/>
                                </a:moveTo>
                                <a:lnTo>
                                  <a:pt x="0" y="0"/>
                                </a:lnTo>
                                <a:lnTo>
                                  <a:pt x="0" y="214936"/>
                                </a:lnTo>
                                <a:lnTo>
                                  <a:pt x="305950" y="214936"/>
                                </a:lnTo>
                                <a:lnTo>
                                  <a:pt x="305950" y="0"/>
                                </a:lnTo>
                                <a:close/>
                              </a:path>
                            </a:pathLst>
                          </a:custGeom>
                          <a:solidFill>
                            <a:srgbClr val="F2F4F4"/>
                          </a:solidFill>
                        </wps:spPr>
                        <wps:bodyPr wrap="square" lIns="0" tIns="0" rIns="0" bIns="0" rtlCol="0">
                          <a:prstTxWarp prst="textNoShape">
                            <a:avLst/>
                          </a:prstTxWarp>
                          <a:noAutofit/>
                        </wps:bodyPr>
                      </wps:wsp>
                      <wps:wsp>
                        <wps:cNvPr id="81" name="Graphic 81"/>
                        <wps:cNvSpPr/>
                        <wps:spPr>
                          <a:xfrm>
                            <a:off x="3722" y="3722"/>
                            <a:ext cx="5697220" cy="385445"/>
                          </a:xfrm>
                          <a:custGeom>
                            <a:avLst/>
                            <a:gdLst/>
                            <a:ahLst/>
                            <a:cxnLst/>
                            <a:rect l="l" t="t" r="r" b="b"/>
                            <a:pathLst>
                              <a:path w="5697220" h="385445">
                                <a:moveTo>
                                  <a:pt x="0" y="0"/>
                                </a:moveTo>
                                <a:lnTo>
                                  <a:pt x="5696987" y="0"/>
                                </a:lnTo>
                              </a:path>
                              <a:path w="5697220" h="385445">
                                <a:moveTo>
                                  <a:pt x="0" y="385096"/>
                                </a:moveTo>
                                <a:lnTo>
                                  <a:pt x="5696987" y="385096"/>
                                </a:lnTo>
                              </a:path>
                            </a:pathLst>
                          </a:custGeom>
                          <a:ln w="4467">
                            <a:solidFill>
                              <a:srgbClr val="DBE2E6"/>
                            </a:solidFill>
                            <a:prstDash val="solid"/>
                          </a:ln>
                        </wps:spPr>
                        <wps:bodyPr wrap="square" lIns="0" tIns="0" rIns="0" bIns="0" rtlCol="0">
                          <a:prstTxWarp prst="textNoShape">
                            <a:avLst/>
                          </a:prstTxWarp>
                          <a:noAutofit/>
                        </wps:bodyPr>
                      </wps:wsp>
                      <wps:wsp>
                        <wps:cNvPr id="82" name="Textbox 82"/>
                        <wps:cNvSpPr txBox="1"/>
                        <wps:spPr>
                          <a:xfrm>
                            <a:off x="56472" y="89557"/>
                            <a:ext cx="674370" cy="198755"/>
                          </a:xfrm>
                          <a:prstGeom prst="rect">
                            <a:avLst/>
                          </a:prstGeom>
                        </wps:spPr>
                        <wps:txbx>
                          <w:txbxContent>
                            <w:p w14:paraId="514597C8" w14:textId="77777777" w:rsidR="00EF4BD5" w:rsidRDefault="00000000">
                              <w:pPr>
                                <w:rPr>
                                  <w:rFonts w:ascii="Arial"/>
                                  <w:b/>
                                  <w:sz w:val="13"/>
                                </w:rPr>
                              </w:pPr>
                              <w:r>
                                <w:rPr>
                                  <w:rFonts w:ascii="Arial"/>
                                  <w:b/>
                                  <w:color w:val="173B49"/>
                                  <w:spacing w:val="-2"/>
                                  <w:w w:val="105"/>
                                  <w:sz w:val="13"/>
                                </w:rPr>
                                <w:t>MetaMind</w:t>
                              </w:r>
                            </w:p>
                            <w:p w14:paraId="75DCAA58" w14:textId="77777777" w:rsidR="00EF4BD5" w:rsidRDefault="00000000">
                              <w:pPr>
                                <w:spacing w:before="12"/>
                                <w:rPr>
                                  <w:rFonts w:ascii="Arial"/>
                                  <w:sz w:val="13"/>
                                </w:rPr>
                              </w:pPr>
                              <w:r>
                                <w:rPr>
                                  <w:rFonts w:ascii="Arial"/>
                                  <w:color w:val="173B49"/>
                                  <w:sz w:val="13"/>
                                </w:rPr>
                                <w:t>(Livieratos,</w:t>
                              </w:r>
                              <w:r>
                                <w:rPr>
                                  <w:rFonts w:ascii="Arial"/>
                                  <w:color w:val="173B49"/>
                                  <w:spacing w:val="12"/>
                                  <w:sz w:val="13"/>
                                </w:rPr>
                                <w:t xml:space="preserve"> </w:t>
                              </w:r>
                              <w:r>
                                <w:rPr>
                                  <w:rFonts w:ascii="Arial"/>
                                  <w:color w:val="173B49"/>
                                  <w:spacing w:val="-2"/>
                                  <w:sz w:val="13"/>
                                </w:rPr>
                                <w:t>2026)</w:t>
                              </w:r>
                            </w:p>
                          </w:txbxContent>
                        </wps:txbx>
                        <wps:bodyPr wrap="square" lIns="0" tIns="0" rIns="0" bIns="0" rtlCol="0">
                          <a:noAutofit/>
                        </wps:bodyPr>
                      </wps:wsp>
                      <wps:wsp>
                        <wps:cNvPr id="83" name="Textbox 83"/>
                        <wps:cNvSpPr txBox="1"/>
                        <wps:spPr>
                          <a:xfrm>
                            <a:off x="2711854" y="133694"/>
                            <a:ext cx="77470" cy="108585"/>
                          </a:xfrm>
                          <a:prstGeom prst="rect">
                            <a:avLst/>
                          </a:prstGeom>
                        </wps:spPr>
                        <wps:txbx>
                          <w:txbxContent>
                            <w:p w14:paraId="2163292F"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84" name="Textbox 84"/>
                        <wps:cNvSpPr txBox="1"/>
                        <wps:spPr>
                          <a:xfrm>
                            <a:off x="3485218" y="91656"/>
                            <a:ext cx="1856105" cy="197485"/>
                          </a:xfrm>
                          <a:prstGeom prst="rect">
                            <a:avLst/>
                          </a:prstGeom>
                        </wps:spPr>
                        <wps:txbx>
                          <w:txbxContent>
                            <w:p w14:paraId="6448B6E2" w14:textId="77777777" w:rsidR="00EF4BD5" w:rsidRDefault="00000000">
                              <w:pPr>
                                <w:spacing w:line="256" w:lineRule="auto"/>
                                <w:rPr>
                                  <w:rFonts w:ascii="Arial"/>
                                  <w:sz w:val="13"/>
                                </w:rPr>
                              </w:pPr>
                              <w:r>
                                <w:rPr>
                                  <w:rFonts w:ascii="Arial"/>
                                  <w:color w:val="2F424D"/>
                                  <w:w w:val="105"/>
                                  <w:sz w:val="13"/>
                                </w:rPr>
                                <w:t>Ulcerative</w:t>
                              </w:r>
                              <w:r>
                                <w:rPr>
                                  <w:rFonts w:ascii="Arial"/>
                                  <w:color w:val="2F424D"/>
                                  <w:spacing w:val="-10"/>
                                  <w:w w:val="105"/>
                                  <w:sz w:val="13"/>
                                </w:rPr>
                                <w:t xml:space="preserve"> </w:t>
                              </w:r>
                              <w:r>
                                <w:rPr>
                                  <w:rFonts w:ascii="Arial"/>
                                  <w:color w:val="2F424D"/>
                                  <w:w w:val="105"/>
                                  <w:sz w:val="13"/>
                                </w:rPr>
                                <w:t>colitis</w:t>
                              </w:r>
                              <w:r>
                                <w:rPr>
                                  <w:rFonts w:ascii="Arial"/>
                                  <w:color w:val="2F424D"/>
                                  <w:spacing w:val="-10"/>
                                  <w:w w:val="105"/>
                                  <w:sz w:val="13"/>
                                </w:rPr>
                                <w:t xml:space="preserve"> </w:t>
                              </w:r>
                              <w:r>
                                <w:rPr>
                                  <w:rFonts w:ascii="Arial"/>
                                  <w:color w:val="2F424D"/>
                                  <w:w w:val="105"/>
                                  <w:sz w:val="13"/>
                                </w:rPr>
                                <w:t>/</w:t>
                              </w:r>
                              <w:r>
                                <w:rPr>
                                  <w:rFonts w:ascii="Arial"/>
                                  <w:color w:val="2F424D"/>
                                  <w:spacing w:val="-10"/>
                                  <w:w w:val="105"/>
                                  <w:sz w:val="13"/>
                                </w:rPr>
                                <w:t xml:space="preserve"> </w:t>
                              </w:r>
                              <w:r>
                                <w:rPr>
                                  <w:rFonts w:ascii="Arial"/>
                                  <w:color w:val="2F424D"/>
                                  <w:w w:val="105"/>
                                  <w:sz w:val="13"/>
                                </w:rPr>
                                <w:t>Crohn's</w:t>
                              </w:r>
                              <w:r>
                                <w:rPr>
                                  <w:rFonts w:ascii="Arial"/>
                                  <w:color w:val="2F424D"/>
                                  <w:spacing w:val="-9"/>
                                  <w:w w:val="105"/>
                                  <w:sz w:val="13"/>
                                </w:rPr>
                                <w:t xml:space="preserve"> </w:t>
                              </w:r>
                              <w:r>
                                <w:rPr>
                                  <w:rFonts w:ascii="Arial"/>
                                  <w:color w:val="2F424D"/>
                                  <w:w w:val="105"/>
                                  <w:sz w:val="13"/>
                                </w:rPr>
                                <w:t>disease</w:t>
                              </w:r>
                              <w:r>
                                <w:rPr>
                                  <w:rFonts w:ascii="Arial"/>
                                  <w:color w:val="2F424D"/>
                                  <w:spacing w:val="-10"/>
                                  <w:w w:val="105"/>
                                  <w:sz w:val="13"/>
                                </w:rPr>
                                <w:t xml:space="preserve"> </w:t>
                              </w:r>
                              <w:r>
                                <w:rPr>
                                  <w:rFonts w:ascii="Arial"/>
                                  <w:color w:val="2F424D"/>
                                  <w:w w:val="105"/>
                                  <w:sz w:val="13"/>
                                </w:rPr>
                                <w:t>NMA;</w:t>
                              </w:r>
                              <w:r>
                                <w:rPr>
                                  <w:rFonts w:ascii="Arial"/>
                                  <w:color w:val="2F424D"/>
                                  <w:spacing w:val="-10"/>
                                  <w:w w:val="105"/>
                                  <w:sz w:val="13"/>
                                </w:rPr>
                                <w:t xml:space="preserve"> </w:t>
                              </w:r>
                              <w:r>
                                <w:rPr>
                                  <w:rFonts w:ascii="Arial"/>
                                  <w:color w:val="2F424D"/>
                                  <w:w w:val="105"/>
                                  <w:sz w:val="13"/>
                                </w:rPr>
                                <w:t>manual</w:t>
                              </w:r>
                              <w:r>
                                <w:rPr>
                                  <w:rFonts w:ascii="Arial"/>
                                  <w:color w:val="2F424D"/>
                                  <w:spacing w:val="40"/>
                                  <w:w w:val="105"/>
                                  <w:sz w:val="13"/>
                                </w:rPr>
                                <w:t xml:space="preserve"> </w:t>
                              </w:r>
                              <w:r>
                                <w:rPr>
                                  <w:rFonts w:ascii="Arial"/>
                                  <w:color w:val="2F424D"/>
                                  <w:w w:val="105"/>
                                  <w:sz w:val="13"/>
                                </w:rPr>
                                <w:t>feasibility, eligibility, and model-fit assessment</w:t>
                              </w:r>
                            </w:p>
                          </w:txbxContent>
                        </wps:txbx>
                        <wps:bodyPr wrap="square" lIns="0" tIns="0" rIns="0" bIns="0" rtlCol="0">
                          <a:noAutofit/>
                        </wps:bodyPr>
                      </wps:wsp>
                      <wps:wsp>
                        <wps:cNvPr id="85" name="Textbox 85"/>
                        <wps:cNvSpPr txBox="1"/>
                        <wps:spPr>
                          <a:xfrm>
                            <a:off x="3034207" y="88802"/>
                            <a:ext cx="306070" cy="215265"/>
                          </a:xfrm>
                          <a:prstGeom prst="rect">
                            <a:avLst/>
                          </a:prstGeom>
                          <a:solidFill>
                            <a:srgbClr val="E4F0EF"/>
                          </a:solidFill>
                        </wps:spPr>
                        <wps:txbx>
                          <w:txbxContent>
                            <w:p w14:paraId="20ED8309"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86" name="Textbox 86"/>
                        <wps:cNvSpPr txBox="1"/>
                        <wps:spPr>
                          <a:xfrm>
                            <a:off x="2148006" y="88802"/>
                            <a:ext cx="306070" cy="215265"/>
                          </a:xfrm>
                          <a:prstGeom prst="rect">
                            <a:avLst/>
                          </a:prstGeom>
                          <a:solidFill>
                            <a:srgbClr val="E4F0EF"/>
                          </a:solidFill>
                        </wps:spPr>
                        <wps:txbx>
                          <w:txbxContent>
                            <w:p w14:paraId="766CA5FD"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87" name="Textbox 87"/>
                        <wps:cNvSpPr txBox="1"/>
                        <wps:spPr>
                          <a:xfrm>
                            <a:off x="1665344" y="88802"/>
                            <a:ext cx="306070" cy="215265"/>
                          </a:xfrm>
                          <a:prstGeom prst="rect">
                            <a:avLst/>
                          </a:prstGeom>
                          <a:solidFill>
                            <a:srgbClr val="F7EBD4"/>
                          </a:solidFill>
                        </wps:spPr>
                        <wps:txbx>
                          <w:txbxContent>
                            <w:p w14:paraId="5337A9A6" w14:textId="77777777" w:rsidR="00EF4BD5" w:rsidRDefault="00000000">
                              <w:pPr>
                                <w:spacing w:before="68"/>
                                <w:jc w:val="center"/>
                                <w:rPr>
                                  <w:rFonts w:ascii="Arial"/>
                                  <w:b/>
                                  <w:color w:val="000000"/>
                                  <w:sz w:val="15"/>
                                </w:rPr>
                              </w:pPr>
                              <w:r>
                                <w:rPr>
                                  <w:rFonts w:ascii="Arial"/>
                                  <w:b/>
                                  <w:color w:val="855B12"/>
                                  <w:spacing w:val="-10"/>
                                  <w:sz w:val="15"/>
                                </w:rPr>
                                <w:t>H</w:t>
                              </w:r>
                            </w:p>
                          </w:txbxContent>
                        </wps:txbx>
                        <wps:bodyPr wrap="square" lIns="0" tIns="0" rIns="0" bIns="0" rtlCol="0">
                          <a:noAutofit/>
                        </wps:bodyPr>
                      </wps:wsp>
                      <wps:wsp>
                        <wps:cNvPr id="88" name="Textbox 88"/>
                        <wps:cNvSpPr txBox="1"/>
                        <wps:spPr>
                          <a:xfrm>
                            <a:off x="1206418" y="88802"/>
                            <a:ext cx="306070" cy="215265"/>
                          </a:xfrm>
                          <a:prstGeom prst="rect">
                            <a:avLst/>
                          </a:prstGeom>
                          <a:solidFill>
                            <a:srgbClr val="E4F0EF"/>
                          </a:solidFill>
                        </wps:spPr>
                        <wps:txbx>
                          <w:txbxContent>
                            <w:p w14:paraId="18D8693A"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v:group w14:anchorId="4717AC9D" id="Group 77" o:spid="_x0000_s1096" style="width:449.2pt;height:30.95pt;mso-position-horizontal-relative:char;mso-position-vertical-relative:line" coordsize="57048,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">
                <v:shape id="Graphic 78" o:spid="_x0000_s1097"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" path="m5696987,l,,,385096r5696987,l5696987,xe" fillcolor="#f4f7f9" stroked="f">
                  <v:path arrowok="t"/>
                </v:shape>
                <v:shape id="Graphic 79" o:spid="_x0000_s1098"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" path="m,385096r5696987,l5696987,,,,,385096xe" filled="f" strokecolor="#f4f7f9" strokeweight=".20681mm">
                  <v:path arrowok="t"/>
                </v:shape>
                <v:shape id="Graphic 80" o:spid="_x0000_s1099" style="position:absolute;left:25911;top:888;width:3060;height:2152;visibility:visible;mso-wrap-style:square;v-text-anchor:top" coordsize="30607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" path="m305950,l,,,214936r305950,l305950,xe" fillcolor="#f2f4f4" stroked="f">
                  <v:path arrowok="t"/>
                </v:shape>
                <v:shape id="Graphic 81" o:spid="_x0000_s1100"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" path="m,l5696987,em,385096r5696987,e" filled="f" strokecolor="#dbe2e6" strokeweight=".1241mm">
                  <v:path arrowok="t"/>
                </v:shape>
                <v:shape id="Textbox 82" o:spid="_x0000_s1101" type="#_x0000_t202" style="position:absolute;left:564;top:895;width:674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14597C8" w14:textId="77777777" w:rsidR="00EF4BD5" w:rsidRDefault="00000000">
                        <w:pPr>
                          <w:rPr>
                            <w:rFonts w:ascii="Arial"/>
                            <w:b/>
                            <w:sz w:val="13"/>
                          </w:rPr>
                        </w:pPr>
                        <w:r>
                          <w:rPr>
                            <w:rFonts w:ascii="Arial"/>
                            <w:b/>
                            <w:color w:val="173B49"/>
                            <w:spacing w:val="-2"/>
                            <w:w w:val="105"/>
                            <w:sz w:val="13"/>
                          </w:rPr>
                          <w:t>MetaMind</w:t>
                        </w:r>
                      </w:p>
                      <w:p w14:paraId="75DCAA58" w14:textId="77777777" w:rsidR="00EF4BD5" w:rsidRDefault="00000000">
                        <w:pPr>
                          <w:spacing w:before="12"/>
                          <w:rPr>
                            <w:rFonts w:ascii="Arial"/>
                            <w:sz w:val="13"/>
                          </w:rPr>
                        </w:pPr>
                        <w:r>
                          <w:rPr>
                            <w:rFonts w:ascii="Arial"/>
                            <w:color w:val="173B49"/>
                            <w:sz w:val="13"/>
                          </w:rPr>
                          <w:t>(Livieratos,</w:t>
                        </w:r>
                        <w:r>
                          <w:rPr>
                            <w:rFonts w:ascii="Arial"/>
                            <w:color w:val="173B49"/>
                            <w:spacing w:val="12"/>
                            <w:sz w:val="13"/>
                          </w:rPr>
                          <w:t xml:space="preserve"> </w:t>
                        </w:r>
                        <w:r>
                          <w:rPr>
                            <w:rFonts w:ascii="Arial"/>
                            <w:color w:val="173B49"/>
                            <w:spacing w:val="-2"/>
                            <w:sz w:val="13"/>
                          </w:rPr>
                          <w:t>2026)</w:t>
                        </w:r>
                      </w:p>
                    </w:txbxContent>
                  </v:textbox>
                </v:shape>
                <v:shape id="Textbox 83" o:spid="_x0000_s1102" type="#_x0000_t202" style="position:absolute;left:27118;top:1336;width:77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2163292F"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v:textbox>
                </v:shape>
                <v:shape id="Textbox 84" o:spid="_x0000_s1103" type="#_x0000_t202" style="position:absolute;left:34852;top:916;width:1856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448B6E2" w14:textId="77777777" w:rsidR="00EF4BD5" w:rsidRDefault="00000000">
                        <w:pPr>
                          <w:spacing w:line="256" w:lineRule="auto"/>
                          <w:rPr>
                            <w:rFonts w:ascii="Arial"/>
                            <w:sz w:val="13"/>
                          </w:rPr>
                        </w:pPr>
                        <w:r>
                          <w:rPr>
                            <w:rFonts w:ascii="Arial"/>
                            <w:color w:val="2F424D"/>
                            <w:w w:val="105"/>
                            <w:sz w:val="13"/>
                          </w:rPr>
                          <w:t>Ulcerative</w:t>
                        </w:r>
                        <w:r>
                          <w:rPr>
                            <w:rFonts w:ascii="Arial"/>
                            <w:color w:val="2F424D"/>
                            <w:spacing w:val="-10"/>
                            <w:w w:val="105"/>
                            <w:sz w:val="13"/>
                          </w:rPr>
                          <w:t xml:space="preserve"> </w:t>
                        </w:r>
                        <w:r>
                          <w:rPr>
                            <w:rFonts w:ascii="Arial"/>
                            <w:color w:val="2F424D"/>
                            <w:w w:val="105"/>
                            <w:sz w:val="13"/>
                          </w:rPr>
                          <w:t>colitis</w:t>
                        </w:r>
                        <w:r>
                          <w:rPr>
                            <w:rFonts w:ascii="Arial"/>
                            <w:color w:val="2F424D"/>
                            <w:spacing w:val="-10"/>
                            <w:w w:val="105"/>
                            <w:sz w:val="13"/>
                          </w:rPr>
                          <w:t xml:space="preserve"> </w:t>
                        </w:r>
                        <w:r>
                          <w:rPr>
                            <w:rFonts w:ascii="Arial"/>
                            <w:color w:val="2F424D"/>
                            <w:w w:val="105"/>
                            <w:sz w:val="13"/>
                          </w:rPr>
                          <w:t>/</w:t>
                        </w:r>
                        <w:r>
                          <w:rPr>
                            <w:rFonts w:ascii="Arial"/>
                            <w:color w:val="2F424D"/>
                            <w:spacing w:val="-10"/>
                            <w:w w:val="105"/>
                            <w:sz w:val="13"/>
                          </w:rPr>
                          <w:t xml:space="preserve"> </w:t>
                        </w:r>
                        <w:r>
                          <w:rPr>
                            <w:rFonts w:ascii="Arial"/>
                            <w:color w:val="2F424D"/>
                            <w:w w:val="105"/>
                            <w:sz w:val="13"/>
                          </w:rPr>
                          <w:t>Crohn's</w:t>
                        </w:r>
                        <w:r>
                          <w:rPr>
                            <w:rFonts w:ascii="Arial"/>
                            <w:color w:val="2F424D"/>
                            <w:spacing w:val="-9"/>
                            <w:w w:val="105"/>
                            <w:sz w:val="13"/>
                          </w:rPr>
                          <w:t xml:space="preserve"> </w:t>
                        </w:r>
                        <w:r>
                          <w:rPr>
                            <w:rFonts w:ascii="Arial"/>
                            <w:color w:val="2F424D"/>
                            <w:w w:val="105"/>
                            <w:sz w:val="13"/>
                          </w:rPr>
                          <w:t>disease</w:t>
                        </w:r>
                        <w:r>
                          <w:rPr>
                            <w:rFonts w:ascii="Arial"/>
                            <w:color w:val="2F424D"/>
                            <w:spacing w:val="-10"/>
                            <w:w w:val="105"/>
                            <w:sz w:val="13"/>
                          </w:rPr>
                          <w:t xml:space="preserve"> </w:t>
                        </w:r>
                        <w:r>
                          <w:rPr>
                            <w:rFonts w:ascii="Arial"/>
                            <w:color w:val="2F424D"/>
                            <w:w w:val="105"/>
                            <w:sz w:val="13"/>
                          </w:rPr>
                          <w:t>NMA;</w:t>
                        </w:r>
                        <w:r>
                          <w:rPr>
                            <w:rFonts w:ascii="Arial"/>
                            <w:color w:val="2F424D"/>
                            <w:spacing w:val="-10"/>
                            <w:w w:val="105"/>
                            <w:sz w:val="13"/>
                          </w:rPr>
                          <w:t xml:space="preserve"> </w:t>
                        </w:r>
                        <w:r>
                          <w:rPr>
                            <w:rFonts w:ascii="Arial"/>
                            <w:color w:val="2F424D"/>
                            <w:w w:val="105"/>
                            <w:sz w:val="13"/>
                          </w:rPr>
                          <w:t>manual</w:t>
                        </w:r>
                        <w:r>
                          <w:rPr>
                            <w:rFonts w:ascii="Arial"/>
                            <w:color w:val="2F424D"/>
                            <w:spacing w:val="40"/>
                            <w:w w:val="105"/>
                            <w:sz w:val="13"/>
                          </w:rPr>
                          <w:t xml:space="preserve"> </w:t>
                        </w:r>
                        <w:r>
                          <w:rPr>
                            <w:rFonts w:ascii="Arial"/>
                            <w:color w:val="2F424D"/>
                            <w:w w:val="105"/>
                            <w:sz w:val="13"/>
                          </w:rPr>
                          <w:t>feasibility, eligibility, and model-fit assessment</w:t>
                        </w:r>
                      </w:p>
                    </w:txbxContent>
                  </v:textbox>
                </v:shape>
                <v:shape id="Textbox 85" o:spid="_x0000_s1104" type="#_x0000_t202" style="position:absolute;left:30342;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" fillcolor="#e4f0ef" stroked="f">
                  <v:textbox inset="0,0,0,0">
                    <w:txbxContent>
                      <w:p w14:paraId="20ED8309"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86" o:spid="_x0000_s1105" type="#_x0000_t202" style="position:absolute;left:21480;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" fillcolor="#e4f0ef" stroked="f">
                  <v:textbox inset="0,0,0,0">
                    <w:txbxContent>
                      <w:p w14:paraId="766CA5FD"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87" o:spid="_x0000_s1106" type="#_x0000_t202" style="position:absolute;left:16653;top:888;width:306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" fillcolor="#f7ebd4" stroked="f">
                  <v:textbox inset="0,0,0,0">
                    <w:txbxContent>
                      <w:p w14:paraId="5337A9A6" w14:textId="77777777" w:rsidR="00EF4BD5" w:rsidRDefault="00000000">
                        <w:pPr>
                          <w:spacing w:before="68"/>
                          <w:jc w:val="center"/>
                          <w:rPr>
                            <w:rFonts w:ascii="Arial"/>
                            <w:b/>
                            <w:color w:val="000000"/>
                            <w:sz w:val="15"/>
                          </w:rPr>
                        </w:pPr>
                        <w:r>
                          <w:rPr>
                            <w:rFonts w:ascii="Arial"/>
                            <w:b/>
                            <w:color w:val="855B12"/>
                            <w:spacing w:val="-10"/>
                            <w:sz w:val="15"/>
                          </w:rPr>
                          <w:t>H</w:t>
                        </w:r>
                      </w:p>
                    </w:txbxContent>
                  </v:textbox>
                </v:shape>
                <v:shape id="Textbox 88" o:spid="_x0000_s1107" type="#_x0000_t202" style="position:absolute;left:12064;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" fillcolor="#e4f0ef" stroked="f">
                  <v:textbox inset="0,0,0,0">
                    <w:txbxContent>
                      <w:p w14:paraId="18D8693A"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w10:anchorlock/>
              </v:group>
            </w:pict>
          </mc:Fallback>
        </mc:AlternateContent>
      </w:r>
    </w:p>
    <w:p w14:paraId="588C7DCE" w14:textId="77777777" w:rsidR="00EF4BD5" w:rsidRDefault="00EF4BD5">
      <w:pPr>
        <w:rPr>
          <w:rFonts w:ascii="Arial"/>
          <w:sz w:val="20"/>
        </w:rPr>
        <w:sectPr w:rsidR="00EF4BD5">
          <w:type w:val="continuous"/>
          <w:pgSz w:w="11910" w:h="16840"/>
          <w:pgMar w:top="1920" w:right="1133" w:bottom="860" w:left="1133" w:header="0" w:footer="678" w:gutter="0"/>
          <w:cols w:space="720"/>
        </w:sectPr>
      </w:pPr>
    </w:p>
    <w:p w14:paraId="20C33E13" w14:textId="77777777" w:rsidR="00EF4BD5" w:rsidRDefault="00000000">
      <w:pPr>
        <w:spacing w:before="95"/>
        <w:ind w:left="247"/>
        <w:rPr>
          <w:rFonts w:ascii="Arial"/>
          <w:b/>
          <w:sz w:val="13"/>
        </w:rPr>
      </w:pPr>
      <w:r>
        <w:rPr>
          <w:rFonts w:ascii="Arial"/>
          <w:b/>
          <w:noProof/>
          <w:sz w:val="13"/>
        </w:rPr>
        <mc:AlternateContent>
          <mc:Choice Requires="wps">
            <w:drawing>
              <wp:anchor distT="0" distB="0" distL="0" distR="0" simplePos="0" relativeHeight="15745536" behindDoc="0" locked="0" layoutInCell="1" allowOverlap="1" wp14:anchorId="7C993628" wp14:editId="1CBF98D7">
                <wp:simplePos x="0" y="0"/>
                <wp:positionH relativeFrom="page">
                  <wp:posOffset>3854041</wp:posOffset>
                </wp:positionH>
                <wp:positionV relativeFrom="paragraph">
                  <wp:posOffset>-710467</wp:posOffset>
                </wp:positionV>
                <wp:extent cx="306070" cy="21526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3D093337"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7C993628" id="Textbox 89" o:spid="_x0000_s1108" type="#_x0000_t202" style="position:absolute;left:0;text-align:left;margin-left:303.45pt;margin-top:-55.95pt;width:24.1pt;height:16.9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" fillcolor="#e4f0ef" stroked="f">
                <v:textbox inset="0,0,0,0">
                  <w:txbxContent>
                    <w:p w14:paraId="3D093337"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6048" behindDoc="0" locked="0" layoutInCell="1" allowOverlap="1" wp14:anchorId="7D5730C4" wp14:editId="14F6C60B">
                <wp:simplePos x="0" y="0"/>
                <wp:positionH relativeFrom="page">
                  <wp:posOffset>3410937</wp:posOffset>
                </wp:positionH>
                <wp:positionV relativeFrom="paragraph">
                  <wp:posOffset>-710467</wp:posOffset>
                </wp:positionV>
                <wp:extent cx="306070" cy="21526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539638B3"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7D5730C4" id="Textbox 90" o:spid="_x0000_s1109" type="#_x0000_t202" style="position:absolute;left:0;text-align:left;margin-left:268.6pt;margin-top:-55.95pt;width:24.1pt;height:16.9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" fillcolor="#e4f0ef" stroked="f">
                <v:textbox inset="0,0,0,0">
                  <w:txbxContent>
                    <w:p w14:paraId="539638B3"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6560" behindDoc="0" locked="0" layoutInCell="1" allowOverlap="1" wp14:anchorId="5A184AC4" wp14:editId="70F938F0">
                <wp:simplePos x="0" y="0"/>
                <wp:positionH relativeFrom="page">
                  <wp:posOffset>2967840</wp:posOffset>
                </wp:positionH>
                <wp:positionV relativeFrom="paragraph">
                  <wp:posOffset>-710467</wp:posOffset>
                </wp:positionV>
                <wp:extent cx="306070" cy="21526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2B69B5D5"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5A184AC4" id="Textbox 91" o:spid="_x0000_s1110" type="#_x0000_t202" style="position:absolute;left:0;text-align:left;margin-left:233.7pt;margin-top:-55.95pt;width:24.1pt;height:16.9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" fillcolor="#e4f0ef" stroked="f">
                <v:textbox inset="0,0,0,0">
                  <w:txbxContent>
                    <w:p w14:paraId="2B69B5D5"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7072" behindDoc="0" locked="0" layoutInCell="1" allowOverlap="1" wp14:anchorId="240A3312" wp14:editId="3655F1F6">
                <wp:simplePos x="0" y="0"/>
                <wp:positionH relativeFrom="page">
                  <wp:posOffset>2485178</wp:posOffset>
                </wp:positionH>
                <wp:positionV relativeFrom="paragraph">
                  <wp:posOffset>-710467</wp:posOffset>
                </wp:positionV>
                <wp:extent cx="306070" cy="21526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489EE1E4"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240A3312" id="Textbox 92" o:spid="_x0000_s1111" type="#_x0000_t202" style="position:absolute;left:0;text-align:left;margin-left:195.7pt;margin-top:-55.95pt;width:24.1pt;height:16.9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" fillcolor="#e4f0ef" stroked="f">
                <v:textbox inset="0,0,0,0">
                  <w:txbxContent>
                    <w:p w14:paraId="489EE1E4"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color w:val="173B49"/>
          <w:spacing w:val="-2"/>
          <w:w w:val="105"/>
          <w:sz w:val="13"/>
        </w:rPr>
        <w:t>LatteReview</w:t>
      </w:r>
    </w:p>
    <w:p w14:paraId="7D312A80" w14:textId="77777777" w:rsidR="00EF4BD5" w:rsidRDefault="00000000">
      <w:pPr>
        <w:spacing w:before="12"/>
        <w:ind w:left="247"/>
        <w:rPr>
          <w:rFonts w:ascii="Arial"/>
          <w:sz w:val="13"/>
        </w:rPr>
      </w:pPr>
      <w:r>
        <w:rPr>
          <w:rFonts w:ascii="Arial"/>
          <w:color w:val="173B49"/>
          <w:sz w:val="13"/>
        </w:rPr>
        <w:t>(Rouzrokh,</w:t>
      </w:r>
      <w:r>
        <w:rPr>
          <w:rFonts w:ascii="Arial"/>
          <w:color w:val="173B49"/>
          <w:spacing w:val="13"/>
          <w:sz w:val="13"/>
        </w:rPr>
        <w:t xml:space="preserve"> </w:t>
      </w:r>
      <w:r>
        <w:rPr>
          <w:rFonts w:ascii="Arial"/>
          <w:color w:val="173B49"/>
          <w:spacing w:val="-2"/>
          <w:sz w:val="13"/>
        </w:rPr>
        <w:t>preprint)</w:t>
      </w:r>
    </w:p>
    <w:p w14:paraId="62387B44" w14:textId="77777777" w:rsidR="00EF4BD5" w:rsidRDefault="00000000">
      <w:pPr>
        <w:spacing w:before="94" w:line="266" w:lineRule="auto"/>
        <w:ind w:left="247" w:right="808"/>
        <w:rPr>
          <w:rFonts w:ascii="Arial"/>
          <w:sz w:val="13"/>
        </w:rPr>
      </w:pPr>
      <w:r>
        <w:br w:type="column"/>
      </w:r>
      <w:r>
        <w:rPr>
          <w:rFonts w:ascii="Arial"/>
          <w:color w:val="2F424D"/>
          <w:w w:val="105"/>
          <w:sz w:val="13"/>
        </w:rPr>
        <w:t>Modular</w:t>
      </w:r>
      <w:r>
        <w:rPr>
          <w:rFonts w:ascii="Arial"/>
          <w:color w:val="2F424D"/>
          <w:spacing w:val="-10"/>
          <w:w w:val="105"/>
          <w:sz w:val="13"/>
        </w:rPr>
        <w:t xml:space="preserve"> </w:t>
      </w:r>
      <w:r>
        <w:rPr>
          <w:rFonts w:ascii="Arial"/>
          <w:color w:val="2F424D"/>
          <w:w w:val="105"/>
          <w:sz w:val="13"/>
        </w:rPr>
        <w:t>screening</w:t>
      </w:r>
      <w:r>
        <w:rPr>
          <w:rFonts w:ascii="Arial"/>
          <w:color w:val="2F424D"/>
          <w:spacing w:val="-9"/>
          <w:w w:val="105"/>
          <w:sz w:val="13"/>
        </w:rPr>
        <w:t xml:space="preserve"> </w:t>
      </w:r>
      <w:r>
        <w:rPr>
          <w:rFonts w:ascii="Arial"/>
          <w:color w:val="2F424D"/>
          <w:w w:val="105"/>
          <w:sz w:val="13"/>
        </w:rPr>
        <w:t>/</w:t>
      </w:r>
      <w:r>
        <w:rPr>
          <w:rFonts w:ascii="Arial"/>
          <w:color w:val="2F424D"/>
          <w:spacing w:val="-10"/>
          <w:w w:val="105"/>
          <w:sz w:val="13"/>
        </w:rPr>
        <w:t xml:space="preserve"> </w:t>
      </w:r>
      <w:r>
        <w:rPr>
          <w:rFonts w:ascii="Arial"/>
          <w:color w:val="2F424D"/>
          <w:w w:val="105"/>
          <w:sz w:val="13"/>
        </w:rPr>
        <w:t>extraction</w:t>
      </w:r>
      <w:r>
        <w:rPr>
          <w:rFonts w:ascii="Arial"/>
          <w:color w:val="2F424D"/>
          <w:spacing w:val="-9"/>
          <w:w w:val="105"/>
          <w:sz w:val="13"/>
        </w:rPr>
        <w:t xml:space="preserve"> </w:t>
      </w:r>
      <w:r>
        <w:rPr>
          <w:rFonts w:ascii="Arial"/>
          <w:color w:val="2F424D"/>
          <w:w w:val="105"/>
          <w:sz w:val="13"/>
        </w:rPr>
        <w:t>framework;</w:t>
      </w:r>
      <w:r>
        <w:rPr>
          <w:rFonts w:ascii="Arial"/>
          <w:color w:val="2F424D"/>
          <w:spacing w:val="-10"/>
          <w:w w:val="105"/>
          <w:sz w:val="13"/>
        </w:rPr>
        <w:t xml:space="preserve"> </w:t>
      </w:r>
      <w:r>
        <w:rPr>
          <w:rFonts w:ascii="Arial"/>
          <w:color w:val="2F424D"/>
          <w:w w:val="105"/>
          <w:sz w:val="13"/>
        </w:rPr>
        <w:t>framework</w:t>
      </w:r>
      <w:r>
        <w:rPr>
          <w:rFonts w:ascii="Arial"/>
          <w:color w:val="2F424D"/>
          <w:spacing w:val="40"/>
          <w:w w:val="105"/>
          <w:sz w:val="13"/>
        </w:rPr>
        <w:t xml:space="preserve"> </w:t>
      </w:r>
      <w:r>
        <w:rPr>
          <w:rFonts w:ascii="Arial"/>
          <w:color w:val="2F424D"/>
          <w:spacing w:val="-2"/>
          <w:w w:val="105"/>
          <w:sz w:val="13"/>
        </w:rPr>
        <w:t>examples</w:t>
      </w:r>
      <w:r>
        <w:rPr>
          <w:rFonts w:ascii="Arial"/>
          <w:color w:val="2F424D"/>
          <w:spacing w:val="-1"/>
          <w:w w:val="105"/>
          <w:sz w:val="13"/>
        </w:rPr>
        <w:t xml:space="preserve"> </w:t>
      </w:r>
      <w:r>
        <w:rPr>
          <w:rFonts w:ascii="Arial"/>
          <w:color w:val="2F424D"/>
          <w:spacing w:val="-2"/>
          <w:w w:val="105"/>
          <w:sz w:val="13"/>
        </w:rPr>
        <w:t>and</w:t>
      </w:r>
      <w:r>
        <w:rPr>
          <w:rFonts w:ascii="Arial"/>
          <w:color w:val="2F424D"/>
          <w:w w:val="105"/>
          <w:sz w:val="13"/>
        </w:rPr>
        <w:t xml:space="preserve"> </w:t>
      </w:r>
      <w:r>
        <w:rPr>
          <w:rFonts w:ascii="Arial"/>
          <w:color w:val="2F424D"/>
          <w:spacing w:val="-2"/>
          <w:w w:val="105"/>
          <w:sz w:val="13"/>
        </w:rPr>
        <w:t>task</w:t>
      </w:r>
      <w:r>
        <w:rPr>
          <w:rFonts w:ascii="Arial"/>
          <w:color w:val="2F424D"/>
          <w:w w:val="105"/>
          <w:sz w:val="13"/>
        </w:rPr>
        <w:t xml:space="preserve"> </w:t>
      </w:r>
      <w:r>
        <w:rPr>
          <w:rFonts w:ascii="Arial"/>
          <w:color w:val="2F424D"/>
          <w:spacing w:val="-2"/>
          <w:w w:val="105"/>
          <w:sz w:val="13"/>
        </w:rPr>
        <w:t>evaluations,</w:t>
      </w:r>
      <w:r>
        <w:rPr>
          <w:rFonts w:ascii="Arial"/>
          <w:color w:val="2F424D"/>
          <w:w w:val="105"/>
          <w:sz w:val="13"/>
        </w:rPr>
        <w:t xml:space="preserve"> </w:t>
      </w:r>
      <w:r>
        <w:rPr>
          <w:rFonts w:ascii="Arial"/>
          <w:color w:val="2F424D"/>
          <w:spacing w:val="-2"/>
          <w:w w:val="105"/>
          <w:sz w:val="13"/>
        </w:rPr>
        <w:t>not</w:t>
      </w:r>
      <w:r>
        <w:rPr>
          <w:rFonts w:ascii="Arial"/>
          <w:color w:val="2F424D"/>
          <w:w w:val="105"/>
          <w:sz w:val="13"/>
        </w:rPr>
        <w:t xml:space="preserve"> </w:t>
      </w:r>
      <w:r>
        <w:rPr>
          <w:rFonts w:ascii="Arial"/>
          <w:color w:val="2F424D"/>
          <w:spacing w:val="-2"/>
          <w:w w:val="105"/>
          <w:sz w:val="13"/>
        </w:rPr>
        <w:t>full</w:t>
      </w:r>
      <w:r>
        <w:rPr>
          <w:rFonts w:ascii="Arial"/>
          <w:color w:val="2F424D"/>
          <w:w w:val="105"/>
          <w:sz w:val="13"/>
        </w:rPr>
        <w:t xml:space="preserve"> </w:t>
      </w:r>
      <w:r>
        <w:rPr>
          <w:rFonts w:ascii="Arial"/>
          <w:color w:val="2F424D"/>
          <w:spacing w:val="-2"/>
          <w:w w:val="105"/>
          <w:sz w:val="13"/>
        </w:rPr>
        <w:t>SR</w:t>
      </w:r>
      <w:r>
        <w:rPr>
          <w:rFonts w:ascii="Arial"/>
          <w:color w:val="2F424D"/>
          <w:w w:val="105"/>
          <w:sz w:val="13"/>
        </w:rPr>
        <w:t xml:space="preserve"> </w:t>
      </w:r>
      <w:r>
        <w:rPr>
          <w:rFonts w:ascii="Arial"/>
          <w:color w:val="2F424D"/>
          <w:spacing w:val="-2"/>
          <w:w w:val="105"/>
          <w:sz w:val="13"/>
        </w:rPr>
        <w:t>validation</w:t>
      </w:r>
    </w:p>
    <w:p w14:paraId="2BDDC8D4" w14:textId="77777777" w:rsidR="00EF4BD5" w:rsidRDefault="00EF4BD5">
      <w:pPr>
        <w:spacing w:line="266" w:lineRule="auto"/>
        <w:rPr>
          <w:rFonts w:ascii="Arial"/>
          <w:sz w:val="13"/>
        </w:rPr>
        <w:sectPr w:rsidR="00EF4BD5">
          <w:type w:val="continuous"/>
          <w:pgSz w:w="11910" w:h="16840"/>
          <w:pgMar w:top="1920" w:right="1133" w:bottom="860" w:left="1133" w:header="0" w:footer="678" w:gutter="0"/>
          <w:cols w:num="2" w:space="720" w:equalWidth="0">
            <w:col w:w="1486" w:space="3914"/>
            <w:col w:w="4244"/>
          </w:cols>
        </w:sectPr>
      </w:pPr>
    </w:p>
    <w:p w14:paraId="766E40C8" w14:textId="77777777" w:rsidR="00EF4BD5" w:rsidRDefault="00EF4BD5">
      <w:pPr>
        <w:pStyle w:val="BodyText"/>
        <w:spacing w:before="8"/>
        <w:jc w:val="left"/>
        <w:rPr>
          <w:rFonts w:ascii="Arial"/>
          <w:sz w:val="11"/>
        </w:rPr>
      </w:pPr>
    </w:p>
    <w:p w14:paraId="7EB83BB4" w14:textId="77777777" w:rsidR="00EF4BD5" w:rsidRDefault="00000000">
      <w:pPr>
        <w:ind w:left="157"/>
        <w:rPr>
          <w:rFonts w:ascii="Arial"/>
          <w:sz w:val="20"/>
        </w:rPr>
      </w:pPr>
      <w:r>
        <w:rPr>
          <w:rFonts w:ascii="Arial"/>
          <w:noProof/>
          <w:sz w:val="20"/>
        </w:rPr>
        <mc:AlternateContent>
          <mc:Choice Requires="wpg">
            <w:drawing>
              <wp:inline distT="0" distB="0" distL="0" distR="0" wp14:anchorId="1A303B98" wp14:editId="476AE5CC">
                <wp:extent cx="5704840" cy="393065"/>
                <wp:effectExtent l="0" t="0" r="0" b="698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840" cy="393065"/>
                          <a:chOff x="0" y="0"/>
                          <a:chExt cx="5704840" cy="393065"/>
                        </a:xfrm>
                      </wpg:grpSpPr>
                      <wps:wsp>
                        <wps:cNvPr id="94" name="Graphic 94"/>
                        <wps:cNvSpPr/>
                        <wps:spPr>
                          <a:xfrm>
                            <a:off x="3722" y="3722"/>
                            <a:ext cx="5697220" cy="385445"/>
                          </a:xfrm>
                          <a:custGeom>
                            <a:avLst/>
                            <a:gdLst/>
                            <a:ahLst/>
                            <a:cxnLst/>
                            <a:rect l="l" t="t" r="r" b="b"/>
                            <a:pathLst>
                              <a:path w="5697220" h="385445">
                                <a:moveTo>
                                  <a:pt x="5696987" y="0"/>
                                </a:moveTo>
                                <a:lnTo>
                                  <a:pt x="0" y="0"/>
                                </a:lnTo>
                                <a:lnTo>
                                  <a:pt x="0" y="385103"/>
                                </a:lnTo>
                                <a:lnTo>
                                  <a:pt x="5696987" y="385103"/>
                                </a:lnTo>
                                <a:lnTo>
                                  <a:pt x="5696987" y="0"/>
                                </a:lnTo>
                                <a:close/>
                              </a:path>
                            </a:pathLst>
                          </a:custGeom>
                          <a:solidFill>
                            <a:srgbClr val="F4F7F9"/>
                          </a:solidFill>
                        </wps:spPr>
                        <wps:bodyPr wrap="square" lIns="0" tIns="0" rIns="0" bIns="0" rtlCol="0">
                          <a:prstTxWarp prst="textNoShape">
                            <a:avLst/>
                          </a:prstTxWarp>
                          <a:noAutofit/>
                        </wps:bodyPr>
                      </wps:wsp>
                      <wps:wsp>
                        <wps:cNvPr id="95" name="Graphic 95"/>
                        <wps:cNvSpPr/>
                        <wps:spPr>
                          <a:xfrm>
                            <a:off x="3722" y="3722"/>
                            <a:ext cx="5697220" cy="385445"/>
                          </a:xfrm>
                          <a:custGeom>
                            <a:avLst/>
                            <a:gdLst/>
                            <a:ahLst/>
                            <a:cxnLst/>
                            <a:rect l="l" t="t" r="r" b="b"/>
                            <a:pathLst>
                              <a:path w="5697220" h="385445">
                                <a:moveTo>
                                  <a:pt x="0" y="385103"/>
                                </a:moveTo>
                                <a:lnTo>
                                  <a:pt x="5696987" y="385103"/>
                                </a:lnTo>
                                <a:lnTo>
                                  <a:pt x="5696987" y="0"/>
                                </a:lnTo>
                                <a:lnTo>
                                  <a:pt x="0" y="0"/>
                                </a:lnTo>
                                <a:lnTo>
                                  <a:pt x="0" y="385103"/>
                                </a:lnTo>
                                <a:close/>
                              </a:path>
                            </a:pathLst>
                          </a:custGeom>
                          <a:ln w="7445">
                            <a:solidFill>
                              <a:srgbClr val="F4F7F9"/>
                            </a:solidFill>
                            <a:prstDash val="solid"/>
                          </a:ln>
                        </wps:spPr>
                        <wps:bodyPr wrap="square" lIns="0" tIns="0" rIns="0" bIns="0" rtlCol="0">
                          <a:prstTxWarp prst="textNoShape">
                            <a:avLst/>
                          </a:prstTxWarp>
                          <a:noAutofit/>
                        </wps:bodyPr>
                      </wps:wsp>
                      <wps:wsp>
                        <wps:cNvPr id="96" name="Graphic 96"/>
                        <wps:cNvSpPr/>
                        <wps:spPr>
                          <a:xfrm>
                            <a:off x="1206412" y="88802"/>
                            <a:ext cx="2134235" cy="215265"/>
                          </a:xfrm>
                          <a:custGeom>
                            <a:avLst/>
                            <a:gdLst/>
                            <a:ahLst/>
                            <a:cxnLst/>
                            <a:rect l="l" t="t" r="r" b="b"/>
                            <a:pathLst>
                              <a:path w="2134235" h="215265">
                                <a:moveTo>
                                  <a:pt x="305955" y="0"/>
                                </a:moveTo>
                                <a:lnTo>
                                  <a:pt x="0" y="0"/>
                                </a:lnTo>
                                <a:lnTo>
                                  <a:pt x="0" y="214947"/>
                                </a:lnTo>
                                <a:lnTo>
                                  <a:pt x="305955" y="214947"/>
                                </a:lnTo>
                                <a:lnTo>
                                  <a:pt x="305955" y="0"/>
                                </a:lnTo>
                                <a:close/>
                              </a:path>
                              <a:path w="2134235" h="215265">
                                <a:moveTo>
                                  <a:pt x="1690636" y="0"/>
                                </a:moveTo>
                                <a:lnTo>
                                  <a:pt x="1384681" y="0"/>
                                </a:lnTo>
                                <a:lnTo>
                                  <a:pt x="1384681" y="214947"/>
                                </a:lnTo>
                                <a:lnTo>
                                  <a:pt x="1690636" y="214947"/>
                                </a:lnTo>
                                <a:lnTo>
                                  <a:pt x="1690636" y="0"/>
                                </a:lnTo>
                                <a:close/>
                              </a:path>
                              <a:path w="2134235" h="215265">
                                <a:moveTo>
                                  <a:pt x="2133727" y="0"/>
                                </a:moveTo>
                                <a:lnTo>
                                  <a:pt x="1827784" y="0"/>
                                </a:lnTo>
                                <a:lnTo>
                                  <a:pt x="1827784" y="214947"/>
                                </a:lnTo>
                                <a:lnTo>
                                  <a:pt x="2133727" y="214947"/>
                                </a:lnTo>
                                <a:lnTo>
                                  <a:pt x="2133727" y="0"/>
                                </a:lnTo>
                                <a:close/>
                              </a:path>
                            </a:pathLst>
                          </a:custGeom>
                          <a:solidFill>
                            <a:srgbClr val="F2F4F4"/>
                          </a:solidFill>
                        </wps:spPr>
                        <wps:bodyPr wrap="square" lIns="0" tIns="0" rIns="0" bIns="0" rtlCol="0">
                          <a:prstTxWarp prst="textNoShape">
                            <a:avLst/>
                          </a:prstTxWarp>
                          <a:noAutofit/>
                        </wps:bodyPr>
                      </wps:wsp>
                      <wps:wsp>
                        <wps:cNvPr id="97" name="Graphic 97"/>
                        <wps:cNvSpPr/>
                        <wps:spPr>
                          <a:xfrm>
                            <a:off x="3722" y="3722"/>
                            <a:ext cx="5697220" cy="385445"/>
                          </a:xfrm>
                          <a:custGeom>
                            <a:avLst/>
                            <a:gdLst/>
                            <a:ahLst/>
                            <a:cxnLst/>
                            <a:rect l="l" t="t" r="r" b="b"/>
                            <a:pathLst>
                              <a:path w="5697220" h="385445">
                                <a:moveTo>
                                  <a:pt x="0" y="0"/>
                                </a:moveTo>
                                <a:lnTo>
                                  <a:pt x="5696987" y="0"/>
                                </a:lnTo>
                              </a:path>
                              <a:path w="5697220" h="385445">
                                <a:moveTo>
                                  <a:pt x="0" y="385103"/>
                                </a:moveTo>
                                <a:lnTo>
                                  <a:pt x="5696987" y="385103"/>
                                </a:lnTo>
                              </a:path>
                            </a:pathLst>
                          </a:custGeom>
                          <a:ln w="4467">
                            <a:solidFill>
                              <a:srgbClr val="DBE2E6"/>
                            </a:solidFill>
                            <a:prstDash val="solid"/>
                          </a:ln>
                        </wps:spPr>
                        <wps:bodyPr wrap="square" lIns="0" tIns="0" rIns="0" bIns="0" rtlCol="0">
                          <a:prstTxWarp prst="textNoShape">
                            <a:avLst/>
                          </a:prstTxWarp>
                          <a:noAutofit/>
                        </wps:bodyPr>
                      </wps:wsp>
                      <wps:wsp>
                        <wps:cNvPr id="98" name="Textbox 98"/>
                        <wps:cNvSpPr txBox="1"/>
                        <wps:spPr>
                          <a:xfrm>
                            <a:off x="56472" y="89564"/>
                            <a:ext cx="650875" cy="198755"/>
                          </a:xfrm>
                          <a:prstGeom prst="rect">
                            <a:avLst/>
                          </a:prstGeom>
                        </wps:spPr>
                        <wps:txbx>
                          <w:txbxContent>
                            <w:p w14:paraId="248C3BDB" w14:textId="77777777" w:rsidR="00EF4BD5" w:rsidRDefault="00000000">
                              <w:pPr>
                                <w:rPr>
                                  <w:rFonts w:ascii="Arial"/>
                                  <w:b/>
                                  <w:sz w:val="13"/>
                                </w:rPr>
                              </w:pPr>
                              <w:r>
                                <w:rPr>
                                  <w:rFonts w:ascii="Arial"/>
                                  <w:b/>
                                  <w:color w:val="173B49"/>
                                  <w:spacing w:val="-2"/>
                                  <w:w w:val="105"/>
                                  <w:sz w:val="13"/>
                                </w:rPr>
                                <w:t>AutoMetaCoder</w:t>
                              </w:r>
                            </w:p>
                            <w:p w14:paraId="32E1142E" w14:textId="77777777" w:rsidR="00EF4BD5" w:rsidRDefault="00000000">
                              <w:pPr>
                                <w:spacing w:before="12"/>
                                <w:rPr>
                                  <w:rFonts w:ascii="Arial"/>
                                  <w:sz w:val="13"/>
                                </w:rPr>
                              </w:pPr>
                              <w:r>
                                <w:rPr>
                                  <w:rFonts w:ascii="Arial"/>
                                  <w:color w:val="173B49"/>
                                  <w:spacing w:val="-2"/>
                                  <w:w w:val="105"/>
                                  <w:sz w:val="13"/>
                                </w:rPr>
                                <w:t>(Min,</w:t>
                              </w:r>
                              <w:r>
                                <w:rPr>
                                  <w:rFonts w:ascii="Arial"/>
                                  <w:color w:val="173B49"/>
                                  <w:w w:val="105"/>
                                  <w:sz w:val="13"/>
                                </w:rPr>
                                <w:t xml:space="preserve"> </w:t>
                              </w:r>
                              <w:r>
                                <w:rPr>
                                  <w:rFonts w:ascii="Arial"/>
                                  <w:color w:val="173B49"/>
                                  <w:spacing w:val="-2"/>
                                  <w:w w:val="105"/>
                                  <w:sz w:val="13"/>
                                </w:rPr>
                                <w:t>preprint)</w:t>
                              </w:r>
                            </w:p>
                          </w:txbxContent>
                        </wps:txbx>
                        <wps:bodyPr wrap="square" lIns="0" tIns="0" rIns="0" bIns="0" rtlCol="0">
                          <a:noAutofit/>
                        </wps:bodyPr>
                      </wps:wsp>
                      <wps:wsp>
                        <wps:cNvPr id="99" name="Textbox 99"/>
                        <wps:cNvSpPr txBox="1"/>
                        <wps:spPr>
                          <a:xfrm>
                            <a:off x="1327169" y="133702"/>
                            <a:ext cx="77470" cy="108585"/>
                          </a:xfrm>
                          <a:prstGeom prst="rect">
                            <a:avLst/>
                          </a:prstGeom>
                        </wps:spPr>
                        <wps:txbx>
                          <w:txbxContent>
                            <w:p w14:paraId="68554008"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00" name="Textbox 100"/>
                        <wps:cNvSpPr txBox="1"/>
                        <wps:spPr>
                          <a:xfrm>
                            <a:off x="2711854" y="133702"/>
                            <a:ext cx="77470" cy="108585"/>
                          </a:xfrm>
                          <a:prstGeom prst="rect">
                            <a:avLst/>
                          </a:prstGeom>
                        </wps:spPr>
                        <wps:txbx>
                          <w:txbxContent>
                            <w:p w14:paraId="2559D217"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01" name="Textbox 101"/>
                        <wps:cNvSpPr txBox="1"/>
                        <wps:spPr>
                          <a:xfrm>
                            <a:off x="3154951" y="133702"/>
                            <a:ext cx="77470" cy="108585"/>
                          </a:xfrm>
                          <a:prstGeom prst="rect">
                            <a:avLst/>
                          </a:prstGeom>
                        </wps:spPr>
                        <wps:txbx>
                          <w:txbxContent>
                            <w:p w14:paraId="271DCFCB"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02" name="Textbox 102"/>
                        <wps:cNvSpPr txBox="1"/>
                        <wps:spPr>
                          <a:xfrm>
                            <a:off x="3485218" y="36463"/>
                            <a:ext cx="2029460" cy="304165"/>
                          </a:xfrm>
                          <a:prstGeom prst="rect">
                            <a:avLst/>
                          </a:prstGeom>
                        </wps:spPr>
                        <wps:txbx>
                          <w:txbxContent>
                            <w:p w14:paraId="0E068A2C" w14:textId="77777777" w:rsidR="00EF4BD5" w:rsidRDefault="00000000">
                              <w:pPr>
                                <w:spacing w:line="264" w:lineRule="auto"/>
                                <w:ind w:right="18"/>
                                <w:rPr>
                                  <w:rFonts w:ascii="Arial"/>
                                  <w:sz w:val="13"/>
                                </w:rPr>
                              </w:pPr>
                              <w:r>
                                <w:rPr>
                                  <w:rFonts w:ascii="Arial"/>
                                  <w:color w:val="2F424D"/>
                                  <w:w w:val="105"/>
                                  <w:sz w:val="13"/>
                                </w:rPr>
                                <w:t>Screening implemented but not formally evaluated;</w:t>
                              </w:r>
                              <w:r>
                                <w:rPr>
                                  <w:rFonts w:ascii="Arial"/>
                                  <w:color w:val="2F424D"/>
                                  <w:spacing w:val="40"/>
                                  <w:w w:val="105"/>
                                  <w:sz w:val="13"/>
                                </w:rPr>
                                <w:t xml:space="preserve"> </w:t>
                              </w:r>
                              <w:r>
                                <w:rPr>
                                  <w:rFonts w:ascii="Arial"/>
                                  <w:color w:val="2F424D"/>
                                  <w:w w:val="105"/>
                                  <w:sz w:val="13"/>
                                </w:rPr>
                                <w:t>extraction</w:t>
                              </w:r>
                              <w:r>
                                <w:rPr>
                                  <w:rFonts w:ascii="Arial"/>
                                  <w:color w:val="2F424D"/>
                                  <w:spacing w:val="-10"/>
                                  <w:w w:val="105"/>
                                  <w:sz w:val="13"/>
                                </w:rPr>
                                <w:t xml:space="preserve"> </w:t>
                              </w:r>
                              <w:r>
                                <w:rPr>
                                  <w:rFonts w:ascii="Arial"/>
                                  <w:color w:val="2F424D"/>
                                  <w:w w:val="105"/>
                                  <w:sz w:val="13"/>
                                </w:rPr>
                                <w:t>evaluated</w:t>
                              </w:r>
                              <w:r>
                                <w:rPr>
                                  <w:rFonts w:ascii="Arial"/>
                                  <w:color w:val="2F424D"/>
                                  <w:spacing w:val="-10"/>
                                  <w:w w:val="105"/>
                                  <w:sz w:val="13"/>
                                </w:rPr>
                                <w:t xml:space="preserve"> </w:t>
                              </w:r>
                              <w:r>
                                <w:rPr>
                                  <w:rFonts w:ascii="Arial"/>
                                  <w:color w:val="2F424D"/>
                                  <w:w w:val="105"/>
                                  <w:sz w:val="13"/>
                                </w:rPr>
                                <w:t>on</w:t>
                              </w:r>
                              <w:r>
                                <w:rPr>
                                  <w:rFonts w:ascii="Arial"/>
                                  <w:color w:val="2F424D"/>
                                  <w:spacing w:val="-10"/>
                                  <w:w w:val="105"/>
                                  <w:sz w:val="13"/>
                                </w:rPr>
                                <w:t xml:space="preserve"> </w:t>
                              </w:r>
                              <w:r>
                                <w:rPr>
                                  <w:rFonts w:ascii="Arial"/>
                                  <w:color w:val="2F424D"/>
                                  <w:w w:val="105"/>
                                  <w:sz w:val="13"/>
                                </w:rPr>
                                <w:t>55</w:t>
                              </w:r>
                              <w:r>
                                <w:rPr>
                                  <w:rFonts w:ascii="Arial"/>
                                  <w:color w:val="2F424D"/>
                                  <w:spacing w:val="-9"/>
                                  <w:w w:val="105"/>
                                  <w:sz w:val="13"/>
                                </w:rPr>
                                <w:t xml:space="preserve"> </w:t>
                              </w:r>
                              <w:r>
                                <w:rPr>
                                  <w:rFonts w:ascii="Arial"/>
                                  <w:color w:val="2F424D"/>
                                  <w:w w:val="105"/>
                                  <w:sz w:val="13"/>
                                </w:rPr>
                                <w:t>studies</w:t>
                              </w:r>
                              <w:r>
                                <w:rPr>
                                  <w:rFonts w:ascii="Arial"/>
                                  <w:color w:val="2F424D"/>
                                  <w:spacing w:val="-10"/>
                                  <w:w w:val="105"/>
                                  <w:sz w:val="13"/>
                                </w:rPr>
                                <w:t xml:space="preserve"> </w:t>
                              </w:r>
                              <w:r>
                                <w:rPr>
                                  <w:rFonts w:ascii="Arial"/>
                                  <w:color w:val="2F424D"/>
                                  <w:w w:val="105"/>
                                  <w:sz w:val="13"/>
                                </w:rPr>
                                <w:t>from</w:t>
                              </w:r>
                              <w:r>
                                <w:rPr>
                                  <w:rFonts w:ascii="Arial"/>
                                  <w:color w:val="2F424D"/>
                                  <w:spacing w:val="-10"/>
                                  <w:w w:val="105"/>
                                  <w:sz w:val="13"/>
                                </w:rPr>
                                <w:t xml:space="preserve"> </w:t>
                              </w:r>
                              <w:r>
                                <w:rPr>
                                  <w:rFonts w:ascii="Arial"/>
                                  <w:color w:val="2F424D"/>
                                  <w:w w:val="105"/>
                                  <w:sz w:val="13"/>
                                </w:rPr>
                                <w:t>a</w:t>
                              </w:r>
                              <w:r>
                                <w:rPr>
                                  <w:rFonts w:ascii="Arial"/>
                                  <w:color w:val="2F424D"/>
                                  <w:spacing w:val="-10"/>
                                  <w:w w:val="105"/>
                                  <w:sz w:val="13"/>
                                </w:rPr>
                                <w:t xml:space="preserve"> </w:t>
                              </w:r>
                              <w:r>
                                <w:rPr>
                                  <w:rFonts w:ascii="Arial"/>
                                  <w:color w:val="2F424D"/>
                                  <w:w w:val="105"/>
                                  <w:sz w:val="13"/>
                                </w:rPr>
                                <w:t>psychology</w:t>
                              </w:r>
                              <w:r>
                                <w:rPr>
                                  <w:rFonts w:ascii="Arial"/>
                                  <w:color w:val="2F424D"/>
                                  <w:spacing w:val="40"/>
                                  <w:w w:val="105"/>
                                  <w:sz w:val="13"/>
                                </w:rPr>
                                <w:t xml:space="preserve"> </w:t>
                              </w:r>
                              <w:r>
                                <w:rPr>
                                  <w:rFonts w:ascii="Arial"/>
                                  <w:color w:val="2F424D"/>
                                  <w:spacing w:val="-2"/>
                                  <w:w w:val="105"/>
                                  <w:sz w:val="13"/>
                                </w:rPr>
                                <w:t>meta-analysis</w:t>
                              </w:r>
                            </w:p>
                          </w:txbxContent>
                        </wps:txbx>
                        <wps:bodyPr wrap="square" lIns="0" tIns="0" rIns="0" bIns="0" rtlCol="0">
                          <a:noAutofit/>
                        </wps:bodyPr>
                      </wps:wsp>
                      <wps:wsp>
                        <wps:cNvPr id="103" name="Textbox 103"/>
                        <wps:cNvSpPr txBox="1"/>
                        <wps:spPr>
                          <a:xfrm>
                            <a:off x="2148006" y="88802"/>
                            <a:ext cx="306070" cy="215265"/>
                          </a:xfrm>
                          <a:prstGeom prst="rect">
                            <a:avLst/>
                          </a:prstGeom>
                          <a:solidFill>
                            <a:srgbClr val="E4F0EF"/>
                          </a:solidFill>
                        </wps:spPr>
                        <wps:txbx>
                          <w:txbxContent>
                            <w:p w14:paraId="1C806B72"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104" name="Textbox 104"/>
                        <wps:cNvSpPr txBox="1"/>
                        <wps:spPr>
                          <a:xfrm>
                            <a:off x="1665344" y="88802"/>
                            <a:ext cx="306070" cy="215265"/>
                          </a:xfrm>
                          <a:prstGeom prst="rect">
                            <a:avLst/>
                          </a:prstGeom>
                          <a:solidFill>
                            <a:srgbClr val="E4F0EF"/>
                          </a:solidFill>
                        </wps:spPr>
                        <wps:txbx>
                          <w:txbxContent>
                            <w:p w14:paraId="671EB501"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v:group w14:anchorId="1A303B98" id="Group 93" o:spid="_x0000_s1112" style="width:449.2pt;height:30.95pt;mso-position-horizontal-relative:char;mso-position-vertical-relative:line" coordsize="57048,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">
                <v:shape id="Graphic 94" o:spid="_x0000_s1113"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" path="m5696987,l,,,385103r5696987,l5696987,xe" fillcolor="#f4f7f9" stroked="f">
                  <v:path arrowok="t"/>
                </v:shape>
                <v:shape id="Graphic 95" o:spid="_x0000_s1114"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" path="m,385103r5696987,l5696987,,,,,385103xe" filled="f" strokecolor="#f4f7f9" strokeweight=".20681mm">
                  <v:path arrowok="t"/>
                </v:shape>
                <v:shape id="Graphic 96" o:spid="_x0000_s1115" style="position:absolute;left:12064;top:888;width:21342;height:2152;visibility:visible;mso-wrap-style:square;v-text-anchor:top" coordsize="213423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" path="m305955,l,,,214947r305955,l305955,xem1690636,l1384681,r,214947l1690636,214947,1690636,xem2133727,l1827784,r,214947l2133727,214947,2133727,xe" fillcolor="#f2f4f4" stroked="f">
                  <v:path arrowok="t"/>
                </v:shape>
                <v:shape id="Graphic 97" o:spid="_x0000_s1116"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" path="m,l5696987,em,385103r5696987,e" filled="f" strokecolor="#dbe2e6" strokeweight=".1241mm">
                  <v:path arrowok="t"/>
                </v:shape>
                <v:shape id="Textbox 98" o:spid="_x0000_s1117" type="#_x0000_t202" style="position:absolute;left:564;top:895;width:650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48C3BDB" w14:textId="77777777" w:rsidR="00EF4BD5" w:rsidRDefault="00000000">
                        <w:pPr>
                          <w:rPr>
                            <w:rFonts w:ascii="Arial"/>
                            <w:b/>
                            <w:sz w:val="13"/>
                          </w:rPr>
                        </w:pPr>
                        <w:r>
                          <w:rPr>
                            <w:rFonts w:ascii="Arial"/>
                            <w:b/>
                            <w:color w:val="173B49"/>
                            <w:spacing w:val="-2"/>
                            <w:w w:val="105"/>
                            <w:sz w:val="13"/>
                          </w:rPr>
                          <w:t>AutoMetaCoder</w:t>
                        </w:r>
                      </w:p>
                      <w:p w14:paraId="32E1142E" w14:textId="77777777" w:rsidR="00EF4BD5" w:rsidRDefault="00000000">
                        <w:pPr>
                          <w:spacing w:before="12"/>
                          <w:rPr>
                            <w:rFonts w:ascii="Arial"/>
                            <w:sz w:val="13"/>
                          </w:rPr>
                        </w:pPr>
                        <w:r>
                          <w:rPr>
                            <w:rFonts w:ascii="Arial"/>
                            <w:color w:val="173B49"/>
                            <w:spacing w:val="-2"/>
                            <w:w w:val="105"/>
                            <w:sz w:val="13"/>
                          </w:rPr>
                          <w:t>(Min,</w:t>
                        </w:r>
                        <w:r>
                          <w:rPr>
                            <w:rFonts w:ascii="Arial"/>
                            <w:color w:val="173B49"/>
                            <w:w w:val="105"/>
                            <w:sz w:val="13"/>
                          </w:rPr>
                          <w:t xml:space="preserve"> </w:t>
                        </w:r>
                        <w:r>
                          <w:rPr>
                            <w:rFonts w:ascii="Arial"/>
                            <w:color w:val="173B49"/>
                            <w:spacing w:val="-2"/>
                            <w:w w:val="105"/>
                            <w:sz w:val="13"/>
                          </w:rPr>
                          <w:t>preprint)</w:t>
                        </w:r>
                      </w:p>
                    </w:txbxContent>
                  </v:textbox>
                </v:shape>
                <v:shape id="Textbox 99" o:spid="_x0000_s1118" type="#_x0000_t202" style="position:absolute;left:13271;top:1337;width:77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8554008"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v:textbox>
                </v:shape>
                <v:shape id="Textbox 100" o:spid="_x0000_s1119" type="#_x0000_t202" style="position:absolute;left:27118;top:1337;width:77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559D217"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v:textbox>
                </v:shape>
                <v:shape id="Textbox 101" o:spid="_x0000_s1120" type="#_x0000_t202" style="position:absolute;left:31549;top:1337;width:77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71DCFCB"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v:textbox>
                </v:shape>
                <v:shape id="Textbox 102" o:spid="_x0000_s1121" type="#_x0000_t202" style="position:absolute;left:34852;top:364;width:20294;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E068A2C" w14:textId="77777777" w:rsidR="00EF4BD5" w:rsidRDefault="00000000">
                        <w:pPr>
                          <w:spacing w:line="264" w:lineRule="auto"/>
                          <w:ind w:right="18"/>
                          <w:rPr>
                            <w:rFonts w:ascii="Arial"/>
                            <w:sz w:val="13"/>
                          </w:rPr>
                        </w:pPr>
                        <w:r>
                          <w:rPr>
                            <w:rFonts w:ascii="Arial"/>
                            <w:color w:val="2F424D"/>
                            <w:w w:val="105"/>
                            <w:sz w:val="13"/>
                          </w:rPr>
                          <w:t>Screening implemented but not formally evaluated;</w:t>
                        </w:r>
                        <w:r>
                          <w:rPr>
                            <w:rFonts w:ascii="Arial"/>
                            <w:color w:val="2F424D"/>
                            <w:spacing w:val="40"/>
                            <w:w w:val="105"/>
                            <w:sz w:val="13"/>
                          </w:rPr>
                          <w:t xml:space="preserve"> </w:t>
                        </w:r>
                        <w:r>
                          <w:rPr>
                            <w:rFonts w:ascii="Arial"/>
                            <w:color w:val="2F424D"/>
                            <w:w w:val="105"/>
                            <w:sz w:val="13"/>
                          </w:rPr>
                          <w:t>extraction</w:t>
                        </w:r>
                        <w:r>
                          <w:rPr>
                            <w:rFonts w:ascii="Arial"/>
                            <w:color w:val="2F424D"/>
                            <w:spacing w:val="-10"/>
                            <w:w w:val="105"/>
                            <w:sz w:val="13"/>
                          </w:rPr>
                          <w:t xml:space="preserve"> </w:t>
                        </w:r>
                        <w:r>
                          <w:rPr>
                            <w:rFonts w:ascii="Arial"/>
                            <w:color w:val="2F424D"/>
                            <w:w w:val="105"/>
                            <w:sz w:val="13"/>
                          </w:rPr>
                          <w:t>evaluated</w:t>
                        </w:r>
                        <w:r>
                          <w:rPr>
                            <w:rFonts w:ascii="Arial"/>
                            <w:color w:val="2F424D"/>
                            <w:spacing w:val="-10"/>
                            <w:w w:val="105"/>
                            <w:sz w:val="13"/>
                          </w:rPr>
                          <w:t xml:space="preserve"> </w:t>
                        </w:r>
                        <w:r>
                          <w:rPr>
                            <w:rFonts w:ascii="Arial"/>
                            <w:color w:val="2F424D"/>
                            <w:w w:val="105"/>
                            <w:sz w:val="13"/>
                          </w:rPr>
                          <w:t>on</w:t>
                        </w:r>
                        <w:r>
                          <w:rPr>
                            <w:rFonts w:ascii="Arial"/>
                            <w:color w:val="2F424D"/>
                            <w:spacing w:val="-10"/>
                            <w:w w:val="105"/>
                            <w:sz w:val="13"/>
                          </w:rPr>
                          <w:t xml:space="preserve"> </w:t>
                        </w:r>
                        <w:r>
                          <w:rPr>
                            <w:rFonts w:ascii="Arial"/>
                            <w:color w:val="2F424D"/>
                            <w:w w:val="105"/>
                            <w:sz w:val="13"/>
                          </w:rPr>
                          <w:t>55</w:t>
                        </w:r>
                        <w:r>
                          <w:rPr>
                            <w:rFonts w:ascii="Arial"/>
                            <w:color w:val="2F424D"/>
                            <w:spacing w:val="-9"/>
                            <w:w w:val="105"/>
                            <w:sz w:val="13"/>
                          </w:rPr>
                          <w:t xml:space="preserve"> </w:t>
                        </w:r>
                        <w:r>
                          <w:rPr>
                            <w:rFonts w:ascii="Arial"/>
                            <w:color w:val="2F424D"/>
                            <w:w w:val="105"/>
                            <w:sz w:val="13"/>
                          </w:rPr>
                          <w:t>studies</w:t>
                        </w:r>
                        <w:r>
                          <w:rPr>
                            <w:rFonts w:ascii="Arial"/>
                            <w:color w:val="2F424D"/>
                            <w:spacing w:val="-10"/>
                            <w:w w:val="105"/>
                            <w:sz w:val="13"/>
                          </w:rPr>
                          <w:t xml:space="preserve"> </w:t>
                        </w:r>
                        <w:r>
                          <w:rPr>
                            <w:rFonts w:ascii="Arial"/>
                            <w:color w:val="2F424D"/>
                            <w:w w:val="105"/>
                            <w:sz w:val="13"/>
                          </w:rPr>
                          <w:t>from</w:t>
                        </w:r>
                        <w:r>
                          <w:rPr>
                            <w:rFonts w:ascii="Arial"/>
                            <w:color w:val="2F424D"/>
                            <w:spacing w:val="-10"/>
                            <w:w w:val="105"/>
                            <w:sz w:val="13"/>
                          </w:rPr>
                          <w:t xml:space="preserve"> </w:t>
                        </w:r>
                        <w:r>
                          <w:rPr>
                            <w:rFonts w:ascii="Arial"/>
                            <w:color w:val="2F424D"/>
                            <w:w w:val="105"/>
                            <w:sz w:val="13"/>
                          </w:rPr>
                          <w:t>a</w:t>
                        </w:r>
                        <w:r>
                          <w:rPr>
                            <w:rFonts w:ascii="Arial"/>
                            <w:color w:val="2F424D"/>
                            <w:spacing w:val="-10"/>
                            <w:w w:val="105"/>
                            <w:sz w:val="13"/>
                          </w:rPr>
                          <w:t xml:space="preserve"> </w:t>
                        </w:r>
                        <w:r>
                          <w:rPr>
                            <w:rFonts w:ascii="Arial"/>
                            <w:color w:val="2F424D"/>
                            <w:w w:val="105"/>
                            <w:sz w:val="13"/>
                          </w:rPr>
                          <w:t>psychology</w:t>
                        </w:r>
                        <w:r>
                          <w:rPr>
                            <w:rFonts w:ascii="Arial"/>
                            <w:color w:val="2F424D"/>
                            <w:spacing w:val="40"/>
                            <w:w w:val="105"/>
                            <w:sz w:val="13"/>
                          </w:rPr>
                          <w:t xml:space="preserve"> </w:t>
                        </w:r>
                        <w:r>
                          <w:rPr>
                            <w:rFonts w:ascii="Arial"/>
                            <w:color w:val="2F424D"/>
                            <w:spacing w:val="-2"/>
                            <w:w w:val="105"/>
                            <w:sz w:val="13"/>
                          </w:rPr>
                          <w:t>meta-analysis</w:t>
                        </w:r>
                      </w:p>
                    </w:txbxContent>
                  </v:textbox>
                </v:shape>
                <v:shape id="Textbox 103" o:spid="_x0000_s1122" type="#_x0000_t202" style="position:absolute;left:21480;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" fillcolor="#e4f0ef" stroked="f">
                  <v:textbox inset="0,0,0,0">
                    <w:txbxContent>
                      <w:p w14:paraId="1C806B72"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104" o:spid="_x0000_s1123" type="#_x0000_t202" style="position:absolute;left:16653;top:888;width:306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" fillcolor="#e4f0ef" stroked="f">
                  <v:textbox inset="0,0,0,0">
                    <w:txbxContent>
                      <w:p w14:paraId="671EB501"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w10:anchorlock/>
              </v:group>
            </w:pict>
          </mc:Fallback>
        </mc:AlternateContent>
      </w:r>
    </w:p>
    <w:p w14:paraId="7CD75CC0" w14:textId="77777777" w:rsidR="00EF4BD5" w:rsidRDefault="00EF4BD5">
      <w:pPr>
        <w:rPr>
          <w:rFonts w:ascii="Arial"/>
          <w:sz w:val="20"/>
        </w:rPr>
        <w:sectPr w:rsidR="00EF4BD5">
          <w:type w:val="continuous"/>
          <w:pgSz w:w="11910" w:h="16840"/>
          <w:pgMar w:top="1920" w:right="1133" w:bottom="860" w:left="1133" w:header="0" w:footer="678" w:gutter="0"/>
          <w:cols w:space="720"/>
        </w:sectPr>
      </w:pPr>
    </w:p>
    <w:p w14:paraId="6D0E3566" w14:textId="77777777" w:rsidR="00EF4BD5" w:rsidRDefault="00000000">
      <w:pPr>
        <w:spacing w:before="94"/>
        <w:ind w:left="247"/>
        <w:rPr>
          <w:rFonts w:ascii="Arial"/>
          <w:b/>
          <w:sz w:val="13"/>
        </w:rPr>
      </w:pPr>
      <w:r>
        <w:rPr>
          <w:rFonts w:ascii="Arial"/>
          <w:b/>
          <w:noProof/>
          <w:sz w:val="13"/>
        </w:rPr>
        <mc:AlternateContent>
          <mc:Choice Requires="wps">
            <w:drawing>
              <wp:anchor distT="0" distB="0" distL="0" distR="0" simplePos="0" relativeHeight="15742976" behindDoc="0" locked="0" layoutInCell="1" allowOverlap="1" wp14:anchorId="6AFEAA0F" wp14:editId="46CEF151">
                <wp:simplePos x="0" y="0"/>
                <wp:positionH relativeFrom="page">
                  <wp:posOffset>3854041</wp:posOffset>
                </wp:positionH>
                <wp:positionV relativeFrom="paragraph">
                  <wp:posOffset>-711043</wp:posOffset>
                </wp:positionV>
                <wp:extent cx="306070" cy="21526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0E25700D"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6AFEAA0F" id="Textbox 105" o:spid="_x0000_s1124" type="#_x0000_t202" style="position:absolute;left:0;text-align:left;margin-left:303.45pt;margin-top:-56pt;width:24.1pt;height:16.9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" fillcolor="#f2f4f4" stroked="f">
                <v:textbox inset="0,0,0,0">
                  <w:txbxContent>
                    <w:p w14:paraId="0E25700D"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noProof/>
          <w:sz w:val="13"/>
        </w:rPr>
        <mc:AlternateContent>
          <mc:Choice Requires="wps">
            <w:drawing>
              <wp:anchor distT="0" distB="0" distL="0" distR="0" simplePos="0" relativeHeight="15743488" behindDoc="0" locked="0" layoutInCell="1" allowOverlap="1" wp14:anchorId="0C0C919C" wp14:editId="593AD7B3">
                <wp:simplePos x="0" y="0"/>
                <wp:positionH relativeFrom="page">
                  <wp:posOffset>3410937</wp:posOffset>
                </wp:positionH>
                <wp:positionV relativeFrom="paragraph">
                  <wp:posOffset>-711043</wp:posOffset>
                </wp:positionV>
                <wp:extent cx="306070" cy="21526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6E0832B4"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0C0C919C" id="Textbox 106" o:spid="_x0000_s1125" type="#_x0000_t202" style="position:absolute;left:0;text-align:left;margin-left:268.6pt;margin-top:-56pt;width:24.1pt;height:16.9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" fillcolor="#f2f4f4" stroked="f">
                <v:textbox inset="0,0,0,0">
                  <w:txbxContent>
                    <w:p w14:paraId="6E0832B4"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noProof/>
          <w:sz w:val="13"/>
        </w:rPr>
        <mc:AlternateContent>
          <mc:Choice Requires="wps">
            <w:drawing>
              <wp:anchor distT="0" distB="0" distL="0" distR="0" simplePos="0" relativeHeight="15744000" behindDoc="0" locked="0" layoutInCell="1" allowOverlap="1" wp14:anchorId="4171D98D" wp14:editId="47B3C2CD">
                <wp:simplePos x="0" y="0"/>
                <wp:positionH relativeFrom="page">
                  <wp:posOffset>2967840</wp:posOffset>
                </wp:positionH>
                <wp:positionV relativeFrom="paragraph">
                  <wp:posOffset>-711043</wp:posOffset>
                </wp:positionV>
                <wp:extent cx="306070" cy="21526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222CE71D"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4171D98D" id="Textbox 107" o:spid="_x0000_s1126" type="#_x0000_t202" style="position:absolute;left:0;text-align:left;margin-left:233.7pt;margin-top:-56pt;width:24.1pt;height:16.9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" fillcolor="#e4f0ef" stroked="f">
                <v:textbox inset="0,0,0,0">
                  <w:txbxContent>
                    <w:p w14:paraId="222CE71D"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4512" behindDoc="0" locked="0" layoutInCell="1" allowOverlap="1" wp14:anchorId="5644FE60" wp14:editId="2FDF82CA">
                <wp:simplePos x="0" y="0"/>
                <wp:positionH relativeFrom="page">
                  <wp:posOffset>2485178</wp:posOffset>
                </wp:positionH>
                <wp:positionV relativeFrom="paragraph">
                  <wp:posOffset>-711043</wp:posOffset>
                </wp:positionV>
                <wp:extent cx="306070" cy="21526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51C0E6FD"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5644FE60" id="Textbox 108" o:spid="_x0000_s1127" type="#_x0000_t202" style="position:absolute;left:0;text-align:left;margin-left:195.7pt;margin-top:-56pt;width:24.1pt;height:16.95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" fillcolor="#e4f0ef" stroked="f">
                <v:textbox inset="0,0,0,0">
                  <w:txbxContent>
                    <w:p w14:paraId="51C0E6FD"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5024" behindDoc="0" locked="0" layoutInCell="1" allowOverlap="1" wp14:anchorId="2CA95806" wp14:editId="77A2B372">
                <wp:simplePos x="0" y="0"/>
                <wp:positionH relativeFrom="page">
                  <wp:posOffset>2026252</wp:posOffset>
                </wp:positionH>
                <wp:positionV relativeFrom="paragraph">
                  <wp:posOffset>-711043</wp:posOffset>
                </wp:positionV>
                <wp:extent cx="306070" cy="21526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38D4EFAD"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2CA95806" id="Textbox 109" o:spid="_x0000_s1128" type="#_x0000_t202" style="position:absolute;left:0;text-align:left;margin-left:159.55pt;margin-top:-56pt;width:24.1pt;height:16.9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" fillcolor="#f2f4f4" stroked="f">
                <v:textbox inset="0,0,0,0">
                  <w:txbxContent>
                    <w:p w14:paraId="38D4EFAD"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color w:val="173B49"/>
          <w:spacing w:val="-2"/>
          <w:w w:val="105"/>
          <w:sz w:val="13"/>
        </w:rPr>
        <w:t>InsightAgent</w:t>
      </w:r>
    </w:p>
    <w:p w14:paraId="55236970" w14:textId="77777777" w:rsidR="00EF4BD5" w:rsidRDefault="00000000">
      <w:pPr>
        <w:spacing w:before="12"/>
        <w:ind w:left="247"/>
        <w:rPr>
          <w:rFonts w:ascii="Arial"/>
          <w:sz w:val="13"/>
        </w:rPr>
      </w:pPr>
      <w:r>
        <w:rPr>
          <w:rFonts w:ascii="Arial"/>
          <w:color w:val="173B49"/>
          <w:w w:val="105"/>
          <w:sz w:val="13"/>
        </w:rPr>
        <w:t>(Qiu,</w:t>
      </w:r>
      <w:r>
        <w:rPr>
          <w:rFonts w:ascii="Arial"/>
          <w:color w:val="173B49"/>
          <w:spacing w:val="-10"/>
          <w:w w:val="105"/>
          <w:sz w:val="13"/>
        </w:rPr>
        <w:t xml:space="preserve"> </w:t>
      </w:r>
      <w:r>
        <w:rPr>
          <w:rFonts w:ascii="Arial"/>
          <w:color w:val="173B49"/>
          <w:spacing w:val="-4"/>
          <w:w w:val="105"/>
          <w:sz w:val="13"/>
        </w:rPr>
        <w:t>2025)</w:t>
      </w:r>
    </w:p>
    <w:p w14:paraId="4A90D05E" w14:textId="77777777" w:rsidR="00EF4BD5" w:rsidRDefault="00000000">
      <w:pPr>
        <w:spacing w:before="10" w:line="264" w:lineRule="auto"/>
        <w:ind w:left="247" w:right="1084"/>
        <w:rPr>
          <w:rFonts w:ascii="Arial"/>
          <w:sz w:val="13"/>
        </w:rPr>
      </w:pPr>
      <w:r>
        <w:br w:type="column"/>
      </w:r>
      <w:r>
        <w:rPr>
          <w:rFonts w:ascii="Arial"/>
          <w:color w:val="2F424D"/>
          <w:spacing w:val="-2"/>
          <w:w w:val="105"/>
          <w:sz w:val="13"/>
        </w:rPr>
        <w:t>Interactive abstract-level screening and narrative</w:t>
      </w:r>
      <w:r>
        <w:rPr>
          <w:rFonts w:ascii="Arial"/>
          <w:color w:val="2F424D"/>
          <w:spacing w:val="40"/>
          <w:w w:val="105"/>
          <w:sz w:val="13"/>
        </w:rPr>
        <w:t xml:space="preserve"> </w:t>
      </w:r>
      <w:r>
        <w:rPr>
          <w:rFonts w:ascii="Arial"/>
          <w:color w:val="2F424D"/>
          <w:w w:val="105"/>
          <w:sz w:val="13"/>
        </w:rPr>
        <w:t>synthesis; no structured data extraction; nine-professional user study</w:t>
      </w:r>
    </w:p>
    <w:p w14:paraId="30968875" w14:textId="77777777" w:rsidR="00EF4BD5" w:rsidRDefault="00EF4BD5">
      <w:pPr>
        <w:spacing w:line="264" w:lineRule="auto"/>
        <w:rPr>
          <w:rFonts w:ascii="Arial"/>
          <w:sz w:val="13"/>
        </w:rPr>
        <w:sectPr w:rsidR="00EF4BD5">
          <w:type w:val="continuous"/>
          <w:pgSz w:w="11910" w:h="16840"/>
          <w:pgMar w:top="1920" w:right="1133" w:bottom="860" w:left="1133" w:header="0" w:footer="678" w:gutter="0"/>
          <w:cols w:num="2" w:space="720" w:equalWidth="0">
            <w:col w:w="1112" w:space="4288"/>
            <w:col w:w="4244"/>
          </w:cols>
        </w:sectPr>
      </w:pPr>
    </w:p>
    <w:p w14:paraId="19FDAFF9" w14:textId="77777777" w:rsidR="00EF4BD5" w:rsidRDefault="00EF4BD5">
      <w:pPr>
        <w:pStyle w:val="BodyText"/>
        <w:spacing w:before="10"/>
        <w:jc w:val="left"/>
        <w:rPr>
          <w:rFonts w:ascii="Arial"/>
          <w:sz w:val="4"/>
        </w:rPr>
      </w:pPr>
    </w:p>
    <w:p w14:paraId="3454912A" w14:textId="77777777" w:rsidR="00EF4BD5" w:rsidRDefault="00000000">
      <w:pPr>
        <w:ind w:left="157"/>
        <w:rPr>
          <w:rFonts w:ascii="Arial"/>
          <w:sz w:val="20"/>
        </w:rPr>
      </w:pPr>
      <w:r>
        <w:rPr>
          <w:rFonts w:ascii="Arial"/>
          <w:noProof/>
          <w:sz w:val="20"/>
        </w:rPr>
        <mc:AlternateContent>
          <mc:Choice Requires="wpg">
            <w:drawing>
              <wp:inline distT="0" distB="0" distL="0" distR="0" wp14:anchorId="37CB1161" wp14:editId="04667E8C">
                <wp:extent cx="5704840" cy="393065"/>
                <wp:effectExtent l="0" t="0" r="0" b="6985"/>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840" cy="393065"/>
                          <a:chOff x="0" y="0"/>
                          <a:chExt cx="5704840" cy="393065"/>
                        </a:xfrm>
                      </wpg:grpSpPr>
                      <wps:wsp>
                        <wps:cNvPr id="111" name="Graphic 111"/>
                        <wps:cNvSpPr/>
                        <wps:spPr>
                          <a:xfrm>
                            <a:off x="3722" y="3722"/>
                            <a:ext cx="5697220" cy="385445"/>
                          </a:xfrm>
                          <a:custGeom>
                            <a:avLst/>
                            <a:gdLst/>
                            <a:ahLst/>
                            <a:cxnLst/>
                            <a:rect l="l" t="t" r="r" b="b"/>
                            <a:pathLst>
                              <a:path w="5697220" h="385445">
                                <a:moveTo>
                                  <a:pt x="5696987" y="0"/>
                                </a:moveTo>
                                <a:lnTo>
                                  <a:pt x="0" y="0"/>
                                </a:lnTo>
                                <a:lnTo>
                                  <a:pt x="0" y="385102"/>
                                </a:lnTo>
                                <a:lnTo>
                                  <a:pt x="5696987" y="385102"/>
                                </a:lnTo>
                                <a:lnTo>
                                  <a:pt x="5696987" y="0"/>
                                </a:lnTo>
                                <a:close/>
                              </a:path>
                            </a:pathLst>
                          </a:custGeom>
                          <a:solidFill>
                            <a:srgbClr val="F4F7F9"/>
                          </a:solidFill>
                        </wps:spPr>
                        <wps:bodyPr wrap="square" lIns="0" tIns="0" rIns="0" bIns="0" rtlCol="0">
                          <a:prstTxWarp prst="textNoShape">
                            <a:avLst/>
                          </a:prstTxWarp>
                          <a:noAutofit/>
                        </wps:bodyPr>
                      </wps:wsp>
                      <wps:wsp>
                        <wps:cNvPr id="112" name="Graphic 112"/>
                        <wps:cNvSpPr/>
                        <wps:spPr>
                          <a:xfrm>
                            <a:off x="3722" y="3722"/>
                            <a:ext cx="5697220" cy="385445"/>
                          </a:xfrm>
                          <a:custGeom>
                            <a:avLst/>
                            <a:gdLst/>
                            <a:ahLst/>
                            <a:cxnLst/>
                            <a:rect l="l" t="t" r="r" b="b"/>
                            <a:pathLst>
                              <a:path w="5697220" h="385445">
                                <a:moveTo>
                                  <a:pt x="0" y="385102"/>
                                </a:moveTo>
                                <a:lnTo>
                                  <a:pt x="5696987" y="385102"/>
                                </a:lnTo>
                                <a:lnTo>
                                  <a:pt x="5696987" y="0"/>
                                </a:lnTo>
                                <a:lnTo>
                                  <a:pt x="0" y="0"/>
                                </a:lnTo>
                                <a:lnTo>
                                  <a:pt x="0" y="385102"/>
                                </a:lnTo>
                                <a:close/>
                              </a:path>
                            </a:pathLst>
                          </a:custGeom>
                          <a:ln w="7445">
                            <a:solidFill>
                              <a:srgbClr val="F4F7F9"/>
                            </a:solidFill>
                            <a:prstDash val="solid"/>
                          </a:ln>
                        </wps:spPr>
                        <wps:bodyPr wrap="square" lIns="0" tIns="0" rIns="0" bIns="0" rtlCol="0">
                          <a:prstTxWarp prst="textNoShape">
                            <a:avLst/>
                          </a:prstTxWarp>
                          <a:noAutofit/>
                        </wps:bodyPr>
                      </wps:wsp>
                      <wps:wsp>
                        <wps:cNvPr id="113" name="Graphic 113"/>
                        <wps:cNvSpPr/>
                        <wps:spPr>
                          <a:xfrm>
                            <a:off x="2591093" y="88807"/>
                            <a:ext cx="749300" cy="215265"/>
                          </a:xfrm>
                          <a:custGeom>
                            <a:avLst/>
                            <a:gdLst/>
                            <a:ahLst/>
                            <a:cxnLst/>
                            <a:rect l="l" t="t" r="r" b="b"/>
                            <a:pathLst>
                              <a:path w="749300" h="215265">
                                <a:moveTo>
                                  <a:pt x="305955" y="0"/>
                                </a:moveTo>
                                <a:lnTo>
                                  <a:pt x="0" y="0"/>
                                </a:lnTo>
                                <a:lnTo>
                                  <a:pt x="0" y="214947"/>
                                </a:lnTo>
                                <a:lnTo>
                                  <a:pt x="305955" y="214947"/>
                                </a:lnTo>
                                <a:lnTo>
                                  <a:pt x="305955" y="0"/>
                                </a:lnTo>
                                <a:close/>
                              </a:path>
                              <a:path w="749300" h="215265">
                                <a:moveTo>
                                  <a:pt x="749046" y="0"/>
                                </a:moveTo>
                                <a:lnTo>
                                  <a:pt x="443103" y="0"/>
                                </a:lnTo>
                                <a:lnTo>
                                  <a:pt x="443103" y="214947"/>
                                </a:lnTo>
                                <a:lnTo>
                                  <a:pt x="749046" y="214947"/>
                                </a:lnTo>
                                <a:lnTo>
                                  <a:pt x="749046" y="0"/>
                                </a:lnTo>
                                <a:close/>
                              </a:path>
                            </a:pathLst>
                          </a:custGeom>
                          <a:solidFill>
                            <a:srgbClr val="F2F4F4"/>
                          </a:solidFill>
                        </wps:spPr>
                        <wps:bodyPr wrap="square" lIns="0" tIns="0" rIns="0" bIns="0" rtlCol="0">
                          <a:prstTxWarp prst="textNoShape">
                            <a:avLst/>
                          </a:prstTxWarp>
                          <a:noAutofit/>
                        </wps:bodyPr>
                      </wps:wsp>
                      <wps:wsp>
                        <wps:cNvPr id="114" name="Graphic 114"/>
                        <wps:cNvSpPr/>
                        <wps:spPr>
                          <a:xfrm>
                            <a:off x="3722" y="3722"/>
                            <a:ext cx="5697220" cy="385445"/>
                          </a:xfrm>
                          <a:custGeom>
                            <a:avLst/>
                            <a:gdLst/>
                            <a:ahLst/>
                            <a:cxnLst/>
                            <a:rect l="l" t="t" r="r" b="b"/>
                            <a:pathLst>
                              <a:path w="5697220" h="385445">
                                <a:moveTo>
                                  <a:pt x="0" y="0"/>
                                </a:moveTo>
                                <a:lnTo>
                                  <a:pt x="5696987" y="0"/>
                                </a:lnTo>
                              </a:path>
                              <a:path w="5697220" h="385445">
                                <a:moveTo>
                                  <a:pt x="0" y="385102"/>
                                </a:moveTo>
                                <a:lnTo>
                                  <a:pt x="5696987" y="385102"/>
                                </a:lnTo>
                              </a:path>
                            </a:pathLst>
                          </a:custGeom>
                          <a:ln w="4467">
                            <a:solidFill>
                              <a:srgbClr val="DBE2E6"/>
                            </a:solidFill>
                            <a:prstDash val="solid"/>
                          </a:ln>
                        </wps:spPr>
                        <wps:bodyPr wrap="square" lIns="0" tIns="0" rIns="0" bIns="0" rtlCol="0">
                          <a:prstTxWarp prst="textNoShape">
                            <a:avLst/>
                          </a:prstTxWarp>
                          <a:noAutofit/>
                        </wps:bodyPr>
                      </wps:wsp>
                      <wps:wsp>
                        <wps:cNvPr id="115" name="Textbox 115"/>
                        <wps:cNvSpPr txBox="1"/>
                        <wps:spPr>
                          <a:xfrm>
                            <a:off x="56472" y="89549"/>
                            <a:ext cx="512445" cy="198755"/>
                          </a:xfrm>
                          <a:prstGeom prst="rect">
                            <a:avLst/>
                          </a:prstGeom>
                        </wps:spPr>
                        <wps:txbx>
                          <w:txbxContent>
                            <w:p w14:paraId="5A727294" w14:textId="77777777" w:rsidR="00EF4BD5" w:rsidRDefault="00000000">
                              <w:pPr>
                                <w:rPr>
                                  <w:rFonts w:ascii="Arial"/>
                                  <w:b/>
                                  <w:sz w:val="13"/>
                                </w:rPr>
                              </w:pPr>
                              <w:r>
                                <w:rPr>
                                  <w:rFonts w:ascii="Arial"/>
                                  <w:b/>
                                  <w:color w:val="173B49"/>
                                  <w:spacing w:val="-2"/>
                                  <w:w w:val="105"/>
                                  <w:sz w:val="13"/>
                                </w:rPr>
                                <w:t>Manalyzer</w:t>
                              </w:r>
                            </w:p>
                            <w:p w14:paraId="73A2853C" w14:textId="77777777" w:rsidR="00EF4BD5" w:rsidRDefault="00000000">
                              <w:pPr>
                                <w:spacing w:before="12"/>
                                <w:rPr>
                                  <w:rFonts w:ascii="Arial"/>
                                  <w:sz w:val="13"/>
                                </w:rPr>
                              </w:pPr>
                              <w:r>
                                <w:rPr>
                                  <w:rFonts w:ascii="Arial"/>
                                  <w:color w:val="173B49"/>
                                  <w:w w:val="105"/>
                                  <w:sz w:val="13"/>
                                </w:rPr>
                                <w:t>(Xu,</w:t>
                              </w:r>
                              <w:r>
                                <w:rPr>
                                  <w:rFonts w:ascii="Arial"/>
                                  <w:color w:val="173B49"/>
                                  <w:spacing w:val="-8"/>
                                  <w:w w:val="105"/>
                                  <w:sz w:val="13"/>
                                </w:rPr>
                                <w:t xml:space="preserve"> </w:t>
                              </w:r>
                              <w:r>
                                <w:rPr>
                                  <w:rFonts w:ascii="Arial"/>
                                  <w:color w:val="173B49"/>
                                  <w:spacing w:val="-2"/>
                                  <w:w w:val="105"/>
                                  <w:sz w:val="13"/>
                                </w:rPr>
                                <w:t>preprint)</w:t>
                              </w:r>
                            </w:p>
                          </w:txbxContent>
                        </wps:txbx>
                        <wps:bodyPr wrap="square" lIns="0" tIns="0" rIns="0" bIns="0" rtlCol="0">
                          <a:noAutofit/>
                        </wps:bodyPr>
                      </wps:wsp>
                      <wps:wsp>
                        <wps:cNvPr id="116" name="Textbox 116"/>
                        <wps:cNvSpPr txBox="1"/>
                        <wps:spPr>
                          <a:xfrm>
                            <a:off x="2711854" y="133702"/>
                            <a:ext cx="77470" cy="108585"/>
                          </a:xfrm>
                          <a:prstGeom prst="rect">
                            <a:avLst/>
                          </a:prstGeom>
                        </wps:spPr>
                        <wps:txbx>
                          <w:txbxContent>
                            <w:p w14:paraId="33F48DEE"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17" name="Textbox 117"/>
                        <wps:cNvSpPr txBox="1"/>
                        <wps:spPr>
                          <a:xfrm>
                            <a:off x="3154951" y="133702"/>
                            <a:ext cx="77470" cy="108585"/>
                          </a:xfrm>
                          <a:prstGeom prst="rect">
                            <a:avLst/>
                          </a:prstGeom>
                        </wps:spPr>
                        <wps:txbx>
                          <w:txbxContent>
                            <w:p w14:paraId="3524D5EB"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wps:txbx>
                        <wps:bodyPr wrap="square" lIns="0" tIns="0" rIns="0" bIns="0" rtlCol="0">
                          <a:noAutofit/>
                        </wps:bodyPr>
                      </wps:wsp>
                      <wps:wsp>
                        <wps:cNvPr id="118" name="Textbox 118"/>
                        <wps:cNvSpPr txBox="1"/>
                        <wps:spPr>
                          <a:xfrm>
                            <a:off x="3485218" y="36053"/>
                            <a:ext cx="2019935" cy="305435"/>
                          </a:xfrm>
                          <a:prstGeom prst="rect">
                            <a:avLst/>
                          </a:prstGeom>
                        </wps:spPr>
                        <wps:txbx>
                          <w:txbxContent>
                            <w:p w14:paraId="73C1B8D9" w14:textId="77777777" w:rsidR="00EF4BD5" w:rsidRDefault="00000000">
                              <w:pPr>
                                <w:spacing w:line="264" w:lineRule="auto"/>
                                <w:rPr>
                                  <w:rFonts w:ascii="Arial"/>
                                  <w:sz w:val="13"/>
                                </w:rPr>
                              </w:pPr>
                              <w:r>
                                <w:rPr>
                                  <w:rFonts w:ascii="Arial"/>
                                  <w:color w:val="2F424D"/>
                                  <w:w w:val="105"/>
                                  <w:sz w:val="13"/>
                                </w:rPr>
                                <w:t>729 papers across atmosphere, agriculture,</w:t>
                              </w:r>
                              <w:r>
                                <w:rPr>
                                  <w:rFonts w:ascii="Arial"/>
                                  <w:color w:val="2F424D"/>
                                  <w:spacing w:val="40"/>
                                  <w:w w:val="105"/>
                                  <w:sz w:val="13"/>
                                </w:rPr>
                                <w:t xml:space="preserve"> </w:t>
                              </w:r>
                              <w:r>
                                <w:rPr>
                                  <w:rFonts w:ascii="Arial"/>
                                  <w:color w:val="2F424D"/>
                                  <w:spacing w:val="-2"/>
                                  <w:w w:val="105"/>
                                  <w:sz w:val="13"/>
                                </w:rPr>
                                <w:t>environment; generates general analyses rather than</w:t>
                              </w:r>
                              <w:r>
                                <w:rPr>
                                  <w:rFonts w:ascii="Arial"/>
                                  <w:color w:val="2F424D"/>
                                  <w:spacing w:val="40"/>
                                  <w:w w:val="105"/>
                                  <w:sz w:val="13"/>
                                </w:rPr>
                                <w:t xml:space="preserve"> </w:t>
                              </w:r>
                              <w:r>
                                <w:rPr>
                                  <w:rFonts w:ascii="Arial"/>
                                  <w:color w:val="2F424D"/>
                                  <w:w w:val="105"/>
                                  <w:sz w:val="13"/>
                                </w:rPr>
                                <w:t>conventional effect-size pooling</w:t>
                              </w:r>
                            </w:p>
                          </w:txbxContent>
                        </wps:txbx>
                        <wps:bodyPr wrap="square" lIns="0" tIns="0" rIns="0" bIns="0" rtlCol="0">
                          <a:noAutofit/>
                        </wps:bodyPr>
                      </wps:wsp>
                      <wps:wsp>
                        <wps:cNvPr id="119" name="Textbox 119"/>
                        <wps:cNvSpPr txBox="1"/>
                        <wps:spPr>
                          <a:xfrm>
                            <a:off x="2148006" y="88802"/>
                            <a:ext cx="306070" cy="215265"/>
                          </a:xfrm>
                          <a:prstGeom prst="rect">
                            <a:avLst/>
                          </a:prstGeom>
                          <a:solidFill>
                            <a:srgbClr val="E4F0EF"/>
                          </a:solidFill>
                        </wps:spPr>
                        <wps:txbx>
                          <w:txbxContent>
                            <w:p w14:paraId="6A052E15"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120" name="Textbox 120"/>
                        <wps:cNvSpPr txBox="1"/>
                        <wps:spPr>
                          <a:xfrm>
                            <a:off x="1665344" y="88802"/>
                            <a:ext cx="306070" cy="215265"/>
                          </a:xfrm>
                          <a:prstGeom prst="rect">
                            <a:avLst/>
                          </a:prstGeom>
                          <a:solidFill>
                            <a:srgbClr val="E4F0EF"/>
                          </a:solidFill>
                        </wps:spPr>
                        <wps:txbx>
                          <w:txbxContent>
                            <w:p w14:paraId="383BEFCD"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s:wsp>
                        <wps:cNvPr id="121" name="Textbox 121"/>
                        <wps:cNvSpPr txBox="1"/>
                        <wps:spPr>
                          <a:xfrm>
                            <a:off x="1206418" y="88802"/>
                            <a:ext cx="306070" cy="215265"/>
                          </a:xfrm>
                          <a:prstGeom prst="rect">
                            <a:avLst/>
                          </a:prstGeom>
                          <a:solidFill>
                            <a:srgbClr val="E4F0EF"/>
                          </a:solidFill>
                        </wps:spPr>
                        <wps:txbx>
                          <w:txbxContent>
                            <w:p w14:paraId="29B2D8E2"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wpg:wgp>
                  </a:graphicData>
                </a:graphic>
              </wp:inline>
            </w:drawing>
          </mc:Choice>
          <mc:Fallback>
            <w:pict>
              <v:group w14:anchorId="37CB1161" id="Group 110" o:spid="_x0000_s1129" style="width:449.2pt;height:30.95pt;mso-position-horizontal-relative:char;mso-position-vertical-relative:line" coordsize="57048,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">
                <v:shape id="Graphic 111" o:spid="_x0000_s1130"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" path="m5696987,l,,,385102r5696987,l5696987,xe" fillcolor="#f4f7f9" stroked="f">
                  <v:path arrowok="t"/>
                </v:shape>
                <v:shape id="Graphic 112" o:spid="_x0000_s1131"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" path="m,385102r5696987,l5696987,,,,,385102xe" filled="f" strokecolor="#f4f7f9" strokeweight=".20681mm">
                  <v:path arrowok="t"/>
                </v:shape>
                <v:shape id="Graphic 113" o:spid="_x0000_s1132" style="position:absolute;left:25910;top:888;width:7493;height:2152;visibility:visible;mso-wrap-style:square;v-text-anchor:top" coordsize="74930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" path="m305955,l,,,214947r305955,l305955,xem749046,l443103,r,214947l749046,214947,749046,xe" fillcolor="#f2f4f4" stroked="f">
                  <v:path arrowok="t"/>
                </v:shape>
                <v:shape id="Graphic 114" o:spid="_x0000_s1133" style="position:absolute;left:37;top:37;width:56972;height:3854;visibility:visible;mso-wrap-style:square;v-text-anchor:top" coordsize="569722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" path="m,l5696987,em,385102r5696987,e" filled="f" strokecolor="#dbe2e6" strokeweight=".1241mm">
                  <v:path arrowok="t"/>
                </v:shape>
                <v:shape id="Textbox 115" o:spid="_x0000_s1134" type="#_x0000_t202" style="position:absolute;left:564;top:895;width:5125;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5A727294" w14:textId="77777777" w:rsidR="00EF4BD5" w:rsidRDefault="00000000">
                        <w:pPr>
                          <w:rPr>
                            <w:rFonts w:ascii="Arial"/>
                            <w:b/>
                            <w:sz w:val="13"/>
                          </w:rPr>
                        </w:pPr>
                        <w:r>
                          <w:rPr>
                            <w:rFonts w:ascii="Arial"/>
                            <w:b/>
                            <w:color w:val="173B49"/>
                            <w:spacing w:val="-2"/>
                            <w:w w:val="105"/>
                            <w:sz w:val="13"/>
                          </w:rPr>
                          <w:t>Manalyzer</w:t>
                        </w:r>
                      </w:p>
                      <w:p w14:paraId="73A2853C" w14:textId="77777777" w:rsidR="00EF4BD5" w:rsidRDefault="00000000">
                        <w:pPr>
                          <w:spacing w:before="12"/>
                          <w:rPr>
                            <w:rFonts w:ascii="Arial"/>
                            <w:sz w:val="13"/>
                          </w:rPr>
                        </w:pPr>
                        <w:r>
                          <w:rPr>
                            <w:rFonts w:ascii="Arial"/>
                            <w:color w:val="173B49"/>
                            <w:w w:val="105"/>
                            <w:sz w:val="13"/>
                          </w:rPr>
                          <w:t>(Xu,</w:t>
                        </w:r>
                        <w:r>
                          <w:rPr>
                            <w:rFonts w:ascii="Arial"/>
                            <w:color w:val="173B49"/>
                            <w:spacing w:val="-8"/>
                            <w:w w:val="105"/>
                            <w:sz w:val="13"/>
                          </w:rPr>
                          <w:t xml:space="preserve"> </w:t>
                        </w:r>
                        <w:r>
                          <w:rPr>
                            <w:rFonts w:ascii="Arial"/>
                            <w:color w:val="173B49"/>
                            <w:spacing w:val="-2"/>
                            <w:w w:val="105"/>
                            <w:sz w:val="13"/>
                          </w:rPr>
                          <w:t>preprint)</w:t>
                        </w:r>
                      </w:p>
                    </w:txbxContent>
                  </v:textbox>
                </v:shape>
                <v:shape id="Textbox 116" o:spid="_x0000_s1135" type="#_x0000_t202" style="position:absolute;left:27118;top:1337;width:77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3F48DEE"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v:textbox>
                </v:shape>
                <v:shape id="Textbox 117" o:spid="_x0000_s1136" type="#_x0000_t202" style="position:absolute;left:31549;top:1337;width:77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3524D5EB" w14:textId="77777777" w:rsidR="00EF4BD5" w:rsidRDefault="00000000">
                        <w:pPr>
                          <w:spacing w:line="170" w:lineRule="exact"/>
                          <w:rPr>
                            <w:rFonts w:ascii="Arial"/>
                            <w:b/>
                            <w:sz w:val="15"/>
                          </w:rPr>
                        </w:pPr>
                        <w:r>
                          <w:rPr>
                            <w:rFonts w:ascii="Arial"/>
                            <w:b/>
                            <w:color w:val="859099"/>
                            <w:spacing w:val="-2"/>
                            <w:sz w:val="15"/>
                          </w:rPr>
                          <w:t>-</w:t>
                        </w:r>
                        <w:r>
                          <w:rPr>
                            <w:rFonts w:ascii="Arial"/>
                            <w:b/>
                            <w:color w:val="859099"/>
                            <w:sz w:val="15"/>
                          </w:rPr>
                          <w:t>-</w:t>
                        </w:r>
                      </w:p>
                    </w:txbxContent>
                  </v:textbox>
                </v:shape>
                <v:shape id="Textbox 118" o:spid="_x0000_s1137" type="#_x0000_t202" style="position:absolute;left:34852;top:360;width:20199;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73C1B8D9" w14:textId="77777777" w:rsidR="00EF4BD5" w:rsidRDefault="00000000">
                        <w:pPr>
                          <w:spacing w:line="264" w:lineRule="auto"/>
                          <w:rPr>
                            <w:rFonts w:ascii="Arial"/>
                            <w:sz w:val="13"/>
                          </w:rPr>
                        </w:pPr>
                        <w:r>
                          <w:rPr>
                            <w:rFonts w:ascii="Arial"/>
                            <w:color w:val="2F424D"/>
                            <w:w w:val="105"/>
                            <w:sz w:val="13"/>
                          </w:rPr>
                          <w:t>729 papers across atmosphere, agriculture,</w:t>
                        </w:r>
                        <w:r>
                          <w:rPr>
                            <w:rFonts w:ascii="Arial"/>
                            <w:color w:val="2F424D"/>
                            <w:spacing w:val="40"/>
                            <w:w w:val="105"/>
                            <w:sz w:val="13"/>
                          </w:rPr>
                          <w:t xml:space="preserve"> </w:t>
                        </w:r>
                        <w:r>
                          <w:rPr>
                            <w:rFonts w:ascii="Arial"/>
                            <w:color w:val="2F424D"/>
                            <w:spacing w:val="-2"/>
                            <w:w w:val="105"/>
                            <w:sz w:val="13"/>
                          </w:rPr>
                          <w:t>environment; generates general analyses rather than</w:t>
                        </w:r>
                        <w:r>
                          <w:rPr>
                            <w:rFonts w:ascii="Arial"/>
                            <w:color w:val="2F424D"/>
                            <w:spacing w:val="40"/>
                            <w:w w:val="105"/>
                            <w:sz w:val="13"/>
                          </w:rPr>
                          <w:t xml:space="preserve"> </w:t>
                        </w:r>
                        <w:r>
                          <w:rPr>
                            <w:rFonts w:ascii="Arial"/>
                            <w:color w:val="2F424D"/>
                            <w:w w:val="105"/>
                            <w:sz w:val="13"/>
                          </w:rPr>
                          <w:t>conventional effect-size pooling</w:t>
                        </w:r>
                      </w:p>
                    </w:txbxContent>
                  </v:textbox>
                </v:shape>
                <v:shape id="Textbox 119" o:spid="_x0000_s1138" type="#_x0000_t202" style="position:absolute;left:21480;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" fillcolor="#e4f0ef" stroked="f">
                  <v:textbox inset="0,0,0,0">
                    <w:txbxContent>
                      <w:p w14:paraId="6A052E15"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120" o:spid="_x0000_s1139" type="#_x0000_t202" style="position:absolute;left:16653;top:888;width:306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" fillcolor="#e4f0ef" stroked="f">
                  <v:textbox inset="0,0,0,0">
                    <w:txbxContent>
                      <w:p w14:paraId="383BEFCD"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v:shape id="Textbox 121" o:spid="_x0000_s1140" type="#_x0000_t202" style="position:absolute;left:12064;top:888;width:306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" fillcolor="#e4f0ef" stroked="f">
                  <v:textbox inset="0,0,0,0">
                    <w:txbxContent>
                      <w:p w14:paraId="29B2D8E2" w14:textId="77777777" w:rsidR="00EF4BD5" w:rsidRDefault="00000000">
                        <w:pPr>
                          <w:spacing w:before="68"/>
                          <w:jc w:val="center"/>
                          <w:rPr>
                            <w:rFonts w:ascii="Arial"/>
                            <w:b/>
                            <w:color w:val="000000"/>
                            <w:sz w:val="15"/>
                          </w:rPr>
                        </w:pPr>
                        <w:r>
                          <w:rPr>
                            <w:rFonts w:ascii="Arial"/>
                            <w:b/>
                            <w:color w:val="1D675E"/>
                            <w:spacing w:val="-10"/>
                            <w:sz w:val="15"/>
                          </w:rPr>
                          <w:t>Y</w:t>
                        </w:r>
                      </w:p>
                    </w:txbxContent>
                  </v:textbox>
                </v:shape>
                <w10:anchorlock/>
              </v:group>
            </w:pict>
          </mc:Fallback>
        </mc:AlternateContent>
      </w:r>
    </w:p>
    <w:p w14:paraId="2B51CA75" w14:textId="77777777" w:rsidR="00EF4BD5" w:rsidRDefault="00EF4BD5">
      <w:pPr>
        <w:rPr>
          <w:rFonts w:ascii="Arial"/>
          <w:sz w:val="20"/>
        </w:rPr>
        <w:sectPr w:rsidR="00EF4BD5">
          <w:type w:val="continuous"/>
          <w:pgSz w:w="11910" w:h="16840"/>
          <w:pgMar w:top="1920" w:right="1133" w:bottom="860" w:left="1133" w:header="0" w:footer="678" w:gutter="0"/>
          <w:cols w:space="720"/>
        </w:sectPr>
      </w:pPr>
    </w:p>
    <w:p w14:paraId="7BD0A7F1" w14:textId="77777777" w:rsidR="00EF4BD5" w:rsidRDefault="00000000">
      <w:pPr>
        <w:spacing w:before="95"/>
        <w:ind w:left="247"/>
        <w:rPr>
          <w:rFonts w:ascii="Arial"/>
          <w:b/>
          <w:sz w:val="13"/>
        </w:rPr>
      </w:pPr>
      <w:r>
        <w:rPr>
          <w:rFonts w:ascii="Arial"/>
          <w:b/>
          <w:noProof/>
          <w:sz w:val="13"/>
        </w:rPr>
        <mc:AlternateContent>
          <mc:Choice Requires="wps">
            <w:drawing>
              <wp:anchor distT="0" distB="0" distL="0" distR="0" simplePos="0" relativeHeight="15740416" behindDoc="0" locked="0" layoutInCell="1" allowOverlap="1" wp14:anchorId="6B117F33" wp14:editId="1949A62A">
                <wp:simplePos x="0" y="0"/>
                <wp:positionH relativeFrom="page">
                  <wp:posOffset>3854041</wp:posOffset>
                </wp:positionH>
                <wp:positionV relativeFrom="paragraph">
                  <wp:posOffset>-710823</wp:posOffset>
                </wp:positionV>
                <wp:extent cx="306070" cy="21526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552C30C7"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6B117F33" id="Textbox 122" o:spid="_x0000_s1141" type="#_x0000_t202" style="position:absolute;left:0;text-align:left;margin-left:303.45pt;margin-top:-55.95pt;width:24.1pt;height:16.9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" fillcolor="#f2f4f4" stroked="f">
                <v:textbox inset="0,0,0,0">
                  <w:txbxContent>
                    <w:p w14:paraId="552C30C7"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noProof/>
          <w:sz w:val="13"/>
        </w:rPr>
        <mc:AlternateContent>
          <mc:Choice Requires="wps">
            <w:drawing>
              <wp:anchor distT="0" distB="0" distL="0" distR="0" simplePos="0" relativeHeight="15740928" behindDoc="0" locked="0" layoutInCell="1" allowOverlap="1" wp14:anchorId="39785C9E" wp14:editId="5985FE8D">
                <wp:simplePos x="0" y="0"/>
                <wp:positionH relativeFrom="page">
                  <wp:posOffset>3410937</wp:posOffset>
                </wp:positionH>
                <wp:positionV relativeFrom="paragraph">
                  <wp:posOffset>-710823</wp:posOffset>
                </wp:positionV>
                <wp:extent cx="306070" cy="21526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2207AA50"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39785C9E" id="Textbox 123" o:spid="_x0000_s1142" type="#_x0000_t202" style="position:absolute;left:0;text-align:left;margin-left:268.6pt;margin-top:-55.95pt;width:24.1pt;height:16.9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" fillcolor="#f2f4f4" stroked="f">
                <v:textbox inset="0,0,0,0">
                  <w:txbxContent>
                    <w:p w14:paraId="2207AA50"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noProof/>
          <w:sz w:val="13"/>
        </w:rPr>
        <mc:AlternateContent>
          <mc:Choice Requires="wps">
            <w:drawing>
              <wp:anchor distT="0" distB="0" distL="0" distR="0" simplePos="0" relativeHeight="15741440" behindDoc="0" locked="0" layoutInCell="1" allowOverlap="1" wp14:anchorId="0483494F" wp14:editId="3BA00642">
                <wp:simplePos x="0" y="0"/>
                <wp:positionH relativeFrom="page">
                  <wp:posOffset>2967840</wp:posOffset>
                </wp:positionH>
                <wp:positionV relativeFrom="paragraph">
                  <wp:posOffset>-710823</wp:posOffset>
                </wp:positionV>
                <wp:extent cx="306070" cy="21526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57A83CCC"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0483494F" id="Textbox 124" o:spid="_x0000_s1143" type="#_x0000_t202" style="position:absolute;left:0;text-align:left;margin-left:233.7pt;margin-top:-55.95pt;width:24.1pt;height:16.9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" fillcolor="#f2f4f4" stroked="f">
                <v:textbox inset="0,0,0,0">
                  <w:txbxContent>
                    <w:p w14:paraId="57A83CCC"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noProof/>
          <w:sz w:val="13"/>
        </w:rPr>
        <mc:AlternateContent>
          <mc:Choice Requires="wps">
            <w:drawing>
              <wp:anchor distT="0" distB="0" distL="0" distR="0" simplePos="0" relativeHeight="15741952" behindDoc="0" locked="0" layoutInCell="1" allowOverlap="1" wp14:anchorId="051CF26A" wp14:editId="428C7738">
                <wp:simplePos x="0" y="0"/>
                <wp:positionH relativeFrom="page">
                  <wp:posOffset>2485178</wp:posOffset>
                </wp:positionH>
                <wp:positionV relativeFrom="paragraph">
                  <wp:posOffset>-710823</wp:posOffset>
                </wp:positionV>
                <wp:extent cx="306070" cy="21526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3AB74EDC"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051CF26A" id="Textbox 125" o:spid="_x0000_s1144" type="#_x0000_t202" style="position:absolute;left:0;text-align:left;margin-left:195.7pt;margin-top:-55.95pt;width:24.1pt;height:16.9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" fillcolor="#e4f0ef" stroked="f">
                <v:textbox inset="0,0,0,0">
                  <w:txbxContent>
                    <w:p w14:paraId="3AB74EDC"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noProof/>
          <w:sz w:val="13"/>
        </w:rPr>
        <mc:AlternateContent>
          <mc:Choice Requires="wps">
            <w:drawing>
              <wp:anchor distT="0" distB="0" distL="0" distR="0" simplePos="0" relativeHeight="15742464" behindDoc="0" locked="0" layoutInCell="1" allowOverlap="1" wp14:anchorId="21C6675A" wp14:editId="5377B086">
                <wp:simplePos x="0" y="0"/>
                <wp:positionH relativeFrom="page">
                  <wp:posOffset>2026252</wp:posOffset>
                </wp:positionH>
                <wp:positionV relativeFrom="paragraph">
                  <wp:posOffset>-710823</wp:posOffset>
                </wp:positionV>
                <wp:extent cx="306070" cy="21526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F2F4F4"/>
                        </a:solidFill>
                      </wps:spPr>
                      <wps:txbx>
                        <w:txbxContent>
                          <w:p w14:paraId="668B4A34" w14:textId="77777777" w:rsidR="00EF4BD5" w:rsidRDefault="00000000">
                            <w:pPr>
                              <w:spacing w:before="68"/>
                              <w:jc w:val="center"/>
                              <w:rPr>
                                <w:rFonts w:ascii="Arial"/>
                                <w:b/>
                                <w:color w:val="000000"/>
                                <w:sz w:val="15"/>
                              </w:rPr>
                            </w:pPr>
                            <w:r>
                              <w:rPr>
                                <w:rFonts w:ascii="Arial"/>
                                <w:b/>
                                <w:color w:val="859099"/>
                                <w:spacing w:val="-2"/>
                                <w:sz w:val="15"/>
                              </w:rPr>
                              <w:t>--</w:t>
                            </w:r>
                          </w:p>
                        </w:txbxContent>
                      </wps:txbx>
                      <wps:bodyPr wrap="square" lIns="0" tIns="0" rIns="0" bIns="0" rtlCol="0">
                        <a:noAutofit/>
                      </wps:bodyPr>
                    </wps:wsp>
                  </a:graphicData>
                </a:graphic>
              </wp:anchor>
            </w:drawing>
          </mc:Choice>
          <mc:Fallback>
            <w:pict>
              <v:shape w14:anchorId="21C6675A" id="Textbox 126" o:spid="_x0000_s1145" type="#_x0000_t202" style="position:absolute;left:0;text-align:left;margin-left:159.55pt;margin-top:-55.95pt;width:24.1pt;height:16.9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" fillcolor="#f2f4f4" stroked="f">
                <v:textbox inset="0,0,0,0">
                  <w:txbxContent>
                    <w:p w14:paraId="668B4A34" w14:textId="77777777" w:rsidR="00EF4BD5" w:rsidRDefault="00000000">
                      <w:pPr>
                        <w:spacing w:before="68"/>
                        <w:jc w:val="center"/>
                        <w:rPr>
                          <w:rFonts w:ascii="Arial"/>
                          <w:b/>
                          <w:color w:val="000000"/>
                          <w:sz w:val="15"/>
                        </w:rPr>
                      </w:pPr>
                      <w:r>
                        <w:rPr>
                          <w:rFonts w:ascii="Arial"/>
                          <w:b/>
                          <w:color w:val="859099"/>
                          <w:spacing w:val="-2"/>
                          <w:sz w:val="15"/>
                        </w:rPr>
                        <w:t>--</w:t>
                      </w:r>
                    </w:p>
                  </w:txbxContent>
                </v:textbox>
                <w10:wrap anchorx="page"/>
              </v:shape>
            </w:pict>
          </mc:Fallback>
        </mc:AlternateContent>
      </w:r>
      <w:r>
        <w:rPr>
          <w:rFonts w:ascii="Arial"/>
          <w:b/>
          <w:color w:val="173B49"/>
          <w:sz w:val="13"/>
        </w:rPr>
        <w:t>meta-</w:t>
      </w:r>
      <w:r>
        <w:rPr>
          <w:rFonts w:ascii="Arial"/>
          <w:b/>
          <w:color w:val="173B49"/>
          <w:spacing w:val="-4"/>
          <w:sz w:val="13"/>
        </w:rPr>
        <w:t>pipe</w:t>
      </w:r>
    </w:p>
    <w:p w14:paraId="0EC7C6A9" w14:textId="77777777" w:rsidR="00EF4BD5" w:rsidRDefault="00000000">
      <w:pPr>
        <w:spacing w:before="12"/>
        <w:ind w:left="247"/>
        <w:rPr>
          <w:rFonts w:ascii="Arial"/>
          <w:sz w:val="13"/>
        </w:rPr>
      </w:pPr>
      <w:r>
        <w:rPr>
          <w:rFonts w:ascii="Arial"/>
          <w:color w:val="173B49"/>
          <w:w w:val="105"/>
          <w:sz w:val="13"/>
        </w:rPr>
        <w:t>(Lin,</w:t>
      </w:r>
      <w:r>
        <w:rPr>
          <w:rFonts w:ascii="Arial"/>
          <w:color w:val="173B49"/>
          <w:spacing w:val="-9"/>
          <w:w w:val="105"/>
          <w:sz w:val="13"/>
        </w:rPr>
        <w:t xml:space="preserve"> </w:t>
      </w:r>
      <w:r>
        <w:rPr>
          <w:rFonts w:ascii="Arial"/>
          <w:color w:val="173B49"/>
          <w:spacing w:val="-2"/>
          <w:w w:val="105"/>
          <w:sz w:val="13"/>
        </w:rPr>
        <w:t>preprint)</w:t>
      </w:r>
    </w:p>
    <w:p w14:paraId="211CE97C" w14:textId="77777777" w:rsidR="00EF4BD5" w:rsidRDefault="00000000">
      <w:pPr>
        <w:spacing w:before="93" w:line="264" w:lineRule="auto"/>
        <w:ind w:left="247" w:right="974"/>
        <w:rPr>
          <w:rFonts w:ascii="Arial"/>
          <w:sz w:val="13"/>
        </w:rPr>
      </w:pPr>
      <w:r>
        <w:br w:type="column"/>
      </w:r>
      <w:r>
        <w:rPr>
          <w:rFonts w:ascii="Arial"/>
          <w:color w:val="2F424D"/>
          <w:spacing w:val="-2"/>
          <w:w w:val="105"/>
          <w:sz w:val="13"/>
        </w:rPr>
        <w:t>Implemented architecture; no empirical validation</w:t>
      </w:r>
      <w:r>
        <w:rPr>
          <w:rFonts w:ascii="Arial"/>
          <w:color w:val="2F424D"/>
          <w:spacing w:val="40"/>
          <w:w w:val="105"/>
          <w:sz w:val="13"/>
        </w:rPr>
        <w:t xml:space="preserve"> </w:t>
      </w:r>
      <w:r>
        <w:rPr>
          <w:rFonts w:ascii="Arial"/>
          <w:color w:val="2F424D"/>
          <w:w w:val="105"/>
          <w:sz w:val="13"/>
        </w:rPr>
        <w:t>data; five mandatory human decision points</w:t>
      </w:r>
    </w:p>
    <w:p w14:paraId="6D35F457" w14:textId="77777777" w:rsidR="00EF4BD5" w:rsidRDefault="00EF4BD5">
      <w:pPr>
        <w:spacing w:line="264" w:lineRule="auto"/>
        <w:rPr>
          <w:rFonts w:ascii="Arial"/>
          <w:sz w:val="13"/>
        </w:rPr>
        <w:sectPr w:rsidR="00EF4BD5">
          <w:type w:val="continuous"/>
          <w:pgSz w:w="11910" w:h="16840"/>
          <w:pgMar w:top="1920" w:right="1133" w:bottom="860" w:left="1133" w:header="0" w:footer="678" w:gutter="0"/>
          <w:cols w:num="2" w:space="720" w:equalWidth="0">
            <w:col w:w="1089" w:space="4311"/>
            <w:col w:w="4244"/>
          </w:cols>
        </w:sectPr>
      </w:pPr>
    </w:p>
    <w:p w14:paraId="49EB9395" w14:textId="77777777" w:rsidR="00EF4BD5" w:rsidRDefault="00EF4BD5">
      <w:pPr>
        <w:pStyle w:val="BodyText"/>
        <w:spacing w:before="6"/>
        <w:jc w:val="left"/>
        <w:rPr>
          <w:rFonts w:ascii="Arial"/>
          <w:sz w:val="12"/>
        </w:rPr>
      </w:pPr>
    </w:p>
    <w:p w14:paraId="6D899D35" w14:textId="77777777" w:rsidR="00EF4BD5" w:rsidRDefault="00000000">
      <w:pPr>
        <w:spacing w:line="20" w:lineRule="exact"/>
        <w:ind w:left="163"/>
        <w:rPr>
          <w:rFonts w:ascii="Arial"/>
          <w:sz w:val="2"/>
        </w:rPr>
      </w:pPr>
      <w:r>
        <w:rPr>
          <w:rFonts w:ascii="Arial"/>
          <w:noProof/>
          <w:sz w:val="2"/>
        </w:rPr>
        <mc:AlternateContent>
          <mc:Choice Requires="wpg">
            <w:drawing>
              <wp:inline distT="0" distB="0" distL="0" distR="0" wp14:anchorId="31BBF3CD" wp14:editId="1284C143">
                <wp:extent cx="5697220" cy="5080"/>
                <wp:effectExtent l="9525" t="0" r="0" b="4445"/>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5080"/>
                          <a:chOff x="0" y="0"/>
                          <a:chExt cx="5697220" cy="5080"/>
                        </a:xfrm>
                      </wpg:grpSpPr>
                      <wps:wsp>
                        <wps:cNvPr id="128" name="Graphic 128"/>
                        <wps:cNvSpPr/>
                        <wps:spPr>
                          <a:xfrm>
                            <a:off x="0" y="2233"/>
                            <a:ext cx="5697220" cy="1270"/>
                          </a:xfrm>
                          <a:custGeom>
                            <a:avLst/>
                            <a:gdLst/>
                            <a:ahLst/>
                            <a:cxnLst/>
                            <a:rect l="l" t="t" r="r" b="b"/>
                            <a:pathLst>
                              <a:path w="5697220">
                                <a:moveTo>
                                  <a:pt x="0" y="0"/>
                                </a:moveTo>
                                <a:lnTo>
                                  <a:pt x="5696987" y="0"/>
                                </a:lnTo>
                              </a:path>
                            </a:pathLst>
                          </a:custGeom>
                          <a:ln w="4467">
                            <a:solidFill>
                              <a:srgbClr val="DBE2E6"/>
                            </a:solidFill>
                            <a:prstDash val="solid"/>
                          </a:ln>
                        </wps:spPr>
                        <wps:bodyPr wrap="square" lIns="0" tIns="0" rIns="0" bIns="0" rtlCol="0">
                          <a:prstTxWarp prst="textNoShape">
                            <a:avLst/>
                          </a:prstTxWarp>
                          <a:noAutofit/>
                        </wps:bodyPr>
                      </wps:wsp>
                    </wpg:wgp>
                  </a:graphicData>
                </a:graphic>
              </wp:inline>
            </w:drawing>
          </mc:Choice>
          <mc:Fallback>
            <w:pict>
              <v:group w14:anchorId="7072F0F4" id="Group 127" o:spid="_x0000_s1026" style="width:448.6pt;height:.4pt;mso-position-horizontal-relative:char;mso-position-vertical-relative:line" coordsize="5697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">
                <v:shape id="Graphic 128" o:spid="_x0000_s1027" style="position:absolute;top:22;width:56972;height:13;visibility:visible;mso-wrap-style:square;v-text-anchor:top" coordsize="569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" path="m,l5696987,e" filled="f" strokecolor="#dbe2e6" strokeweight=".1241mm">
                  <v:path arrowok="t"/>
                </v:shape>
                <w10:anchorlock/>
              </v:group>
            </w:pict>
          </mc:Fallback>
        </mc:AlternateContent>
      </w:r>
    </w:p>
    <w:p w14:paraId="5360F18A" w14:textId="77777777" w:rsidR="00EF4BD5" w:rsidRDefault="00EF4BD5">
      <w:pPr>
        <w:pStyle w:val="BodyText"/>
        <w:spacing w:before="1"/>
        <w:jc w:val="left"/>
        <w:rPr>
          <w:rFonts w:ascii="Arial"/>
          <w:sz w:val="12"/>
        </w:rPr>
      </w:pPr>
    </w:p>
    <w:p w14:paraId="491F1B91" w14:textId="77777777" w:rsidR="00EF4BD5" w:rsidRDefault="00000000">
      <w:pPr>
        <w:tabs>
          <w:tab w:val="left" w:pos="2888"/>
          <w:tab w:val="left" w:pos="6851"/>
        </w:tabs>
        <w:ind w:left="247"/>
        <w:rPr>
          <w:rFonts w:ascii="Arial"/>
          <w:sz w:val="12"/>
        </w:rPr>
      </w:pPr>
      <w:r>
        <w:rPr>
          <w:rFonts w:ascii="Arial"/>
          <w:noProof/>
          <w:sz w:val="12"/>
        </w:rPr>
        <mc:AlternateContent>
          <mc:Choice Requires="wps">
            <w:drawing>
              <wp:anchor distT="0" distB="0" distL="0" distR="0" simplePos="0" relativeHeight="15737856" behindDoc="0" locked="0" layoutInCell="1" allowOverlap="1" wp14:anchorId="09F6ED40" wp14:editId="60F875C8">
                <wp:simplePos x="0" y="0"/>
                <wp:positionH relativeFrom="page">
                  <wp:posOffset>3854041</wp:posOffset>
                </wp:positionH>
                <wp:positionV relativeFrom="paragraph">
                  <wp:posOffset>-400978</wp:posOffset>
                </wp:positionV>
                <wp:extent cx="306070" cy="21526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120239F8"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09F6ED40" id="Textbox 129" o:spid="_x0000_s1146" type="#_x0000_t202" style="position:absolute;left:0;text-align:left;margin-left:303.45pt;margin-top:-31.55pt;width:24.1pt;height:16.9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" fillcolor="#e4f0ef" stroked="f">
                <v:textbox inset="0,0,0,0">
                  <w:txbxContent>
                    <w:p w14:paraId="120239F8"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noProof/>
          <w:sz w:val="12"/>
        </w:rPr>
        <mc:AlternateContent>
          <mc:Choice Requires="wps">
            <w:drawing>
              <wp:anchor distT="0" distB="0" distL="0" distR="0" simplePos="0" relativeHeight="15738368" behindDoc="0" locked="0" layoutInCell="1" allowOverlap="1" wp14:anchorId="36CB6913" wp14:editId="348ADB90">
                <wp:simplePos x="0" y="0"/>
                <wp:positionH relativeFrom="page">
                  <wp:posOffset>3410937</wp:posOffset>
                </wp:positionH>
                <wp:positionV relativeFrom="paragraph">
                  <wp:posOffset>-400978</wp:posOffset>
                </wp:positionV>
                <wp:extent cx="306070" cy="21526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33B92781"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36CB6913" id="Textbox 130" o:spid="_x0000_s1147" type="#_x0000_t202" style="position:absolute;left:0;text-align:left;margin-left:268.6pt;margin-top:-31.55pt;width:24.1pt;height:16.9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" fillcolor="#e4f0ef" stroked="f">
                <v:textbox inset="0,0,0,0">
                  <w:txbxContent>
                    <w:p w14:paraId="33B92781"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noProof/>
          <w:sz w:val="12"/>
        </w:rPr>
        <mc:AlternateContent>
          <mc:Choice Requires="wps">
            <w:drawing>
              <wp:anchor distT="0" distB="0" distL="0" distR="0" simplePos="0" relativeHeight="15738880" behindDoc="0" locked="0" layoutInCell="1" allowOverlap="1" wp14:anchorId="4E15FF19" wp14:editId="3CE84F7A">
                <wp:simplePos x="0" y="0"/>
                <wp:positionH relativeFrom="page">
                  <wp:posOffset>2967840</wp:posOffset>
                </wp:positionH>
                <wp:positionV relativeFrom="paragraph">
                  <wp:posOffset>-400978</wp:posOffset>
                </wp:positionV>
                <wp:extent cx="306070" cy="21526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203F4973"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4E15FF19" id="Textbox 131" o:spid="_x0000_s1148" type="#_x0000_t202" style="position:absolute;left:0;text-align:left;margin-left:233.7pt;margin-top:-31.55pt;width:24.1pt;height:16.9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" fillcolor="#e4f0ef" stroked="f">
                <v:textbox inset="0,0,0,0">
                  <w:txbxContent>
                    <w:p w14:paraId="203F4973"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noProof/>
          <w:sz w:val="12"/>
        </w:rPr>
        <mc:AlternateContent>
          <mc:Choice Requires="wps">
            <w:drawing>
              <wp:anchor distT="0" distB="0" distL="0" distR="0" simplePos="0" relativeHeight="15739392" behindDoc="0" locked="0" layoutInCell="1" allowOverlap="1" wp14:anchorId="373DDCA7" wp14:editId="5B46CAA2">
                <wp:simplePos x="0" y="0"/>
                <wp:positionH relativeFrom="page">
                  <wp:posOffset>2485178</wp:posOffset>
                </wp:positionH>
                <wp:positionV relativeFrom="paragraph">
                  <wp:posOffset>-400978</wp:posOffset>
                </wp:positionV>
                <wp:extent cx="306070" cy="21526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6A1C5B3A"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373DDCA7" id="Textbox 132" o:spid="_x0000_s1149" type="#_x0000_t202" style="position:absolute;left:0;text-align:left;margin-left:195.7pt;margin-top:-31.55pt;width:24.1pt;height:16.9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" fillcolor="#e4f0ef" stroked="f">
                <v:textbox inset="0,0,0,0">
                  <w:txbxContent>
                    <w:p w14:paraId="6A1C5B3A"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noProof/>
          <w:sz w:val="12"/>
        </w:rPr>
        <mc:AlternateContent>
          <mc:Choice Requires="wps">
            <w:drawing>
              <wp:anchor distT="0" distB="0" distL="0" distR="0" simplePos="0" relativeHeight="15739904" behindDoc="0" locked="0" layoutInCell="1" allowOverlap="1" wp14:anchorId="45D88C22" wp14:editId="1F84C1AE">
                <wp:simplePos x="0" y="0"/>
                <wp:positionH relativeFrom="page">
                  <wp:posOffset>2026252</wp:posOffset>
                </wp:positionH>
                <wp:positionV relativeFrom="paragraph">
                  <wp:posOffset>-400978</wp:posOffset>
                </wp:positionV>
                <wp:extent cx="306070" cy="21526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5265"/>
                        </a:xfrm>
                        <a:prstGeom prst="rect">
                          <a:avLst/>
                        </a:prstGeom>
                        <a:solidFill>
                          <a:srgbClr val="E4F0EF"/>
                        </a:solidFill>
                      </wps:spPr>
                      <wps:txbx>
                        <w:txbxContent>
                          <w:p w14:paraId="4EBC8E95" w14:textId="77777777" w:rsidR="00EF4BD5" w:rsidRDefault="00000000">
                            <w:pPr>
                              <w:spacing w:before="68"/>
                              <w:jc w:val="center"/>
                              <w:rPr>
                                <w:rFonts w:ascii="Arial"/>
                                <w:b/>
                                <w:color w:val="000000"/>
                                <w:sz w:val="15"/>
                              </w:rPr>
                            </w:pPr>
                            <w:r>
                              <w:rPr>
                                <w:rFonts w:ascii="Arial"/>
                                <w:b/>
                                <w:color w:val="1D675E"/>
                                <w:spacing w:val="-10"/>
                                <w:sz w:val="15"/>
                              </w:rPr>
                              <w:t>Y</w:t>
                            </w:r>
                          </w:p>
                        </w:txbxContent>
                      </wps:txbx>
                      <wps:bodyPr wrap="square" lIns="0" tIns="0" rIns="0" bIns="0" rtlCol="0">
                        <a:noAutofit/>
                      </wps:bodyPr>
                    </wps:wsp>
                  </a:graphicData>
                </a:graphic>
              </wp:anchor>
            </w:drawing>
          </mc:Choice>
          <mc:Fallback>
            <w:pict>
              <v:shape w14:anchorId="45D88C22" id="Textbox 133" o:spid="_x0000_s1150" type="#_x0000_t202" style="position:absolute;left:0;text-align:left;margin-left:159.55pt;margin-top:-31.55pt;width:24.1pt;height:16.9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" fillcolor="#e4f0ef" stroked="f">
                <v:textbox inset="0,0,0,0">
                  <w:txbxContent>
                    <w:p w14:paraId="4EBC8E95" w14:textId="77777777" w:rsidR="00EF4BD5" w:rsidRDefault="00000000">
                      <w:pPr>
                        <w:spacing w:before="68"/>
                        <w:jc w:val="center"/>
                        <w:rPr>
                          <w:rFonts w:ascii="Arial"/>
                          <w:b/>
                          <w:color w:val="000000"/>
                          <w:sz w:val="15"/>
                        </w:rPr>
                      </w:pPr>
                      <w:r>
                        <w:rPr>
                          <w:rFonts w:ascii="Arial"/>
                          <w:b/>
                          <w:color w:val="1D675E"/>
                          <w:spacing w:val="-10"/>
                          <w:sz w:val="15"/>
                        </w:rPr>
                        <w:t>Y</w:t>
                      </w:r>
                    </w:p>
                  </w:txbxContent>
                </v:textbox>
                <w10:wrap anchorx="page"/>
              </v:shape>
            </w:pict>
          </mc:Fallback>
        </mc:AlternateContent>
      </w:r>
      <w:r>
        <w:rPr>
          <w:rFonts w:ascii="Arial"/>
          <w:b/>
          <w:color w:val="1D675E"/>
          <w:spacing w:val="71"/>
          <w:sz w:val="12"/>
          <w:shd w:val="clear" w:color="auto" w:fill="E4F0EF"/>
        </w:rPr>
        <w:t xml:space="preserve"> </w:t>
      </w:r>
      <w:r>
        <w:rPr>
          <w:rFonts w:ascii="Arial"/>
          <w:b/>
          <w:color w:val="1D675E"/>
          <w:sz w:val="12"/>
          <w:shd w:val="clear" w:color="auto" w:fill="E4F0EF"/>
        </w:rPr>
        <w:t>Y</w:t>
      </w:r>
      <w:r>
        <w:rPr>
          <w:rFonts w:ascii="Arial"/>
          <w:b/>
          <w:color w:val="1D675E"/>
          <w:spacing w:val="72"/>
          <w:sz w:val="12"/>
          <w:shd w:val="clear" w:color="auto" w:fill="E4F0EF"/>
        </w:rPr>
        <w:t xml:space="preserve"> </w:t>
      </w:r>
      <w:r>
        <w:rPr>
          <w:rFonts w:ascii="Arial"/>
          <w:b/>
          <w:color w:val="1D675E"/>
          <w:spacing w:val="53"/>
          <w:sz w:val="12"/>
        </w:rPr>
        <w:t xml:space="preserve"> </w:t>
      </w:r>
      <w:r>
        <w:rPr>
          <w:rFonts w:ascii="Arial"/>
          <w:color w:val="2F424D"/>
          <w:sz w:val="12"/>
        </w:rPr>
        <w:t>Implemented</w:t>
      </w:r>
      <w:r>
        <w:rPr>
          <w:rFonts w:ascii="Arial"/>
          <w:color w:val="2F424D"/>
          <w:spacing w:val="2"/>
          <w:sz w:val="12"/>
        </w:rPr>
        <w:t xml:space="preserve"> </w:t>
      </w:r>
      <w:r>
        <w:rPr>
          <w:rFonts w:ascii="Arial"/>
          <w:color w:val="2F424D"/>
          <w:sz w:val="12"/>
        </w:rPr>
        <w:t>by</w:t>
      </w:r>
      <w:r>
        <w:rPr>
          <w:rFonts w:ascii="Arial"/>
          <w:color w:val="2F424D"/>
          <w:spacing w:val="2"/>
          <w:sz w:val="12"/>
        </w:rPr>
        <w:t xml:space="preserve"> </w:t>
      </w:r>
      <w:r>
        <w:rPr>
          <w:rFonts w:ascii="Arial"/>
          <w:color w:val="2F424D"/>
          <w:sz w:val="12"/>
        </w:rPr>
        <w:t>the</w:t>
      </w:r>
      <w:r>
        <w:rPr>
          <w:rFonts w:ascii="Arial"/>
          <w:color w:val="2F424D"/>
          <w:spacing w:val="2"/>
          <w:sz w:val="12"/>
        </w:rPr>
        <w:t xml:space="preserve"> </w:t>
      </w:r>
      <w:r>
        <w:rPr>
          <w:rFonts w:ascii="Arial"/>
          <w:color w:val="2F424D"/>
          <w:spacing w:val="-2"/>
          <w:sz w:val="12"/>
        </w:rPr>
        <w:t>system</w:t>
      </w:r>
      <w:r>
        <w:rPr>
          <w:rFonts w:ascii="Arial"/>
          <w:color w:val="2F424D"/>
          <w:sz w:val="12"/>
        </w:rPr>
        <w:tab/>
      </w:r>
      <w:r>
        <w:rPr>
          <w:rFonts w:ascii="Arial"/>
          <w:b/>
          <w:color w:val="855B12"/>
          <w:spacing w:val="80"/>
          <w:sz w:val="12"/>
          <w:shd w:val="clear" w:color="auto" w:fill="F7EBD4"/>
        </w:rPr>
        <w:t xml:space="preserve"> </w:t>
      </w:r>
      <w:r>
        <w:rPr>
          <w:rFonts w:ascii="Arial"/>
          <w:b/>
          <w:color w:val="855B12"/>
          <w:sz w:val="12"/>
          <w:shd w:val="clear" w:color="auto" w:fill="F7EBD4"/>
        </w:rPr>
        <w:t>H</w:t>
      </w:r>
      <w:r>
        <w:rPr>
          <w:rFonts w:ascii="Arial"/>
          <w:b/>
          <w:color w:val="855B12"/>
          <w:spacing w:val="80"/>
          <w:sz w:val="12"/>
          <w:shd w:val="clear" w:color="auto" w:fill="F7EBD4"/>
        </w:rPr>
        <w:t xml:space="preserve"> </w:t>
      </w:r>
      <w:r>
        <w:rPr>
          <w:rFonts w:ascii="Arial"/>
          <w:b/>
          <w:color w:val="855B12"/>
          <w:spacing w:val="66"/>
          <w:sz w:val="12"/>
        </w:rPr>
        <w:t xml:space="preserve"> </w:t>
      </w:r>
      <w:r>
        <w:rPr>
          <w:rFonts w:ascii="Arial"/>
          <w:color w:val="2F424D"/>
          <w:sz w:val="12"/>
        </w:rPr>
        <w:t>Human-performed</w:t>
      </w:r>
      <w:r>
        <w:rPr>
          <w:rFonts w:ascii="Arial"/>
          <w:color w:val="2F424D"/>
          <w:spacing w:val="6"/>
          <w:sz w:val="12"/>
        </w:rPr>
        <w:t xml:space="preserve"> </w:t>
      </w:r>
      <w:r>
        <w:rPr>
          <w:rFonts w:ascii="Arial"/>
          <w:color w:val="2F424D"/>
          <w:sz w:val="12"/>
        </w:rPr>
        <w:t>or</w:t>
      </w:r>
      <w:r>
        <w:rPr>
          <w:rFonts w:ascii="Arial"/>
          <w:color w:val="2F424D"/>
          <w:spacing w:val="6"/>
          <w:sz w:val="12"/>
        </w:rPr>
        <w:t xml:space="preserve"> </w:t>
      </w:r>
      <w:r>
        <w:rPr>
          <w:rFonts w:ascii="Arial"/>
          <w:color w:val="2F424D"/>
          <w:sz w:val="12"/>
        </w:rPr>
        <w:t>inherited</w:t>
      </w:r>
      <w:r>
        <w:rPr>
          <w:rFonts w:ascii="Arial"/>
          <w:color w:val="2F424D"/>
          <w:spacing w:val="6"/>
          <w:sz w:val="12"/>
        </w:rPr>
        <w:t xml:space="preserve"> </w:t>
      </w:r>
      <w:r>
        <w:rPr>
          <w:rFonts w:ascii="Arial"/>
          <w:color w:val="2F424D"/>
          <w:sz w:val="12"/>
        </w:rPr>
        <w:t>from</w:t>
      </w:r>
      <w:r>
        <w:rPr>
          <w:rFonts w:ascii="Arial"/>
          <w:color w:val="2F424D"/>
          <w:spacing w:val="6"/>
          <w:sz w:val="12"/>
        </w:rPr>
        <w:t xml:space="preserve"> </w:t>
      </w:r>
      <w:r>
        <w:rPr>
          <w:rFonts w:ascii="Arial"/>
          <w:color w:val="2F424D"/>
          <w:sz w:val="12"/>
        </w:rPr>
        <w:t>the</w:t>
      </w:r>
      <w:r>
        <w:rPr>
          <w:rFonts w:ascii="Arial"/>
          <w:color w:val="2F424D"/>
          <w:spacing w:val="6"/>
          <w:sz w:val="12"/>
        </w:rPr>
        <w:t xml:space="preserve"> </w:t>
      </w:r>
      <w:r>
        <w:rPr>
          <w:rFonts w:ascii="Arial"/>
          <w:color w:val="2F424D"/>
          <w:sz w:val="12"/>
        </w:rPr>
        <w:t>source</w:t>
      </w:r>
      <w:r>
        <w:rPr>
          <w:rFonts w:ascii="Arial"/>
          <w:color w:val="2F424D"/>
          <w:spacing w:val="6"/>
          <w:sz w:val="12"/>
        </w:rPr>
        <w:t xml:space="preserve"> </w:t>
      </w:r>
      <w:r>
        <w:rPr>
          <w:rFonts w:ascii="Arial"/>
          <w:color w:val="2F424D"/>
          <w:sz w:val="12"/>
        </w:rPr>
        <w:t>review</w:t>
      </w:r>
      <w:r>
        <w:rPr>
          <w:rFonts w:ascii="Arial"/>
          <w:color w:val="2F424D"/>
          <w:sz w:val="12"/>
        </w:rPr>
        <w:tab/>
      </w:r>
      <w:r>
        <w:rPr>
          <w:rFonts w:ascii="Arial"/>
          <w:b/>
          <w:color w:val="859099"/>
          <w:spacing w:val="80"/>
          <w:sz w:val="12"/>
          <w:shd w:val="clear" w:color="auto" w:fill="F2F4F4"/>
        </w:rPr>
        <w:t xml:space="preserve"> </w:t>
      </w:r>
      <w:r>
        <w:rPr>
          <w:rFonts w:ascii="Arial"/>
          <w:b/>
          <w:color w:val="859099"/>
          <w:sz w:val="12"/>
          <w:shd w:val="clear" w:color="auto" w:fill="F2F4F4"/>
        </w:rPr>
        <w:t>--</w:t>
      </w:r>
      <w:r>
        <w:rPr>
          <w:rFonts w:ascii="Arial"/>
          <w:b/>
          <w:color w:val="859099"/>
          <w:spacing w:val="80"/>
          <w:sz w:val="12"/>
          <w:shd w:val="clear" w:color="auto" w:fill="F2F4F4"/>
        </w:rPr>
        <w:t xml:space="preserve"> </w:t>
      </w:r>
      <w:r>
        <w:rPr>
          <w:rFonts w:ascii="Arial"/>
          <w:b/>
          <w:color w:val="859099"/>
          <w:spacing w:val="65"/>
          <w:sz w:val="12"/>
        </w:rPr>
        <w:t xml:space="preserve"> </w:t>
      </w:r>
      <w:r>
        <w:rPr>
          <w:rFonts w:ascii="Arial"/>
          <w:color w:val="2F424D"/>
          <w:sz w:val="12"/>
        </w:rPr>
        <w:t>Not implemented</w:t>
      </w:r>
    </w:p>
    <w:p w14:paraId="49715ABF" w14:textId="77777777" w:rsidR="00EF4BD5" w:rsidRDefault="00EF4BD5">
      <w:pPr>
        <w:pStyle w:val="BodyText"/>
        <w:jc w:val="left"/>
        <w:rPr>
          <w:rFonts w:ascii="Arial"/>
          <w:sz w:val="12"/>
        </w:rPr>
      </w:pPr>
    </w:p>
    <w:p w14:paraId="1CB33FC2" w14:textId="77777777" w:rsidR="00EF4BD5" w:rsidRDefault="00EF4BD5">
      <w:pPr>
        <w:pStyle w:val="BodyText"/>
        <w:jc w:val="left"/>
        <w:rPr>
          <w:rFonts w:ascii="Arial"/>
          <w:sz w:val="12"/>
        </w:rPr>
      </w:pPr>
    </w:p>
    <w:p w14:paraId="23A1BE4F" w14:textId="77777777" w:rsidR="00EF4BD5" w:rsidRDefault="00EF4BD5">
      <w:pPr>
        <w:pStyle w:val="BodyText"/>
        <w:spacing w:before="117"/>
        <w:jc w:val="left"/>
        <w:rPr>
          <w:rFonts w:ascii="Arial"/>
          <w:sz w:val="12"/>
        </w:rPr>
      </w:pPr>
    </w:p>
    <w:p w14:paraId="0F0EA575" w14:textId="77777777" w:rsidR="00EF4BD5" w:rsidRDefault="00000000">
      <w:pPr>
        <w:ind w:left="91" w:right="428"/>
        <w:jc w:val="both"/>
        <w:rPr>
          <w:rFonts w:ascii="Bookman Old Style"/>
          <w:sz w:val="16"/>
        </w:rPr>
      </w:pPr>
      <w:bookmarkStart w:id="9" w:name="_bookmark2"/>
      <w:bookmarkEnd w:id="9"/>
      <w:r>
        <w:rPr>
          <w:b/>
          <w:sz w:val="16"/>
        </w:rPr>
        <w:t>Fig. 2</w:t>
      </w:r>
      <w:r>
        <w:rPr>
          <w:b/>
          <w:spacing w:val="80"/>
          <w:sz w:val="16"/>
        </w:rPr>
        <w:t xml:space="preserve"> </w:t>
      </w:r>
      <w:r>
        <w:rPr>
          <w:b/>
          <w:sz w:val="16"/>
        </w:rPr>
        <w:t xml:space="preserve">Overview of LLM-based and agentic systems supporting systematic review and meta-analysis. </w:t>
      </w:r>
      <w:r>
        <w:rPr>
          <w:rFonts w:ascii="Bookman Old Style"/>
          <w:sz w:val="16"/>
        </w:rPr>
        <w:t xml:space="preserve">Systems </w:t>
      </w:r>
      <w:r>
        <w:rPr>
          <w:rFonts w:ascii="Bookman Old Style"/>
          <w:w w:val="90"/>
          <w:sz w:val="16"/>
        </w:rPr>
        <w:t xml:space="preserve">are compared across literature search and retrieval, screening, data extraction, risk-of-bias assessment, and statistical pooling. </w:t>
      </w:r>
      <w:r>
        <w:rPr>
          <w:rFonts w:ascii="Bookman Old Style"/>
          <w:spacing w:val="-4"/>
          <w:sz w:val="16"/>
        </w:rPr>
        <w:t>Statistical</w:t>
      </w:r>
      <w:r>
        <w:rPr>
          <w:rFonts w:ascii="Bookman Old Style"/>
          <w:spacing w:val="-5"/>
          <w:sz w:val="16"/>
        </w:rPr>
        <w:t xml:space="preserve"> </w:t>
      </w:r>
      <w:r>
        <w:rPr>
          <w:rFonts w:ascii="Bookman Old Style"/>
          <w:spacing w:val="-4"/>
          <w:sz w:val="16"/>
        </w:rPr>
        <w:t>pooling</w:t>
      </w:r>
      <w:r>
        <w:rPr>
          <w:rFonts w:ascii="Bookman Old Style"/>
          <w:spacing w:val="-5"/>
          <w:sz w:val="16"/>
        </w:rPr>
        <w:t xml:space="preserve"> </w:t>
      </w:r>
      <w:r>
        <w:rPr>
          <w:rFonts w:ascii="Bookman Old Style"/>
          <w:spacing w:val="-4"/>
          <w:sz w:val="16"/>
        </w:rPr>
        <w:t>refers</w:t>
      </w:r>
      <w:r>
        <w:rPr>
          <w:rFonts w:ascii="Bookman Old Style"/>
          <w:spacing w:val="-5"/>
          <w:sz w:val="16"/>
        </w:rPr>
        <w:t xml:space="preserve"> </w:t>
      </w:r>
      <w:r>
        <w:rPr>
          <w:rFonts w:ascii="Bookman Old Style"/>
          <w:spacing w:val="-4"/>
          <w:sz w:val="16"/>
        </w:rPr>
        <w:t>to</w:t>
      </w:r>
      <w:r>
        <w:rPr>
          <w:rFonts w:ascii="Bookman Old Style"/>
          <w:spacing w:val="-5"/>
          <w:sz w:val="16"/>
        </w:rPr>
        <w:t xml:space="preserve"> </w:t>
      </w:r>
      <w:r>
        <w:rPr>
          <w:rFonts w:ascii="Bookman Old Style"/>
          <w:spacing w:val="-4"/>
          <w:sz w:val="16"/>
        </w:rPr>
        <w:t>combining</w:t>
      </w:r>
      <w:r>
        <w:rPr>
          <w:rFonts w:ascii="Bookman Old Style"/>
          <w:spacing w:val="-5"/>
          <w:sz w:val="16"/>
        </w:rPr>
        <w:t xml:space="preserve"> </w:t>
      </w:r>
      <w:r>
        <w:rPr>
          <w:rFonts w:ascii="Bookman Old Style"/>
          <w:spacing w:val="-4"/>
          <w:sz w:val="16"/>
        </w:rPr>
        <w:t>study-level</w:t>
      </w:r>
      <w:r>
        <w:rPr>
          <w:rFonts w:ascii="Bookman Old Style"/>
          <w:spacing w:val="-5"/>
          <w:sz w:val="16"/>
        </w:rPr>
        <w:t xml:space="preserve"> </w:t>
      </w:r>
      <w:r>
        <w:rPr>
          <w:rFonts w:ascii="Bookman Old Style"/>
          <w:spacing w:val="-4"/>
          <w:sz w:val="16"/>
        </w:rPr>
        <w:t>effect</w:t>
      </w:r>
      <w:r>
        <w:rPr>
          <w:rFonts w:ascii="Bookman Old Style"/>
          <w:spacing w:val="-5"/>
          <w:sz w:val="16"/>
        </w:rPr>
        <w:t xml:space="preserve"> </w:t>
      </w:r>
      <w:r>
        <w:rPr>
          <w:rFonts w:ascii="Bookman Old Style"/>
          <w:spacing w:val="-4"/>
          <w:sz w:val="16"/>
        </w:rPr>
        <w:t>estimates</w:t>
      </w:r>
      <w:r>
        <w:rPr>
          <w:rFonts w:ascii="Bookman Old Style"/>
          <w:spacing w:val="-5"/>
          <w:sz w:val="16"/>
        </w:rPr>
        <w:t xml:space="preserve"> </w:t>
      </w:r>
      <w:r>
        <w:rPr>
          <w:rFonts w:ascii="Bookman Old Style"/>
          <w:spacing w:val="-4"/>
          <w:sz w:val="16"/>
        </w:rPr>
        <w:t>rather</w:t>
      </w:r>
      <w:r>
        <w:rPr>
          <w:rFonts w:ascii="Bookman Old Style"/>
          <w:spacing w:val="-5"/>
          <w:sz w:val="16"/>
        </w:rPr>
        <w:t xml:space="preserve"> </w:t>
      </w:r>
      <w:r>
        <w:rPr>
          <w:rFonts w:ascii="Bookman Old Style"/>
          <w:spacing w:val="-4"/>
          <w:sz w:val="16"/>
        </w:rPr>
        <w:t>than</w:t>
      </w:r>
      <w:r>
        <w:rPr>
          <w:rFonts w:ascii="Bookman Old Style"/>
          <w:spacing w:val="-5"/>
          <w:sz w:val="16"/>
        </w:rPr>
        <w:t xml:space="preserve"> </w:t>
      </w:r>
      <w:r>
        <w:rPr>
          <w:rFonts w:ascii="Bookman Old Style"/>
          <w:spacing w:val="-4"/>
          <w:sz w:val="16"/>
        </w:rPr>
        <w:t>narrative</w:t>
      </w:r>
      <w:r>
        <w:rPr>
          <w:rFonts w:ascii="Bookman Old Style"/>
          <w:spacing w:val="-5"/>
          <w:sz w:val="16"/>
        </w:rPr>
        <w:t xml:space="preserve"> </w:t>
      </w:r>
      <w:r>
        <w:rPr>
          <w:rFonts w:ascii="Bookman Old Style"/>
          <w:spacing w:val="-4"/>
          <w:sz w:val="16"/>
        </w:rPr>
        <w:t>synthesis</w:t>
      </w:r>
      <w:r>
        <w:rPr>
          <w:rFonts w:ascii="Bookman Old Style"/>
          <w:spacing w:val="-5"/>
          <w:sz w:val="16"/>
        </w:rPr>
        <w:t xml:space="preserve"> </w:t>
      </w:r>
      <w:r>
        <w:rPr>
          <w:rFonts w:ascii="Bookman Old Style"/>
          <w:spacing w:val="-4"/>
          <w:sz w:val="16"/>
        </w:rPr>
        <w:t>or</w:t>
      </w:r>
      <w:r>
        <w:rPr>
          <w:rFonts w:ascii="Bookman Old Style"/>
          <w:spacing w:val="-5"/>
          <w:sz w:val="16"/>
        </w:rPr>
        <w:t xml:space="preserve"> </w:t>
      </w:r>
      <w:r>
        <w:rPr>
          <w:rFonts w:ascii="Bookman Old Style"/>
          <w:spacing w:val="-4"/>
          <w:sz w:val="16"/>
        </w:rPr>
        <w:t>general</w:t>
      </w:r>
      <w:r>
        <w:rPr>
          <w:rFonts w:ascii="Bookman Old Style"/>
          <w:spacing w:val="-5"/>
          <w:sz w:val="16"/>
        </w:rPr>
        <w:t xml:space="preserve"> </w:t>
      </w:r>
      <w:r>
        <w:rPr>
          <w:rFonts w:ascii="Bookman Old Style"/>
          <w:spacing w:val="-4"/>
          <w:sz w:val="16"/>
        </w:rPr>
        <w:t>data</w:t>
      </w:r>
      <w:r>
        <w:rPr>
          <w:rFonts w:ascii="Bookman Old Style"/>
          <w:spacing w:val="-5"/>
          <w:sz w:val="16"/>
        </w:rPr>
        <w:t xml:space="preserve"> </w:t>
      </w:r>
      <w:r>
        <w:rPr>
          <w:rFonts w:ascii="Bookman Old Style"/>
          <w:spacing w:val="-4"/>
          <w:sz w:val="16"/>
        </w:rPr>
        <w:t xml:space="preserve">analysis. </w:t>
      </w:r>
      <w:r>
        <w:rPr>
          <w:rFonts w:ascii="Bookman Old Style"/>
          <w:spacing w:val="-2"/>
          <w:sz w:val="16"/>
        </w:rPr>
        <w:t>The</w:t>
      </w:r>
      <w:r>
        <w:rPr>
          <w:rFonts w:ascii="Bookman Old Style"/>
          <w:spacing w:val="-7"/>
          <w:sz w:val="16"/>
        </w:rPr>
        <w:t xml:space="preserve"> </w:t>
      </w:r>
      <w:r>
        <w:rPr>
          <w:rFonts w:ascii="Bookman Old Style"/>
          <w:spacing w:val="-2"/>
          <w:sz w:val="16"/>
        </w:rPr>
        <w:t>final</w:t>
      </w:r>
      <w:r>
        <w:rPr>
          <w:rFonts w:ascii="Bookman Old Style"/>
          <w:spacing w:val="-7"/>
          <w:sz w:val="16"/>
        </w:rPr>
        <w:t xml:space="preserve"> </w:t>
      </w:r>
      <w:r>
        <w:rPr>
          <w:rFonts w:ascii="Bookman Old Style"/>
          <w:spacing w:val="-2"/>
          <w:sz w:val="16"/>
        </w:rPr>
        <w:t>column</w:t>
      </w:r>
      <w:r>
        <w:rPr>
          <w:rFonts w:ascii="Bookman Old Style"/>
          <w:spacing w:val="-7"/>
          <w:sz w:val="16"/>
        </w:rPr>
        <w:t xml:space="preserve"> </w:t>
      </w:r>
      <w:r>
        <w:rPr>
          <w:rFonts w:ascii="Bookman Old Style"/>
          <w:spacing w:val="-2"/>
          <w:sz w:val="16"/>
        </w:rPr>
        <w:t>summarizes</w:t>
      </w:r>
      <w:r>
        <w:rPr>
          <w:rFonts w:ascii="Bookman Old Style"/>
          <w:spacing w:val="-7"/>
          <w:sz w:val="16"/>
        </w:rPr>
        <w:t xml:space="preserve"> </w:t>
      </w:r>
      <w:r>
        <w:rPr>
          <w:rFonts w:ascii="Bookman Old Style"/>
          <w:spacing w:val="-2"/>
          <w:sz w:val="16"/>
        </w:rPr>
        <w:t>evaluation</w:t>
      </w:r>
      <w:r>
        <w:rPr>
          <w:rFonts w:ascii="Bookman Old Style"/>
          <w:spacing w:val="-7"/>
          <w:sz w:val="16"/>
        </w:rPr>
        <w:t xml:space="preserve"> </w:t>
      </w:r>
      <w:r>
        <w:rPr>
          <w:rFonts w:ascii="Bookman Old Style"/>
          <w:spacing w:val="-2"/>
          <w:sz w:val="16"/>
        </w:rPr>
        <w:t>settings</w:t>
      </w:r>
      <w:r>
        <w:rPr>
          <w:rFonts w:ascii="Bookman Old Style"/>
          <w:spacing w:val="-7"/>
          <w:sz w:val="16"/>
        </w:rPr>
        <w:t xml:space="preserve"> </w:t>
      </w:r>
      <w:r>
        <w:rPr>
          <w:rFonts w:ascii="Bookman Old Style"/>
          <w:spacing w:val="-2"/>
          <w:sz w:val="16"/>
        </w:rPr>
        <w:t>and</w:t>
      </w:r>
      <w:r>
        <w:rPr>
          <w:rFonts w:ascii="Bookman Old Style"/>
          <w:spacing w:val="-7"/>
          <w:sz w:val="16"/>
        </w:rPr>
        <w:t xml:space="preserve"> </w:t>
      </w:r>
      <w:r>
        <w:rPr>
          <w:rFonts w:ascii="Bookman Old Style"/>
          <w:spacing w:val="-2"/>
          <w:sz w:val="16"/>
        </w:rPr>
        <w:t>key</w:t>
      </w:r>
      <w:r>
        <w:rPr>
          <w:rFonts w:ascii="Bookman Old Style"/>
          <w:spacing w:val="-7"/>
          <w:sz w:val="16"/>
        </w:rPr>
        <w:t xml:space="preserve"> </w:t>
      </w:r>
      <w:r>
        <w:rPr>
          <w:rFonts w:ascii="Bookman Old Style"/>
          <w:spacing w:val="-2"/>
          <w:sz w:val="16"/>
        </w:rPr>
        <w:t>limitations.</w:t>
      </w:r>
    </w:p>
    <w:p w14:paraId="3FEE3B4B" w14:textId="77777777" w:rsidR="00EF4BD5" w:rsidRDefault="00EF4BD5">
      <w:pPr>
        <w:pStyle w:val="BodyText"/>
        <w:spacing w:before="125"/>
        <w:jc w:val="left"/>
        <w:rPr>
          <w:rFonts w:ascii="Bookman Old Style"/>
          <w:sz w:val="16"/>
        </w:rPr>
      </w:pPr>
    </w:p>
    <w:p w14:paraId="31657228" w14:textId="77777777" w:rsidR="00EF4BD5" w:rsidRDefault="00000000">
      <w:pPr>
        <w:pStyle w:val="BodyText"/>
        <w:spacing w:line="254" w:lineRule="auto"/>
        <w:ind w:left="91" w:right="426"/>
      </w:pPr>
      <w:r>
        <w:t>outcome,</w:t>
      </w:r>
      <w:r>
        <w:rPr>
          <w:spacing w:val="-13"/>
        </w:rPr>
        <w:t xml:space="preserve"> </w:t>
      </w:r>
      <w:r>
        <w:t>and</w:t>
      </w:r>
      <w:r>
        <w:rPr>
          <w:spacing w:val="-12"/>
        </w:rPr>
        <w:t xml:space="preserve"> </w:t>
      </w:r>
      <w:r>
        <w:t>study-design</w:t>
      </w:r>
      <w:r>
        <w:rPr>
          <w:spacing w:val="-12"/>
        </w:rPr>
        <w:t xml:space="preserve"> </w:t>
      </w:r>
      <w:r>
        <w:t>(PICO-S)</w:t>
      </w:r>
      <w:r>
        <w:rPr>
          <w:spacing w:val="-12"/>
        </w:rPr>
        <w:t xml:space="preserve"> </w:t>
      </w:r>
      <w:r>
        <w:t>criteria.</w:t>
      </w:r>
      <w:r>
        <w:rPr>
          <w:spacing w:val="-12"/>
        </w:rPr>
        <w:t xml:space="preserve"> </w:t>
      </w:r>
      <w:r>
        <w:t>These</w:t>
      </w:r>
      <w:r>
        <w:rPr>
          <w:spacing w:val="-12"/>
        </w:rPr>
        <w:t xml:space="preserve"> </w:t>
      </w:r>
      <w:r>
        <w:t>review-level</w:t>
      </w:r>
      <w:r>
        <w:rPr>
          <w:spacing w:val="-12"/>
        </w:rPr>
        <w:t xml:space="preserve"> </w:t>
      </w:r>
      <w:r>
        <w:t>definitions</w:t>
      </w:r>
      <w:r>
        <w:rPr>
          <w:spacing w:val="-12"/>
        </w:rPr>
        <w:t xml:space="preserve"> </w:t>
      </w:r>
      <w:r>
        <w:t>directly</w:t>
      </w:r>
      <w:r>
        <w:rPr>
          <w:spacing w:val="-12"/>
        </w:rPr>
        <w:t xml:space="preserve"> </w:t>
      </w:r>
      <w:r>
        <w:t>determine</w:t>
      </w:r>
      <w:r>
        <w:rPr>
          <w:spacing w:val="-12"/>
        </w:rPr>
        <w:t xml:space="preserve"> </w:t>
      </w:r>
      <w:r>
        <w:t>eligibility criteria and can therefore substantially shape the resulting synthesis. Yet this step is largely overlooked in</w:t>
      </w:r>
      <w:r>
        <w:rPr>
          <w:spacing w:val="-10"/>
        </w:rPr>
        <w:t xml:space="preserve"> </w:t>
      </w:r>
      <w:r>
        <w:t>current</w:t>
      </w:r>
      <w:r>
        <w:rPr>
          <w:spacing w:val="-10"/>
        </w:rPr>
        <w:t xml:space="preserve"> </w:t>
      </w:r>
      <w:r>
        <w:t>LLM-based</w:t>
      </w:r>
      <w:r>
        <w:rPr>
          <w:spacing w:val="-10"/>
        </w:rPr>
        <w:t xml:space="preserve"> </w:t>
      </w:r>
      <w:r>
        <w:t>SR</w:t>
      </w:r>
      <w:r>
        <w:rPr>
          <w:spacing w:val="-10"/>
        </w:rPr>
        <w:t xml:space="preserve"> </w:t>
      </w:r>
      <w:r>
        <w:t>research,</w:t>
      </w:r>
      <w:r>
        <w:rPr>
          <w:spacing w:val="-10"/>
        </w:rPr>
        <w:t xml:space="preserve"> </w:t>
      </w:r>
      <w:r>
        <w:t>which</w:t>
      </w:r>
      <w:r>
        <w:rPr>
          <w:spacing w:val="-10"/>
        </w:rPr>
        <w:t xml:space="preserve"> </w:t>
      </w:r>
      <w:r>
        <w:t>typically</w:t>
      </w:r>
      <w:r>
        <w:rPr>
          <w:spacing w:val="-10"/>
        </w:rPr>
        <w:t xml:space="preserve"> </w:t>
      </w:r>
      <w:r>
        <w:t>begins</w:t>
      </w:r>
      <w:r>
        <w:rPr>
          <w:spacing w:val="-11"/>
        </w:rPr>
        <w:t xml:space="preserve"> </w:t>
      </w:r>
      <w:r>
        <w:t>from</w:t>
      </w:r>
      <w:r>
        <w:rPr>
          <w:spacing w:val="-11"/>
        </w:rPr>
        <w:t xml:space="preserve"> </w:t>
      </w:r>
      <w:r>
        <w:t>human-specified</w:t>
      </w:r>
      <w:r>
        <w:rPr>
          <w:spacing w:val="-10"/>
        </w:rPr>
        <w:t xml:space="preserve"> </w:t>
      </w:r>
      <w:r>
        <w:t>review</w:t>
      </w:r>
      <w:r>
        <w:rPr>
          <w:spacing w:val="-11"/>
        </w:rPr>
        <w:t xml:space="preserve"> </w:t>
      </w:r>
      <w:r>
        <w:t>questions,</w:t>
      </w:r>
      <w:r>
        <w:rPr>
          <w:spacing w:val="-10"/>
        </w:rPr>
        <w:t xml:space="preserve"> </w:t>
      </w:r>
      <w:r>
        <w:t>PICO elements, or eligibility criteria, rather than examining how they are formulated [</w:t>
      </w:r>
      <w:hyperlink w:anchor="_bookmark19" w:history="1">
        <w:r>
          <w:rPr>
            <w:color w:val="0000FF"/>
          </w:rPr>
          <w:t>16</w:t>
        </w:r>
      </w:hyperlink>
      <w:r>
        <w:t xml:space="preserve">, </w:t>
      </w:r>
      <w:hyperlink w:anchor="_bookmark25" w:history="1">
        <w:r>
          <w:rPr>
            <w:color w:val="0000FF"/>
          </w:rPr>
          <w:t>25</w:t>
        </w:r>
      </w:hyperlink>
      <w:r>
        <w:t xml:space="preserve">, </w:t>
      </w:r>
      <w:hyperlink w:anchor="_bookmark41" w:history="1">
        <w:r>
          <w:rPr>
            <w:color w:val="0000FF"/>
          </w:rPr>
          <w:t>52</w:t>
        </w:r>
      </w:hyperlink>
      <w:r>
        <w:t>] (but see the exploratory study by Chen et al. [</w:t>
      </w:r>
      <w:hyperlink w:anchor="_bookmark56" w:history="1">
        <w:r>
          <w:rPr>
            <w:color w:val="0000FF"/>
          </w:rPr>
          <w:t>70</w:t>
        </w:r>
      </w:hyperlink>
      <w:r>
        <w:t>]).</w:t>
      </w:r>
    </w:p>
    <w:p w14:paraId="1BD92E11" w14:textId="77777777" w:rsidR="00EF4BD5" w:rsidRDefault="00000000">
      <w:pPr>
        <w:pStyle w:val="BodyText"/>
        <w:spacing w:line="254" w:lineRule="auto"/>
        <w:ind w:left="91" w:right="428" w:firstLine="298"/>
      </w:pPr>
      <w:r>
        <w:rPr>
          <w:spacing w:val="-2"/>
        </w:rPr>
        <w:t>A</w:t>
      </w:r>
      <w:r>
        <w:rPr>
          <w:spacing w:val="-4"/>
        </w:rPr>
        <w:t xml:space="preserve"> </w:t>
      </w:r>
      <w:r>
        <w:rPr>
          <w:spacing w:val="-2"/>
        </w:rPr>
        <w:t>classic</w:t>
      </w:r>
      <w:r>
        <w:rPr>
          <w:spacing w:val="-4"/>
        </w:rPr>
        <w:t xml:space="preserve"> </w:t>
      </w:r>
      <w:r>
        <w:rPr>
          <w:spacing w:val="-2"/>
        </w:rPr>
        <w:t>challenge</w:t>
      </w:r>
      <w:r>
        <w:rPr>
          <w:spacing w:val="-4"/>
        </w:rPr>
        <w:t xml:space="preserve"> </w:t>
      </w:r>
      <w:r>
        <w:rPr>
          <w:spacing w:val="-2"/>
        </w:rPr>
        <w:t>in</w:t>
      </w:r>
      <w:r>
        <w:rPr>
          <w:spacing w:val="-4"/>
        </w:rPr>
        <w:t xml:space="preserve"> </w:t>
      </w:r>
      <w:r>
        <w:rPr>
          <w:spacing w:val="-2"/>
        </w:rPr>
        <w:t>defining</w:t>
      </w:r>
      <w:r>
        <w:rPr>
          <w:spacing w:val="-4"/>
        </w:rPr>
        <w:t xml:space="preserve"> </w:t>
      </w:r>
      <w:r>
        <w:rPr>
          <w:spacing w:val="-2"/>
        </w:rPr>
        <w:t>review-level</w:t>
      </w:r>
      <w:r>
        <w:rPr>
          <w:spacing w:val="-4"/>
        </w:rPr>
        <w:t xml:space="preserve"> </w:t>
      </w:r>
      <w:r>
        <w:rPr>
          <w:spacing w:val="-2"/>
        </w:rPr>
        <w:t>PICO-S</w:t>
      </w:r>
      <w:r>
        <w:rPr>
          <w:spacing w:val="-4"/>
        </w:rPr>
        <w:t xml:space="preserve"> </w:t>
      </w:r>
      <w:r>
        <w:rPr>
          <w:spacing w:val="-2"/>
        </w:rPr>
        <w:t>is</w:t>
      </w:r>
      <w:r>
        <w:rPr>
          <w:spacing w:val="-4"/>
        </w:rPr>
        <w:t xml:space="preserve"> </w:t>
      </w:r>
      <w:r>
        <w:rPr>
          <w:spacing w:val="-2"/>
        </w:rPr>
        <w:t>the</w:t>
      </w:r>
      <w:r>
        <w:rPr>
          <w:spacing w:val="-4"/>
        </w:rPr>
        <w:t xml:space="preserve"> </w:t>
      </w:r>
      <w:r>
        <w:rPr>
          <w:spacing w:val="-2"/>
        </w:rPr>
        <w:t>lumper–splitter</w:t>
      </w:r>
      <w:r>
        <w:rPr>
          <w:spacing w:val="-4"/>
        </w:rPr>
        <w:t xml:space="preserve"> </w:t>
      </w:r>
      <w:r>
        <w:rPr>
          <w:spacing w:val="-2"/>
        </w:rPr>
        <w:t>problem.</w:t>
      </w:r>
      <w:r>
        <w:rPr>
          <w:spacing w:val="-4"/>
        </w:rPr>
        <w:t xml:space="preserve"> </w:t>
      </w:r>
      <w:r>
        <w:rPr>
          <w:spacing w:val="-2"/>
        </w:rPr>
        <w:t>Consider</w:t>
      </w:r>
      <w:r>
        <w:rPr>
          <w:spacing w:val="-4"/>
        </w:rPr>
        <w:t xml:space="preserve"> </w:t>
      </w:r>
      <w:r>
        <w:rPr>
          <w:spacing w:val="-2"/>
        </w:rPr>
        <w:t>the</w:t>
      </w:r>
      <w:r>
        <w:rPr>
          <w:spacing w:val="-4"/>
        </w:rPr>
        <w:t xml:space="preserve"> </w:t>
      </w:r>
      <w:r>
        <w:rPr>
          <w:spacing w:val="-2"/>
        </w:rPr>
        <w:t>inter</w:t>
      </w:r>
      <w:r>
        <w:rPr>
          <w:spacing w:val="-2"/>
        </w:rPr>
        <w:softHyphen/>
      </w:r>
      <w:r>
        <w:rPr>
          <w:spacing w:val="-4"/>
        </w:rPr>
        <w:t xml:space="preserve">vention (I): interventions relevant to the same review question are typically similar enough to be considered </w:t>
      </w:r>
      <w:r>
        <w:t>together,</w:t>
      </w:r>
      <w:r>
        <w:rPr>
          <w:spacing w:val="-7"/>
        </w:rPr>
        <w:t xml:space="preserve"> </w:t>
      </w:r>
      <w:r>
        <w:t>while</w:t>
      </w:r>
      <w:r>
        <w:rPr>
          <w:spacing w:val="-8"/>
        </w:rPr>
        <w:t xml:space="preserve"> </w:t>
      </w:r>
      <w:r>
        <w:t>still</w:t>
      </w:r>
      <w:r>
        <w:rPr>
          <w:spacing w:val="-7"/>
        </w:rPr>
        <w:t xml:space="preserve"> </w:t>
      </w:r>
      <w:r>
        <w:t>differing</w:t>
      </w:r>
      <w:r>
        <w:rPr>
          <w:spacing w:val="-8"/>
        </w:rPr>
        <w:t xml:space="preserve"> </w:t>
      </w:r>
      <w:r>
        <w:t>in</w:t>
      </w:r>
      <w:r>
        <w:rPr>
          <w:spacing w:val="-7"/>
        </w:rPr>
        <w:t xml:space="preserve"> </w:t>
      </w:r>
      <w:r>
        <w:t>potentially</w:t>
      </w:r>
      <w:r>
        <w:rPr>
          <w:spacing w:val="-8"/>
        </w:rPr>
        <w:t xml:space="preserve"> </w:t>
      </w:r>
      <w:r>
        <w:t>meaningful</w:t>
      </w:r>
      <w:r>
        <w:rPr>
          <w:spacing w:val="-7"/>
        </w:rPr>
        <w:t xml:space="preserve"> </w:t>
      </w:r>
      <w:r>
        <w:t>ways.</w:t>
      </w:r>
      <w:r>
        <w:rPr>
          <w:spacing w:val="-7"/>
        </w:rPr>
        <w:t xml:space="preserve"> </w:t>
      </w:r>
      <w:commentRangeStart w:id="10"/>
      <w:r>
        <w:t>A</w:t>
      </w:r>
      <w:r>
        <w:rPr>
          <w:spacing w:val="-8"/>
        </w:rPr>
        <w:t xml:space="preserve"> </w:t>
      </w:r>
      <w:r>
        <w:t>lumper</w:t>
      </w:r>
      <w:r>
        <w:rPr>
          <w:spacing w:val="-7"/>
        </w:rPr>
        <w:t xml:space="preserve"> </w:t>
      </w:r>
      <w:r>
        <w:t>emphasizes</w:t>
      </w:r>
      <w:r>
        <w:rPr>
          <w:spacing w:val="-8"/>
        </w:rPr>
        <w:t xml:space="preserve"> </w:t>
      </w:r>
      <w:r>
        <w:t>these</w:t>
      </w:r>
      <w:r>
        <w:rPr>
          <w:spacing w:val="-8"/>
        </w:rPr>
        <w:t xml:space="preserve"> </w:t>
      </w:r>
      <w:r>
        <w:t>shared</w:t>
      </w:r>
      <w:r>
        <w:rPr>
          <w:spacing w:val="-8"/>
        </w:rPr>
        <w:t xml:space="preserve"> </w:t>
      </w:r>
      <w:r>
        <w:t>features and</w:t>
      </w:r>
      <w:r>
        <w:rPr>
          <w:spacing w:val="-7"/>
        </w:rPr>
        <w:t xml:space="preserve"> </w:t>
      </w:r>
      <w:r>
        <w:t>favors</w:t>
      </w:r>
      <w:r>
        <w:rPr>
          <w:spacing w:val="-7"/>
        </w:rPr>
        <w:t xml:space="preserve"> </w:t>
      </w:r>
      <w:r>
        <w:t>grouping</w:t>
      </w:r>
      <w:r>
        <w:rPr>
          <w:spacing w:val="-7"/>
        </w:rPr>
        <w:t xml:space="preserve"> </w:t>
      </w:r>
      <w:r>
        <w:t>similar</w:t>
      </w:r>
      <w:r>
        <w:rPr>
          <w:spacing w:val="-7"/>
        </w:rPr>
        <w:t xml:space="preserve"> </w:t>
      </w:r>
      <w:r>
        <w:t>interventions</w:t>
      </w:r>
      <w:r>
        <w:rPr>
          <w:spacing w:val="-7"/>
        </w:rPr>
        <w:t xml:space="preserve"> </w:t>
      </w:r>
      <w:r>
        <w:t>for</w:t>
      </w:r>
      <w:r>
        <w:rPr>
          <w:spacing w:val="-7"/>
        </w:rPr>
        <w:t xml:space="preserve"> </w:t>
      </w:r>
      <w:r>
        <w:t>pooled</w:t>
      </w:r>
      <w:r>
        <w:rPr>
          <w:spacing w:val="-7"/>
        </w:rPr>
        <w:t xml:space="preserve"> </w:t>
      </w:r>
      <w:r>
        <w:t>analysis,</w:t>
      </w:r>
      <w:r>
        <w:rPr>
          <w:spacing w:val="-7"/>
        </w:rPr>
        <w:t xml:space="preserve"> </w:t>
      </w:r>
      <w:r>
        <w:t>whereas</w:t>
      </w:r>
      <w:r>
        <w:rPr>
          <w:spacing w:val="-7"/>
        </w:rPr>
        <w:t xml:space="preserve"> </w:t>
      </w:r>
      <w:r>
        <w:t>a</w:t>
      </w:r>
      <w:r>
        <w:rPr>
          <w:spacing w:val="-7"/>
        </w:rPr>
        <w:t xml:space="preserve"> </w:t>
      </w:r>
      <w:r>
        <w:t>splitter</w:t>
      </w:r>
      <w:r>
        <w:rPr>
          <w:spacing w:val="-7"/>
        </w:rPr>
        <w:t xml:space="preserve"> </w:t>
      </w:r>
      <w:r>
        <w:t>emphasizes</w:t>
      </w:r>
      <w:r>
        <w:rPr>
          <w:spacing w:val="-7"/>
        </w:rPr>
        <w:t xml:space="preserve"> </w:t>
      </w:r>
      <w:r>
        <w:t>their</w:t>
      </w:r>
      <w:r>
        <w:rPr>
          <w:spacing w:val="-7"/>
        </w:rPr>
        <w:t xml:space="preserve"> </w:t>
      </w:r>
      <w:r>
        <w:t>differ</w:t>
      </w:r>
      <w:r>
        <w:softHyphen/>
        <w:t>ences</w:t>
      </w:r>
      <w:r>
        <w:rPr>
          <w:spacing w:val="-3"/>
        </w:rPr>
        <w:t xml:space="preserve"> </w:t>
      </w:r>
      <w:r>
        <w:t>and</w:t>
      </w:r>
      <w:r>
        <w:rPr>
          <w:spacing w:val="-2"/>
        </w:rPr>
        <w:t xml:space="preserve"> </w:t>
      </w:r>
      <w:r>
        <w:t>favors</w:t>
      </w:r>
      <w:r>
        <w:rPr>
          <w:spacing w:val="-3"/>
        </w:rPr>
        <w:t xml:space="preserve"> </w:t>
      </w:r>
      <w:r>
        <w:t>analyzing</w:t>
      </w:r>
      <w:r>
        <w:rPr>
          <w:spacing w:val="-2"/>
        </w:rPr>
        <w:t xml:space="preserve"> </w:t>
      </w:r>
      <w:r>
        <w:t>distinct</w:t>
      </w:r>
      <w:r>
        <w:rPr>
          <w:spacing w:val="-2"/>
        </w:rPr>
        <w:t xml:space="preserve"> </w:t>
      </w:r>
      <w:r>
        <w:t>interventions</w:t>
      </w:r>
      <w:r>
        <w:rPr>
          <w:spacing w:val="-2"/>
        </w:rPr>
        <w:t xml:space="preserve"> </w:t>
      </w:r>
      <w:r>
        <w:t>separately.</w:t>
      </w:r>
      <w:r>
        <w:rPr>
          <w:spacing w:val="-3"/>
        </w:rPr>
        <w:t xml:space="preserve"> </w:t>
      </w:r>
      <w:r>
        <w:t>For</w:t>
      </w:r>
      <w:r>
        <w:rPr>
          <w:spacing w:val="-2"/>
        </w:rPr>
        <w:t xml:space="preserve"> </w:t>
      </w:r>
      <w:r>
        <w:t>example,</w:t>
      </w:r>
      <w:r>
        <w:rPr>
          <w:spacing w:val="-3"/>
        </w:rPr>
        <w:t xml:space="preserve"> </w:t>
      </w:r>
      <w:r>
        <w:t>a</w:t>
      </w:r>
      <w:r>
        <w:rPr>
          <w:spacing w:val="-3"/>
        </w:rPr>
        <w:t xml:space="preserve"> </w:t>
      </w:r>
      <w:r>
        <w:t>review</w:t>
      </w:r>
      <w:r>
        <w:rPr>
          <w:spacing w:val="-2"/>
        </w:rPr>
        <w:t xml:space="preserve"> </w:t>
      </w:r>
      <w:r>
        <w:t>of</w:t>
      </w:r>
      <w:r>
        <w:rPr>
          <w:spacing w:val="-3"/>
        </w:rPr>
        <w:t xml:space="preserve"> </w:t>
      </w:r>
      <w:r>
        <w:t>newer-generation antidepressants for depression may treat fluoxetine, paroxetine, sertraline, and other drugs as a single intervention class (lumper), or analyze the effects of each compound separately (splitter) [</w:t>
      </w:r>
      <w:hyperlink w:anchor="_bookmark57" w:history="1">
        <w:r>
          <w:rPr>
            <w:color w:val="0000FF"/>
          </w:rPr>
          <w:t>71</w:t>
        </w:r>
      </w:hyperlink>
      <w:r>
        <w:t>].</w:t>
      </w:r>
      <w:commentRangeEnd w:id="10"/>
      <w:r w:rsidR="001247D8">
        <w:rPr>
          <w:rStyle w:val="CommentReference"/>
          <w:sz w:val="20"/>
          <w:szCs w:val="20"/>
        </w:rPr>
        <w:commentReference w:id="10"/>
      </w:r>
    </w:p>
    <w:p w14:paraId="75C90B3A" w14:textId="77777777" w:rsidR="00EF4BD5" w:rsidRDefault="00000000">
      <w:pPr>
        <w:pStyle w:val="BodyText"/>
        <w:spacing w:line="254" w:lineRule="auto"/>
        <w:ind w:left="91" w:right="427" w:firstLine="298"/>
      </w:pPr>
      <w:r>
        <w:t>Another</w:t>
      </w:r>
      <w:r>
        <w:rPr>
          <w:spacing w:val="-5"/>
        </w:rPr>
        <w:t xml:space="preserve"> </w:t>
      </w:r>
      <w:r>
        <w:t>key</w:t>
      </w:r>
      <w:r>
        <w:rPr>
          <w:spacing w:val="-5"/>
        </w:rPr>
        <w:t xml:space="preserve"> </w:t>
      </w:r>
      <w:r>
        <w:t>consideration</w:t>
      </w:r>
      <w:r>
        <w:rPr>
          <w:spacing w:val="-5"/>
        </w:rPr>
        <w:t xml:space="preserve"> </w:t>
      </w:r>
      <w:r>
        <w:t>is</w:t>
      </w:r>
      <w:r>
        <w:rPr>
          <w:spacing w:val="-5"/>
        </w:rPr>
        <w:t xml:space="preserve"> </w:t>
      </w:r>
      <w:r>
        <w:t>how</w:t>
      </w:r>
      <w:r>
        <w:rPr>
          <w:spacing w:val="-5"/>
        </w:rPr>
        <w:t xml:space="preserve"> </w:t>
      </w:r>
      <w:r>
        <w:t>the</w:t>
      </w:r>
      <w:r>
        <w:rPr>
          <w:spacing w:val="-5"/>
        </w:rPr>
        <w:t xml:space="preserve"> </w:t>
      </w:r>
      <w:r>
        <w:t>intervention</w:t>
      </w:r>
      <w:r>
        <w:rPr>
          <w:spacing w:val="-5"/>
        </w:rPr>
        <w:t xml:space="preserve"> </w:t>
      </w:r>
      <w:r>
        <w:t>itself</w:t>
      </w:r>
      <w:r>
        <w:rPr>
          <w:spacing w:val="-5"/>
        </w:rPr>
        <w:t xml:space="preserve"> </w:t>
      </w:r>
      <w:r>
        <w:t>is</w:t>
      </w:r>
      <w:r>
        <w:rPr>
          <w:spacing w:val="-5"/>
        </w:rPr>
        <w:t xml:space="preserve"> </w:t>
      </w:r>
      <w:r>
        <w:t>defined,</w:t>
      </w:r>
      <w:r>
        <w:rPr>
          <w:spacing w:val="-5"/>
        </w:rPr>
        <w:t xml:space="preserve"> </w:t>
      </w:r>
      <w:r>
        <w:t>for</w:t>
      </w:r>
      <w:r>
        <w:rPr>
          <w:spacing w:val="-5"/>
        </w:rPr>
        <w:t xml:space="preserve"> </w:t>
      </w:r>
      <w:r>
        <w:t>example,</w:t>
      </w:r>
      <w:r>
        <w:rPr>
          <w:spacing w:val="-5"/>
        </w:rPr>
        <w:t xml:space="preserve"> </w:t>
      </w:r>
      <w:r>
        <w:t>whether</w:t>
      </w:r>
      <w:r>
        <w:rPr>
          <w:spacing w:val="-5"/>
        </w:rPr>
        <w:t xml:space="preserve"> </w:t>
      </w:r>
      <w:r>
        <w:t>studies</w:t>
      </w:r>
      <w:r>
        <w:rPr>
          <w:spacing w:val="-5"/>
        </w:rPr>
        <w:t xml:space="preserve"> </w:t>
      </w:r>
      <w:r>
        <w:t xml:space="preserve">that deliver it alongside a co-intervention are eligible for inclusion. Consider two scenarios. In the first, an </w:t>
      </w:r>
      <w:r>
        <w:rPr>
          <w:spacing w:val="-4"/>
        </w:rPr>
        <w:t xml:space="preserve">intervention is almost always delivered with a co-intervention; for example, behavioral support for smoking </w:t>
      </w:r>
      <w:r>
        <w:rPr>
          <w:spacing w:val="-2"/>
        </w:rPr>
        <w:t>cessation</w:t>
      </w:r>
      <w:r>
        <w:rPr>
          <w:spacing w:val="-10"/>
        </w:rPr>
        <w:t xml:space="preserve"> </w:t>
      </w:r>
      <w:r>
        <w:rPr>
          <w:spacing w:val="-2"/>
        </w:rPr>
        <w:t>is</w:t>
      </w:r>
      <w:r>
        <w:rPr>
          <w:spacing w:val="-10"/>
        </w:rPr>
        <w:t xml:space="preserve"> </w:t>
      </w:r>
      <w:r>
        <w:rPr>
          <w:spacing w:val="-2"/>
        </w:rPr>
        <w:t>typically</w:t>
      </w:r>
      <w:r>
        <w:rPr>
          <w:spacing w:val="-10"/>
        </w:rPr>
        <w:t xml:space="preserve"> </w:t>
      </w:r>
      <w:r>
        <w:rPr>
          <w:spacing w:val="-2"/>
        </w:rPr>
        <w:t>evaluated</w:t>
      </w:r>
      <w:r>
        <w:rPr>
          <w:spacing w:val="-10"/>
        </w:rPr>
        <w:t xml:space="preserve"> </w:t>
      </w:r>
      <w:r>
        <w:rPr>
          <w:spacing w:val="-2"/>
        </w:rPr>
        <w:t>as</w:t>
      </w:r>
      <w:r>
        <w:rPr>
          <w:spacing w:val="-10"/>
        </w:rPr>
        <w:t xml:space="preserve"> </w:t>
      </w:r>
      <w:r>
        <w:rPr>
          <w:spacing w:val="-2"/>
        </w:rPr>
        <w:t>an</w:t>
      </w:r>
      <w:r>
        <w:rPr>
          <w:spacing w:val="-10"/>
        </w:rPr>
        <w:t xml:space="preserve"> </w:t>
      </w:r>
      <w:r>
        <w:rPr>
          <w:spacing w:val="-2"/>
        </w:rPr>
        <w:t>adjunct</w:t>
      </w:r>
      <w:r>
        <w:rPr>
          <w:spacing w:val="-10"/>
        </w:rPr>
        <w:t xml:space="preserve"> </w:t>
      </w:r>
      <w:r>
        <w:rPr>
          <w:spacing w:val="-2"/>
        </w:rPr>
        <w:t>to</w:t>
      </w:r>
      <w:r>
        <w:rPr>
          <w:spacing w:val="-10"/>
        </w:rPr>
        <w:t xml:space="preserve"> </w:t>
      </w:r>
      <w:r>
        <w:rPr>
          <w:spacing w:val="-2"/>
        </w:rPr>
        <w:t>pharmacotherapy.</w:t>
      </w:r>
      <w:r>
        <w:rPr>
          <w:spacing w:val="-10"/>
        </w:rPr>
        <w:t xml:space="preserve"> </w:t>
      </w:r>
      <w:r>
        <w:rPr>
          <w:spacing w:val="-2"/>
        </w:rPr>
        <w:t>Requiring</w:t>
      </w:r>
      <w:r>
        <w:rPr>
          <w:spacing w:val="-10"/>
        </w:rPr>
        <w:t xml:space="preserve"> </w:t>
      </w:r>
      <w:r>
        <w:rPr>
          <w:spacing w:val="-2"/>
        </w:rPr>
        <w:t>the</w:t>
      </w:r>
      <w:r>
        <w:rPr>
          <w:spacing w:val="-10"/>
        </w:rPr>
        <w:t xml:space="preserve"> </w:t>
      </w:r>
      <w:r>
        <w:rPr>
          <w:spacing w:val="-2"/>
        </w:rPr>
        <w:t>intervention</w:t>
      </w:r>
      <w:r>
        <w:rPr>
          <w:spacing w:val="-10"/>
        </w:rPr>
        <w:t xml:space="preserve"> </w:t>
      </w:r>
      <w:r>
        <w:rPr>
          <w:spacing w:val="-2"/>
        </w:rPr>
        <w:t>to</w:t>
      </w:r>
      <w:r>
        <w:rPr>
          <w:spacing w:val="-10"/>
        </w:rPr>
        <w:t xml:space="preserve"> </w:t>
      </w:r>
      <w:r>
        <w:rPr>
          <w:spacing w:val="-2"/>
        </w:rPr>
        <w:t>be</w:t>
      </w:r>
      <w:r>
        <w:rPr>
          <w:spacing w:val="-10"/>
        </w:rPr>
        <w:t xml:space="preserve"> </w:t>
      </w:r>
      <w:r>
        <w:rPr>
          <w:spacing w:val="-2"/>
        </w:rPr>
        <w:t xml:space="preserve">studied </w:t>
      </w:r>
      <w:r>
        <w:t>in</w:t>
      </w:r>
      <w:r>
        <w:rPr>
          <w:spacing w:val="-10"/>
        </w:rPr>
        <w:t xml:space="preserve"> </w:t>
      </w:r>
      <w:r>
        <w:t>isolation</w:t>
      </w:r>
      <w:r>
        <w:rPr>
          <w:spacing w:val="-10"/>
        </w:rPr>
        <w:t xml:space="preserve"> </w:t>
      </w:r>
      <w:r>
        <w:t>would</w:t>
      </w:r>
      <w:r>
        <w:rPr>
          <w:spacing w:val="-10"/>
        </w:rPr>
        <w:t xml:space="preserve"> </w:t>
      </w:r>
      <w:r>
        <w:t>exclude</w:t>
      </w:r>
      <w:r>
        <w:rPr>
          <w:spacing w:val="-10"/>
        </w:rPr>
        <w:t xml:space="preserve"> </w:t>
      </w:r>
      <w:r>
        <w:t>most</w:t>
      </w:r>
      <w:r>
        <w:rPr>
          <w:spacing w:val="-10"/>
        </w:rPr>
        <w:t xml:space="preserve"> </w:t>
      </w:r>
      <w:r>
        <w:t>relevant</w:t>
      </w:r>
      <w:r>
        <w:rPr>
          <w:spacing w:val="-10"/>
        </w:rPr>
        <w:t xml:space="preserve"> </w:t>
      </w:r>
      <w:r>
        <w:t>trials</w:t>
      </w:r>
      <w:r>
        <w:rPr>
          <w:spacing w:val="-10"/>
        </w:rPr>
        <w:t xml:space="preserve"> </w:t>
      </w:r>
      <w:r>
        <w:t>and</w:t>
      </w:r>
      <w:r>
        <w:rPr>
          <w:spacing w:val="-10"/>
        </w:rPr>
        <w:t xml:space="preserve"> </w:t>
      </w:r>
      <w:r>
        <w:t>yield</w:t>
      </w:r>
      <w:r>
        <w:rPr>
          <w:spacing w:val="-10"/>
        </w:rPr>
        <w:t xml:space="preserve"> </w:t>
      </w:r>
      <w:r>
        <w:t>estimates</w:t>
      </w:r>
      <w:r>
        <w:rPr>
          <w:spacing w:val="-10"/>
        </w:rPr>
        <w:t xml:space="preserve"> </w:t>
      </w:r>
      <w:r>
        <w:t>lacking</w:t>
      </w:r>
      <w:r>
        <w:rPr>
          <w:spacing w:val="-10"/>
        </w:rPr>
        <w:t xml:space="preserve"> </w:t>
      </w:r>
      <w:r>
        <w:t>real-world</w:t>
      </w:r>
      <w:r>
        <w:rPr>
          <w:spacing w:val="-10"/>
        </w:rPr>
        <w:t xml:space="preserve"> </w:t>
      </w:r>
      <w:r>
        <w:t>applicability.</w:t>
      </w:r>
      <w:r>
        <w:rPr>
          <w:spacing w:val="-10"/>
        </w:rPr>
        <w:t xml:space="preserve"> </w:t>
      </w:r>
      <w:r>
        <w:t>In</w:t>
      </w:r>
      <w:r>
        <w:rPr>
          <w:spacing w:val="-10"/>
        </w:rPr>
        <w:t xml:space="preserve"> </w:t>
      </w:r>
      <w:r>
        <w:t xml:space="preserve">the </w:t>
      </w:r>
      <w:r>
        <w:rPr>
          <w:spacing w:val="-2"/>
        </w:rPr>
        <w:t>second</w:t>
      </w:r>
      <w:r>
        <w:rPr>
          <w:spacing w:val="10"/>
        </w:rPr>
        <w:t xml:space="preserve"> </w:t>
      </w:r>
      <w:r>
        <w:rPr>
          <w:spacing w:val="-2"/>
        </w:rPr>
        <w:t>scenario,</w:t>
      </w:r>
      <w:r>
        <w:rPr>
          <w:spacing w:val="12"/>
        </w:rPr>
        <w:t xml:space="preserve"> </w:t>
      </w:r>
      <w:r>
        <w:rPr>
          <w:spacing w:val="-2"/>
        </w:rPr>
        <w:t>the</w:t>
      </w:r>
      <w:r>
        <w:rPr>
          <w:spacing w:val="10"/>
        </w:rPr>
        <w:t xml:space="preserve"> </w:t>
      </w:r>
      <w:r>
        <w:rPr>
          <w:spacing w:val="-2"/>
        </w:rPr>
        <w:t>co-intervention</w:t>
      </w:r>
      <w:r>
        <w:rPr>
          <w:spacing w:val="11"/>
        </w:rPr>
        <w:t xml:space="preserve"> </w:t>
      </w:r>
      <w:r>
        <w:rPr>
          <w:spacing w:val="-2"/>
        </w:rPr>
        <w:t>is</w:t>
      </w:r>
      <w:r>
        <w:rPr>
          <w:spacing w:val="11"/>
        </w:rPr>
        <w:t xml:space="preserve"> </w:t>
      </w:r>
      <w:r>
        <w:rPr>
          <w:spacing w:val="-2"/>
        </w:rPr>
        <w:t>optional,</w:t>
      </w:r>
      <w:r>
        <w:rPr>
          <w:spacing w:val="12"/>
        </w:rPr>
        <w:t xml:space="preserve"> </w:t>
      </w:r>
      <w:r>
        <w:rPr>
          <w:spacing w:val="-2"/>
        </w:rPr>
        <w:t>but</w:t>
      </w:r>
      <w:r>
        <w:rPr>
          <w:spacing w:val="11"/>
        </w:rPr>
        <w:t xml:space="preserve"> </w:t>
      </w:r>
      <w:r>
        <w:rPr>
          <w:spacing w:val="-2"/>
        </w:rPr>
        <w:t>its</w:t>
      </w:r>
      <w:r>
        <w:rPr>
          <w:spacing w:val="11"/>
        </w:rPr>
        <w:t xml:space="preserve"> </w:t>
      </w:r>
      <w:r>
        <w:rPr>
          <w:spacing w:val="-2"/>
        </w:rPr>
        <w:t>presence</w:t>
      </w:r>
      <w:r>
        <w:rPr>
          <w:spacing w:val="11"/>
        </w:rPr>
        <w:t xml:space="preserve"> </w:t>
      </w:r>
      <w:r>
        <w:rPr>
          <w:spacing w:val="-2"/>
        </w:rPr>
        <w:t>may</w:t>
      </w:r>
      <w:r>
        <w:rPr>
          <w:spacing w:val="11"/>
        </w:rPr>
        <w:t xml:space="preserve"> </w:t>
      </w:r>
      <w:r>
        <w:rPr>
          <w:spacing w:val="-2"/>
        </w:rPr>
        <w:t>alter</w:t>
      </w:r>
      <w:r>
        <w:rPr>
          <w:spacing w:val="11"/>
        </w:rPr>
        <w:t xml:space="preserve"> </w:t>
      </w:r>
      <w:r>
        <w:rPr>
          <w:spacing w:val="-2"/>
        </w:rPr>
        <w:t>the</w:t>
      </w:r>
      <w:r>
        <w:rPr>
          <w:spacing w:val="11"/>
        </w:rPr>
        <w:t xml:space="preserve"> </w:t>
      </w:r>
      <w:r>
        <w:rPr>
          <w:spacing w:val="-2"/>
        </w:rPr>
        <w:t>treatment</w:t>
      </w:r>
      <w:r>
        <w:rPr>
          <w:spacing w:val="12"/>
        </w:rPr>
        <w:t xml:space="preserve"> </w:t>
      </w:r>
      <w:r>
        <w:rPr>
          <w:spacing w:val="-2"/>
        </w:rPr>
        <w:t>effect</w:t>
      </w:r>
      <w:r>
        <w:rPr>
          <w:spacing w:val="11"/>
        </w:rPr>
        <w:t xml:space="preserve"> </w:t>
      </w:r>
      <w:r>
        <w:rPr>
          <w:spacing w:val="-2"/>
        </w:rPr>
        <w:t>through</w:t>
      </w:r>
    </w:p>
    <w:p w14:paraId="3CC0B418" w14:textId="77777777" w:rsidR="00EF4BD5" w:rsidRDefault="00EF4BD5">
      <w:pPr>
        <w:pStyle w:val="BodyText"/>
        <w:spacing w:line="254" w:lineRule="auto"/>
        <w:sectPr w:rsidR="00EF4BD5">
          <w:type w:val="continuous"/>
          <w:pgSz w:w="11910" w:h="16840"/>
          <w:pgMar w:top="1920" w:right="1133" w:bottom="860" w:left="1133" w:header="0" w:footer="678" w:gutter="0"/>
          <w:cols w:space="720"/>
        </w:sectPr>
      </w:pPr>
    </w:p>
    <w:p w14:paraId="47C9D8A8" w14:textId="77777777" w:rsidR="00EF4BD5" w:rsidRDefault="00000000">
      <w:pPr>
        <w:spacing w:before="70"/>
        <w:ind w:left="904" w:hanging="244"/>
        <w:rPr>
          <w:rFonts w:ascii="Arial"/>
          <w:sz w:val="19"/>
        </w:rPr>
      </w:pPr>
      <w:r>
        <w:rPr>
          <w:rFonts w:ascii="Arial"/>
          <w:b/>
          <w:color w:val="2A2A2A"/>
        </w:rPr>
        <w:lastRenderedPageBreak/>
        <w:t xml:space="preserve">A </w:t>
      </w:r>
      <w:r>
        <w:rPr>
          <w:rFonts w:ascii="Arial"/>
          <w:color w:val="2A2A2A"/>
          <w:sz w:val="19"/>
        </w:rPr>
        <w:t>From</w:t>
      </w:r>
      <w:r>
        <w:rPr>
          <w:rFonts w:ascii="Arial"/>
          <w:color w:val="2A2A2A"/>
          <w:spacing w:val="-3"/>
          <w:sz w:val="19"/>
        </w:rPr>
        <w:t xml:space="preserve"> </w:t>
      </w:r>
      <w:r>
        <w:rPr>
          <w:rFonts w:ascii="Arial"/>
          <w:color w:val="2A2A2A"/>
          <w:sz w:val="19"/>
        </w:rPr>
        <w:t>review</w:t>
      </w:r>
      <w:r>
        <w:rPr>
          <w:rFonts w:ascii="Arial"/>
          <w:color w:val="2A2A2A"/>
          <w:spacing w:val="-3"/>
          <w:sz w:val="19"/>
        </w:rPr>
        <w:t xml:space="preserve"> </w:t>
      </w:r>
      <w:r>
        <w:rPr>
          <w:rFonts w:ascii="Arial"/>
          <w:color w:val="2A2A2A"/>
          <w:sz w:val="19"/>
        </w:rPr>
        <w:t>question</w:t>
      </w:r>
      <w:r>
        <w:rPr>
          <w:rFonts w:ascii="Arial"/>
          <w:color w:val="2A2A2A"/>
          <w:spacing w:val="-3"/>
          <w:sz w:val="19"/>
        </w:rPr>
        <w:t xml:space="preserve"> </w:t>
      </w:r>
      <w:r>
        <w:rPr>
          <w:rFonts w:ascii="Arial"/>
          <w:color w:val="2A2A2A"/>
          <w:sz w:val="19"/>
        </w:rPr>
        <w:t>to eligibility criteria</w:t>
      </w:r>
    </w:p>
    <w:p w14:paraId="25897A00" w14:textId="77777777" w:rsidR="00EF4BD5" w:rsidRDefault="00000000">
      <w:pPr>
        <w:spacing w:before="71"/>
        <w:ind w:left="528" w:right="38" w:hanging="244"/>
        <w:rPr>
          <w:rFonts w:ascii="Arial"/>
          <w:sz w:val="19"/>
        </w:rPr>
      </w:pPr>
      <w:r>
        <w:br w:type="column"/>
      </w:r>
      <w:r>
        <w:rPr>
          <w:rFonts w:ascii="Arial"/>
          <w:b/>
          <w:color w:val="2A2A2A"/>
        </w:rPr>
        <w:t xml:space="preserve">B </w:t>
      </w:r>
      <w:r>
        <w:rPr>
          <w:rFonts w:ascii="Arial"/>
          <w:color w:val="2A2A2A"/>
          <w:sz w:val="19"/>
        </w:rPr>
        <w:t>Group interventions or analyze</w:t>
      </w:r>
      <w:r>
        <w:rPr>
          <w:rFonts w:ascii="Arial"/>
          <w:color w:val="2A2A2A"/>
          <w:spacing w:val="-4"/>
          <w:sz w:val="19"/>
        </w:rPr>
        <w:t xml:space="preserve"> </w:t>
      </w:r>
      <w:r>
        <w:rPr>
          <w:rFonts w:ascii="Arial"/>
          <w:color w:val="2A2A2A"/>
          <w:sz w:val="19"/>
        </w:rPr>
        <w:t>them</w:t>
      </w:r>
      <w:r>
        <w:rPr>
          <w:rFonts w:ascii="Arial"/>
          <w:color w:val="2A2A2A"/>
          <w:spacing w:val="-4"/>
          <w:sz w:val="19"/>
        </w:rPr>
        <w:t xml:space="preserve"> </w:t>
      </w:r>
      <w:r>
        <w:rPr>
          <w:rFonts w:ascii="Arial"/>
          <w:color w:val="2A2A2A"/>
          <w:sz w:val="19"/>
        </w:rPr>
        <w:t>separately?</w:t>
      </w:r>
    </w:p>
    <w:p w14:paraId="261A2B17" w14:textId="77777777" w:rsidR="00EF4BD5" w:rsidRDefault="00000000">
      <w:pPr>
        <w:spacing w:before="79" w:line="228" w:lineRule="auto"/>
        <w:ind w:left="904" w:hanging="244"/>
        <w:rPr>
          <w:rFonts w:ascii="Arial"/>
          <w:sz w:val="19"/>
        </w:rPr>
      </w:pPr>
      <w:r>
        <w:br w:type="column"/>
      </w:r>
      <w:r>
        <w:rPr>
          <w:rFonts w:ascii="Arial"/>
          <w:b/>
          <w:color w:val="2A2A2A"/>
          <w:position w:val="2"/>
        </w:rPr>
        <w:t xml:space="preserve">C </w:t>
      </w:r>
      <w:r>
        <w:rPr>
          <w:rFonts w:ascii="Arial"/>
          <w:color w:val="2A2A2A"/>
          <w:sz w:val="19"/>
        </w:rPr>
        <w:t>How should co-interventions affect study eligibility?</w:t>
      </w:r>
    </w:p>
    <w:p w14:paraId="54F3EA12" w14:textId="77777777" w:rsidR="00EF4BD5" w:rsidRDefault="00000000">
      <w:pPr>
        <w:spacing w:before="68"/>
        <w:ind w:left="904"/>
        <w:rPr>
          <w:rFonts w:ascii="Arial"/>
          <w:b/>
          <w:sz w:val="17"/>
        </w:rPr>
      </w:pPr>
      <w:r>
        <w:rPr>
          <w:rFonts w:ascii="Arial"/>
          <w:b/>
          <w:noProof/>
          <w:sz w:val="17"/>
        </w:rPr>
        <mc:AlternateContent>
          <mc:Choice Requires="wpg">
            <w:drawing>
              <wp:anchor distT="0" distB="0" distL="0" distR="0" simplePos="0" relativeHeight="15755776" behindDoc="0" locked="0" layoutInCell="1" allowOverlap="1" wp14:anchorId="4306F512" wp14:editId="7CF48A9A">
                <wp:simplePos x="0" y="0"/>
                <wp:positionH relativeFrom="page">
                  <wp:posOffset>2954432</wp:posOffset>
                </wp:positionH>
                <wp:positionV relativeFrom="paragraph">
                  <wp:posOffset>186937</wp:posOffset>
                </wp:positionV>
                <wp:extent cx="1867535" cy="806450"/>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7535" cy="806450"/>
                          <a:chOff x="0" y="0"/>
                          <a:chExt cx="1867535" cy="806450"/>
                        </a:xfrm>
                      </wpg:grpSpPr>
                      <wps:wsp>
                        <wps:cNvPr id="135" name="Graphic 135"/>
                        <wps:cNvSpPr/>
                        <wps:spPr>
                          <a:xfrm>
                            <a:off x="306097" y="257772"/>
                            <a:ext cx="429259" cy="207645"/>
                          </a:xfrm>
                          <a:custGeom>
                            <a:avLst/>
                            <a:gdLst/>
                            <a:ahLst/>
                            <a:cxnLst/>
                            <a:rect l="l" t="t" r="r" b="b"/>
                            <a:pathLst>
                              <a:path w="429259" h="207645">
                                <a:moveTo>
                                  <a:pt x="0" y="0"/>
                                </a:moveTo>
                                <a:lnTo>
                                  <a:pt x="48856" y="23644"/>
                                </a:lnTo>
                                <a:lnTo>
                                  <a:pt x="97408" y="47140"/>
                                </a:lnTo>
                                <a:lnTo>
                                  <a:pt x="145655" y="70489"/>
                                </a:lnTo>
                                <a:lnTo>
                                  <a:pt x="193597" y="93691"/>
                                </a:lnTo>
                                <a:lnTo>
                                  <a:pt x="241235" y="116745"/>
                                </a:lnTo>
                                <a:lnTo>
                                  <a:pt x="288569" y="139652"/>
                                </a:lnTo>
                                <a:lnTo>
                                  <a:pt x="335599" y="162412"/>
                                </a:lnTo>
                                <a:lnTo>
                                  <a:pt x="382325" y="185025"/>
                                </a:lnTo>
                                <a:lnTo>
                                  <a:pt x="428747" y="207490"/>
                                </a:lnTo>
                              </a:path>
                            </a:pathLst>
                          </a:custGeom>
                          <a:ln w="12236">
                            <a:solidFill>
                              <a:srgbClr val="5267A5"/>
                            </a:solidFill>
                            <a:prstDash val="solid"/>
                          </a:ln>
                        </wps:spPr>
                        <wps:bodyPr wrap="square" lIns="0" tIns="0" rIns="0" bIns="0" rtlCol="0">
                          <a:prstTxWarp prst="textNoShape">
                            <a:avLst/>
                          </a:prstTxWarp>
                          <a:noAutofit/>
                        </wps:bodyPr>
                      </wps:wsp>
                      <wps:wsp>
                        <wps:cNvPr id="136" name="Graphic 136"/>
                        <wps:cNvSpPr/>
                        <wps:spPr>
                          <a:xfrm>
                            <a:off x="684038" y="425015"/>
                            <a:ext cx="51435" cy="41275"/>
                          </a:xfrm>
                          <a:custGeom>
                            <a:avLst/>
                            <a:gdLst/>
                            <a:ahLst/>
                            <a:cxnLst/>
                            <a:rect l="l" t="t" r="r" b="b"/>
                            <a:pathLst>
                              <a:path w="51435" h="41275">
                                <a:moveTo>
                                  <a:pt x="19796" y="0"/>
                                </a:moveTo>
                                <a:lnTo>
                                  <a:pt x="0" y="40903"/>
                                </a:lnTo>
                                <a:lnTo>
                                  <a:pt x="50806" y="40248"/>
                                </a:lnTo>
                                <a:lnTo>
                                  <a:pt x="19796" y="0"/>
                                </a:lnTo>
                                <a:close/>
                              </a:path>
                            </a:pathLst>
                          </a:custGeom>
                          <a:solidFill>
                            <a:srgbClr val="5267A5"/>
                          </a:solidFill>
                        </wps:spPr>
                        <wps:bodyPr wrap="square" lIns="0" tIns="0" rIns="0" bIns="0" rtlCol="0">
                          <a:prstTxWarp prst="textNoShape">
                            <a:avLst/>
                          </a:prstTxWarp>
                          <a:noAutofit/>
                        </wps:bodyPr>
                      </wps:wsp>
                      <wps:wsp>
                        <wps:cNvPr id="137" name="Graphic 137"/>
                        <wps:cNvSpPr/>
                        <wps:spPr>
                          <a:xfrm>
                            <a:off x="684038" y="272587"/>
                            <a:ext cx="249554" cy="193675"/>
                          </a:xfrm>
                          <a:custGeom>
                            <a:avLst/>
                            <a:gdLst/>
                            <a:ahLst/>
                            <a:cxnLst/>
                            <a:rect l="l" t="t" r="r" b="b"/>
                            <a:pathLst>
                              <a:path w="249554" h="193675">
                                <a:moveTo>
                                  <a:pt x="19796" y="152428"/>
                                </a:moveTo>
                                <a:lnTo>
                                  <a:pt x="50806" y="192676"/>
                                </a:lnTo>
                                <a:lnTo>
                                  <a:pt x="0" y="193331"/>
                                </a:lnTo>
                                <a:lnTo>
                                  <a:pt x="19796" y="152428"/>
                                </a:lnTo>
                                <a:close/>
                              </a:path>
                              <a:path w="249554" h="193675">
                                <a:moveTo>
                                  <a:pt x="249504" y="0"/>
                                </a:moveTo>
                                <a:lnTo>
                                  <a:pt x="249504" y="45103"/>
                                </a:lnTo>
                                <a:lnTo>
                                  <a:pt x="249504" y="88498"/>
                                </a:lnTo>
                                <a:lnTo>
                                  <a:pt x="249504" y="130181"/>
                                </a:lnTo>
                                <a:lnTo>
                                  <a:pt x="249504" y="170153"/>
                                </a:lnTo>
                              </a:path>
                            </a:pathLst>
                          </a:custGeom>
                          <a:ln w="12236">
                            <a:solidFill>
                              <a:srgbClr val="5267A5"/>
                            </a:solidFill>
                            <a:prstDash val="solid"/>
                          </a:ln>
                        </wps:spPr>
                        <wps:bodyPr wrap="square" lIns="0" tIns="0" rIns="0" bIns="0" rtlCol="0">
                          <a:prstTxWarp prst="textNoShape">
                            <a:avLst/>
                          </a:prstTxWarp>
                          <a:noAutofit/>
                        </wps:bodyPr>
                      </wps:wsp>
                      <wps:wsp>
                        <wps:cNvPr id="138" name="Graphic 138"/>
                        <wps:cNvSpPr/>
                        <wps:spPr>
                          <a:xfrm>
                            <a:off x="910818" y="397291"/>
                            <a:ext cx="45720" cy="45720"/>
                          </a:xfrm>
                          <a:custGeom>
                            <a:avLst/>
                            <a:gdLst/>
                            <a:ahLst/>
                            <a:cxnLst/>
                            <a:rect l="l" t="t" r="r" b="b"/>
                            <a:pathLst>
                              <a:path w="45720" h="45720">
                                <a:moveTo>
                                  <a:pt x="45448" y="0"/>
                                </a:moveTo>
                                <a:lnTo>
                                  <a:pt x="0" y="0"/>
                                </a:lnTo>
                                <a:lnTo>
                                  <a:pt x="22724" y="45448"/>
                                </a:lnTo>
                                <a:lnTo>
                                  <a:pt x="45448" y="0"/>
                                </a:lnTo>
                                <a:close/>
                              </a:path>
                            </a:pathLst>
                          </a:custGeom>
                          <a:solidFill>
                            <a:srgbClr val="5267A5"/>
                          </a:solidFill>
                        </wps:spPr>
                        <wps:bodyPr wrap="square" lIns="0" tIns="0" rIns="0" bIns="0" rtlCol="0">
                          <a:prstTxWarp prst="textNoShape">
                            <a:avLst/>
                          </a:prstTxWarp>
                          <a:noAutofit/>
                        </wps:bodyPr>
                      </wps:wsp>
                      <wps:wsp>
                        <wps:cNvPr id="139" name="Graphic 139"/>
                        <wps:cNvSpPr/>
                        <wps:spPr>
                          <a:xfrm>
                            <a:off x="910818" y="257772"/>
                            <a:ext cx="650240" cy="207645"/>
                          </a:xfrm>
                          <a:custGeom>
                            <a:avLst/>
                            <a:gdLst/>
                            <a:ahLst/>
                            <a:cxnLst/>
                            <a:rect l="l" t="t" r="r" b="b"/>
                            <a:pathLst>
                              <a:path w="650240" h="207645">
                                <a:moveTo>
                                  <a:pt x="45448" y="139518"/>
                                </a:moveTo>
                                <a:lnTo>
                                  <a:pt x="22724" y="184967"/>
                                </a:lnTo>
                                <a:lnTo>
                                  <a:pt x="0" y="139518"/>
                                </a:lnTo>
                                <a:lnTo>
                                  <a:pt x="45448" y="139518"/>
                                </a:lnTo>
                                <a:close/>
                              </a:path>
                              <a:path w="650240" h="207645">
                                <a:moveTo>
                                  <a:pt x="650170" y="0"/>
                                </a:moveTo>
                                <a:lnTo>
                                  <a:pt x="601313" y="23644"/>
                                </a:lnTo>
                                <a:lnTo>
                                  <a:pt x="552762" y="47140"/>
                                </a:lnTo>
                                <a:lnTo>
                                  <a:pt x="504515" y="70489"/>
                                </a:lnTo>
                                <a:lnTo>
                                  <a:pt x="456572" y="93691"/>
                                </a:lnTo>
                                <a:lnTo>
                                  <a:pt x="408934" y="116745"/>
                                </a:lnTo>
                                <a:lnTo>
                                  <a:pt x="361600" y="139652"/>
                                </a:lnTo>
                                <a:lnTo>
                                  <a:pt x="314570" y="162412"/>
                                </a:lnTo>
                                <a:lnTo>
                                  <a:pt x="267844" y="185025"/>
                                </a:lnTo>
                                <a:lnTo>
                                  <a:pt x="221422" y="207490"/>
                                </a:lnTo>
                              </a:path>
                            </a:pathLst>
                          </a:custGeom>
                          <a:ln w="12236">
                            <a:solidFill>
                              <a:srgbClr val="5267A5"/>
                            </a:solidFill>
                            <a:prstDash val="solid"/>
                          </a:ln>
                        </wps:spPr>
                        <wps:bodyPr wrap="square" lIns="0" tIns="0" rIns="0" bIns="0" rtlCol="0">
                          <a:prstTxWarp prst="textNoShape">
                            <a:avLst/>
                          </a:prstTxWarp>
                          <a:noAutofit/>
                        </wps:bodyPr>
                      </wps:wsp>
                      <wps:wsp>
                        <wps:cNvPr id="140" name="Graphic 140"/>
                        <wps:cNvSpPr/>
                        <wps:spPr>
                          <a:xfrm>
                            <a:off x="1132241" y="425015"/>
                            <a:ext cx="51435" cy="41275"/>
                          </a:xfrm>
                          <a:custGeom>
                            <a:avLst/>
                            <a:gdLst/>
                            <a:ahLst/>
                            <a:cxnLst/>
                            <a:rect l="l" t="t" r="r" b="b"/>
                            <a:pathLst>
                              <a:path w="51435" h="41275">
                                <a:moveTo>
                                  <a:pt x="31010" y="0"/>
                                </a:moveTo>
                                <a:lnTo>
                                  <a:pt x="0" y="40248"/>
                                </a:lnTo>
                                <a:lnTo>
                                  <a:pt x="50806" y="40903"/>
                                </a:lnTo>
                                <a:lnTo>
                                  <a:pt x="31010" y="0"/>
                                </a:lnTo>
                                <a:close/>
                              </a:path>
                            </a:pathLst>
                          </a:custGeom>
                          <a:solidFill>
                            <a:srgbClr val="5267A5"/>
                          </a:solidFill>
                        </wps:spPr>
                        <wps:bodyPr wrap="square" lIns="0" tIns="0" rIns="0" bIns="0" rtlCol="0">
                          <a:prstTxWarp prst="textNoShape">
                            <a:avLst/>
                          </a:prstTxWarp>
                          <a:noAutofit/>
                        </wps:bodyPr>
                      </wps:wsp>
                      <wps:wsp>
                        <wps:cNvPr id="141" name="Graphic 141"/>
                        <wps:cNvSpPr/>
                        <wps:spPr>
                          <a:xfrm>
                            <a:off x="1132241" y="425015"/>
                            <a:ext cx="51435" cy="41275"/>
                          </a:xfrm>
                          <a:custGeom>
                            <a:avLst/>
                            <a:gdLst/>
                            <a:ahLst/>
                            <a:cxnLst/>
                            <a:rect l="l" t="t" r="r" b="b"/>
                            <a:pathLst>
                              <a:path w="51435" h="41275">
                                <a:moveTo>
                                  <a:pt x="50806" y="40903"/>
                                </a:moveTo>
                                <a:lnTo>
                                  <a:pt x="0" y="40248"/>
                                </a:lnTo>
                                <a:lnTo>
                                  <a:pt x="31010" y="0"/>
                                </a:lnTo>
                                <a:lnTo>
                                  <a:pt x="50806" y="40903"/>
                                </a:lnTo>
                                <a:close/>
                              </a:path>
                            </a:pathLst>
                          </a:custGeom>
                          <a:ln w="12236">
                            <a:solidFill>
                              <a:srgbClr val="5267A5"/>
                            </a:solidFill>
                            <a:prstDash val="solid"/>
                          </a:ln>
                        </wps:spPr>
                        <wps:bodyPr wrap="square" lIns="0" tIns="0" rIns="0" bIns="0" rtlCol="0">
                          <a:prstTxWarp prst="textNoShape">
                            <a:avLst/>
                          </a:prstTxWarp>
                          <a:noAutofit/>
                        </wps:bodyPr>
                      </wps:wsp>
                      <wps:wsp>
                        <wps:cNvPr id="142" name="Graphic 142"/>
                        <wps:cNvSpPr/>
                        <wps:spPr>
                          <a:xfrm>
                            <a:off x="5244" y="5244"/>
                            <a:ext cx="554990" cy="231775"/>
                          </a:xfrm>
                          <a:custGeom>
                            <a:avLst/>
                            <a:gdLst/>
                            <a:ahLst/>
                            <a:cxnLst/>
                            <a:rect l="l" t="t" r="r" b="b"/>
                            <a:pathLst>
                              <a:path w="554990" h="231775">
                                <a:moveTo>
                                  <a:pt x="523219" y="0"/>
                                </a:move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lnTo>
                                  <a:pt x="523219" y="231473"/>
                                </a:lnTo>
                                <a:lnTo>
                                  <a:pt x="536934" y="229515"/>
                                </a:lnTo>
                                <a:lnTo>
                                  <a:pt x="546731" y="223639"/>
                                </a:lnTo>
                                <a:lnTo>
                                  <a:pt x="552610" y="213845"/>
                                </a:lnTo>
                                <a:lnTo>
                                  <a:pt x="554570" y="200131"/>
                                </a:lnTo>
                                <a:lnTo>
                                  <a:pt x="554570" y="31350"/>
                                </a:lnTo>
                                <a:lnTo>
                                  <a:pt x="552610" y="17636"/>
                                </a:lnTo>
                                <a:lnTo>
                                  <a:pt x="546731" y="7838"/>
                                </a:lnTo>
                                <a:lnTo>
                                  <a:pt x="536934" y="1959"/>
                                </a:lnTo>
                                <a:lnTo>
                                  <a:pt x="523219" y="0"/>
                                </a:lnTo>
                                <a:close/>
                              </a:path>
                            </a:pathLst>
                          </a:custGeom>
                          <a:solidFill>
                            <a:srgbClr val="F4F4F4"/>
                          </a:solidFill>
                        </wps:spPr>
                        <wps:bodyPr wrap="square" lIns="0" tIns="0" rIns="0" bIns="0" rtlCol="0">
                          <a:prstTxWarp prst="textNoShape">
                            <a:avLst/>
                          </a:prstTxWarp>
                          <a:noAutofit/>
                        </wps:bodyPr>
                      </wps:wsp>
                      <wps:wsp>
                        <wps:cNvPr id="143" name="Graphic 143"/>
                        <wps:cNvSpPr/>
                        <wps:spPr>
                          <a:xfrm>
                            <a:off x="5244" y="5244"/>
                            <a:ext cx="554990" cy="231775"/>
                          </a:xfrm>
                          <a:custGeom>
                            <a:avLst/>
                            <a:gdLst/>
                            <a:ahLst/>
                            <a:cxnLst/>
                            <a:rect l="l" t="t" r="r" b="b"/>
                            <a:pathLst>
                              <a:path w="554990" h="231775">
                                <a:moveTo>
                                  <a:pt x="31342" y="231473"/>
                                </a:moveTo>
                                <a:lnTo>
                                  <a:pt x="523219" y="231473"/>
                                </a:lnTo>
                                <a:lnTo>
                                  <a:pt x="536934" y="229515"/>
                                </a:lnTo>
                                <a:lnTo>
                                  <a:pt x="546731" y="223639"/>
                                </a:lnTo>
                                <a:lnTo>
                                  <a:pt x="552610" y="213845"/>
                                </a:lnTo>
                                <a:lnTo>
                                  <a:pt x="554570" y="200131"/>
                                </a:lnTo>
                                <a:lnTo>
                                  <a:pt x="554570" y="31350"/>
                                </a:lnTo>
                                <a:lnTo>
                                  <a:pt x="552610" y="17636"/>
                                </a:lnTo>
                                <a:lnTo>
                                  <a:pt x="546731" y="7838"/>
                                </a:lnTo>
                                <a:lnTo>
                                  <a:pt x="536934" y="1959"/>
                                </a:lnTo>
                                <a:lnTo>
                                  <a:pt x="523219" y="0"/>
                                </a:ln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close/>
                              </a:path>
                            </a:pathLst>
                          </a:custGeom>
                          <a:ln w="10488">
                            <a:solidFill>
                              <a:srgbClr val="9A9A9A"/>
                            </a:solidFill>
                            <a:prstDash val="solid"/>
                          </a:ln>
                        </wps:spPr>
                        <wps:bodyPr wrap="square" lIns="0" tIns="0" rIns="0" bIns="0" rtlCol="0">
                          <a:prstTxWarp prst="textNoShape">
                            <a:avLst/>
                          </a:prstTxWarp>
                          <a:noAutofit/>
                        </wps:bodyPr>
                      </wps:wsp>
                      <wps:wsp>
                        <wps:cNvPr id="144" name="Graphic 144"/>
                        <wps:cNvSpPr/>
                        <wps:spPr>
                          <a:xfrm>
                            <a:off x="656262" y="5244"/>
                            <a:ext cx="554990" cy="231775"/>
                          </a:xfrm>
                          <a:custGeom>
                            <a:avLst/>
                            <a:gdLst/>
                            <a:ahLst/>
                            <a:cxnLst/>
                            <a:rect l="l" t="t" r="r" b="b"/>
                            <a:pathLst>
                              <a:path w="554990" h="231775">
                                <a:moveTo>
                                  <a:pt x="523219" y="0"/>
                                </a:move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lnTo>
                                  <a:pt x="523219" y="231473"/>
                                </a:lnTo>
                                <a:lnTo>
                                  <a:pt x="536933" y="229515"/>
                                </a:lnTo>
                                <a:lnTo>
                                  <a:pt x="546727" y="223639"/>
                                </a:lnTo>
                                <a:lnTo>
                                  <a:pt x="552603" y="213845"/>
                                </a:lnTo>
                                <a:lnTo>
                                  <a:pt x="554561" y="200131"/>
                                </a:lnTo>
                                <a:lnTo>
                                  <a:pt x="554561" y="31350"/>
                                </a:lnTo>
                                <a:lnTo>
                                  <a:pt x="552603" y="17636"/>
                                </a:lnTo>
                                <a:lnTo>
                                  <a:pt x="546727" y="7838"/>
                                </a:lnTo>
                                <a:lnTo>
                                  <a:pt x="536933" y="1959"/>
                                </a:lnTo>
                                <a:lnTo>
                                  <a:pt x="523219" y="0"/>
                                </a:lnTo>
                                <a:close/>
                              </a:path>
                            </a:pathLst>
                          </a:custGeom>
                          <a:solidFill>
                            <a:srgbClr val="F4F4F4"/>
                          </a:solidFill>
                        </wps:spPr>
                        <wps:bodyPr wrap="square" lIns="0" tIns="0" rIns="0" bIns="0" rtlCol="0">
                          <a:prstTxWarp prst="textNoShape">
                            <a:avLst/>
                          </a:prstTxWarp>
                          <a:noAutofit/>
                        </wps:bodyPr>
                      </wps:wsp>
                      <wps:wsp>
                        <wps:cNvPr id="145" name="Graphic 145"/>
                        <wps:cNvSpPr/>
                        <wps:spPr>
                          <a:xfrm>
                            <a:off x="656262" y="5244"/>
                            <a:ext cx="554990" cy="231775"/>
                          </a:xfrm>
                          <a:custGeom>
                            <a:avLst/>
                            <a:gdLst/>
                            <a:ahLst/>
                            <a:cxnLst/>
                            <a:rect l="l" t="t" r="r" b="b"/>
                            <a:pathLst>
                              <a:path w="554990" h="231775">
                                <a:moveTo>
                                  <a:pt x="31342" y="231473"/>
                                </a:moveTo>
                                <a:lnTo>
                                  <a:pt x="523219" y="231473"/>
                                </a:lnTo>
                                <a:lnTo>
                                  <a:pt x="536933" y="229515"/>
                                </a:lnTo>
                                <a:lnTo>
                                  <a:pt x="546727" y="223639"/>
                                </a:lnTo>
                                <a:lnTo>
                                  <a:pt x="552603" y="213845"/>
                                </a:lnTo>
                                <a:lnTo>
                                  <a:pt x="554561" y="200131"/>
                                </a:lnTo>
                                <a:lnTo>
                                  <a:pt x="554561" y="31350"/>
                                </a:lnTo>
                                <a:lnTo>
                                  <a:pt x="552603" y="17636"/>
                                </a:lnTo>
                                <a:lnTo>
                                  <a:pt x="546727" y="7838"/>
                                </a:lnTo>
                                <a:lnTo>
                                  <a:pt x="536933" y="1959"/>
                                </a:lnTo>
                                <a:lnTo>
                                  <a:pt x="523219" y="0"/>
                                </a:lnTo>
                                <a:lnTo>
                                  <a:pt x="31342" y="0"/>
                                </a:lnTo>
                                <a:lnTo>
                                  <a:pt x="17628" y="1959"/>
                                </a:lnTo>
                                <a:lnTo>
                                  <a:pt x="7834" y="7838"/>
                                </a:lnTo>
                                <a:lnTo>
                                  <a:pt x="1958" y="17636"/>
                                </a:lnTo>
                                <a:lnTo>
                                  <a:pt x="0" y="31350"/>
                                </a:lnTo>
                                <a:lnTo>
                                  <a:pt x="0" y="200131"/>
                                </a:lnTo>
                                <a:lnTo>
                                  <a:pt x="1958" y="213845"/>
                                </a:lnTo>
                                <a:lnTo>
                                  <a:pt x="7834" y="223639"/>
                                </a:lnTo>
                                <a:lnTo>
                                  <a:pt x="17628" y="229515"/>
                                </a:lnTo>
                                <a:lnTo>
                                  <a:pt x="31342" y="231473"/>
                                </a:lnTo>
                                <a:close/>
                              </a:path>
                            </a:pathLst>
                          </a:custGeom>
                          <a:ln w="10488">
                            <a:solidFill>
                              <a:srgbClr val="9A9A9A"/>
                            </a:solidFill>
                            <a:prstDash val="solid"/>
                          </a:ln>
                        </wps:spPr>
                        <wps:bodyPr wrap="square" lIns="0" tIns="0" rIns="0" bIns="0" rtlCol="0">
                          <a:prstTxWarp prst="textNoShape">
                            <a:avLst/>
                          </a:prstTxWarp>
                          <a:noAutofit/>
                        </wps:bodyPr>
                      </wps:wsp>
                      <wps:wsp>
                        <wps:cNvPr id="146" name="Graphic 146"/>
                        <wps:cNvSpPr/>
                        <wps:spPr>
                          <a:xfrm>
                            <a:off x="1307271" y="5244"/>
                            <a:ext cx="554990" cy="231775"/>
                          </a:xfrm>
                          <a:custGeom>
                            <a:avLst/>
                            <a:gdLst/>
                            <a:ahLst/>
                            <a:cxnLst/>
                            <a:rect l="l" t="t" r="r" b="b"/>
                            <a:pathLst>
                              <a:path w="554990" h="231775">
                                <a:moveTo>
                                  <a:pt x="523228" y="0"/>
                                </a:moveTo>
                                <a:lnTo>
                                  <a:pt x="31350" y="0"/>
                                </a:lnTo>
                                <a:lnTo>
                                  <a:pt x="17636" y="1959"/>
                                </a:lnTo>
                                <a:lnTo>
                                  <a:pt x="7838" y="7838"/>
                                </a:lnTo>
                                <a:lnTo>
                                  <a:pt x="1959" y="17636"/>
                                </a:lnTo>
                                <a:lnTo>
                                  <a:pt x="0" y="31350"/>
                                </a:lnTo>
                                <a:lnTo>
                                  <a:pt x="0" y="200131"/>
                                </a:lnTo>
                                <a:lnTo>
                                  <a:pt x="1959" y="213845"/>
                                </a:lnTo>
                                <a:lnTo>
                                  <a:pt x="7838" y="223639"/>
                                </a:lnTo>
                                <a:lnTo>
                                  <a:pt x="17636" y="229515"/>
                                </a:lnTo>
                                <a:lnTo>
                                  <a:pt x="31350" y="231473"/>
                                </a:lnTo>
                                <a:lnTo>
                                  <a:pt x="523228" y="231473"/>
                                </a:lnTo>
                                <a:lnTo>
                                  <a:pt x="536941" y="229515"/>
                                </a:lnTo>
                                <a:lnTo>
                                  <a:pt x="546736" y="223639"/>
                                </a:lnTo>
                                <a:lnTo>
                                  <a:pt x="552612" y="213845"/>
                                </a:lnTo>
                                <a:lnTo>
                                  <a:pt x="554570" y="200131"/>
                                </a:lnTo>
                                <a:lnTo>
                                  <a:pt x="554570" y="31350"/>
                                </a:lnTo>
                                <a:lnTo>
                                  <a:pt x="552612" y="17636"/>
                                </a:lnTo>
                                <a:lnTo>
                                  <a:pt x="546736" y="7838"/>
                                </a:lnTo>
                                <a:lnTo>
                                  <a:pt x="536941" y="1959"/>
                                </a:lnTo>
                                <a:lnTo>
                                  <a:pt x="523228" y="0"/>
                                </a:lnTo>
                                <a:close/>
                              </a:path>
                            </a:pathLst>
                          </a:custGeom>
                          <a:solidFill>
                            <a:srgbClr val="F4F4F4"/>
                          </a:solidFill>
                        </wps:spPr>
                        <wps:bodyPr wrap="square" lIns="0" tIns="0" rIns="0" bIns="0" rtlCol="0">
                          <a:prstTxWarp prst="textNoShape">
                            <a:avLst/>
                          </a:prstTxWarp>
                          <a:noAutofit/>
                        </wps:bodyPr>
                      </wps:wsp>
                      <wps:wsp>
                        <wps:cNvPr id="147" name="Graphic 147"/>
                        <wps:cNvSpPr/>
                        <wps:spPr>
                          <a:xfrm>
                            <a:off x="1307271" y="5244"/>
                            <a:ext cx="554990" cy="231775"/>
                          </a:xfrm>
                          <a:custGeom>
                            <a:avLst/>
                            <a:gdLst/>
                            <a:ahLst/>
                            <a:cxnLst/>
                            <a:rect l="l" t="t" r="r" b="b"/>
                            <a:pathLst>
                              <a:path w="554990" h="231775">
                                <a:moveTo>
                                  <a:pt x="31350" y="231473"/>
                                </a:moveTo>
                                <a:lnTo>
                                  <a:pt x="523228" y="231473"/>
                                </a:lnTo>
                                <a:lnTo>
                                  <a:pt x="536941" y="229515"/>
                                </a:lnTo>
                                <a:lnTo>
                                  <a:pt x="546736" y="223639"/>
                                </a:lnTo>
                                <a:lnTo>
                                  <a:pt x="552612" y="213845"/>
                                </a:lnTo>
                                <a:lnTo>
                                  <a:pt x="554570" y="200131"/>
                                </a:lnTo>
                                <a:lnTo>
                                  <a:pt x="554570" y="31350"/>
                                </a:lnTo>
                                <a:lnTo>
                                  <a:pt x="552612" y="17636"/>
                                </a:lnTo>
                                <a:lnTo>
                                  <a:pt x="546736" y="7838"/>
                                </a:lnTo>
                                <a:lnTo>
                                  <a:pt x="536941" y="1959"/>
                                </a:lnTo>
                                <a:lnTo>
                                  <a:pt x="523228" y="0"/>
                                </a:lnTo>
                                <a:lnTo>
                                  <a:pt x="31350" y="0"/>
                                </a:lnTo>
                                <a:lnTo>
                                  <a:pt x="17636" y="1959"/>
                                </a:lnTo>
                                <a:lnTo>
                                  <a:pt x="7838" y="7838"/>
                                </a:lnTo>
                                <a:lnTo>
                                  <a:pt x="1959" y="17636"/>
                                </a:lnTo>
                                <a:lnTo>
                                  <a:pt x="0" y="31350"/>
                                </a:lnTo>
                                <a:lnTo>
                                  <a:pt x="0" y="200131"/>
                                </a:lnTo>
                                <a:lnTo>
                                  <a:pt x="1959" y="213845"/>
                                </a:lnTo>
                                <a:lnTo>
                                  <a:pt x="7838" y="223639"/>
                                </a:lnTo>
                                <a:lnTo>
                                  <a:pt x="17636" y="229515"/>
                                </a:lnTo>
                                <a:lnTo>
                                  <a:pt x="31350" y="231473"/>
                                </a:lnTo>
                                <a:close/>
                              </a:path>
                            </a:pathLst>
                          </a:custGeom>
                          <a:ln w="10488">
                            <a:solidFill>
                              <a:srgbClr val="9A9A9A"/>
                            </a:solidFill>
                            <a:prstDash val="solid"/>
                          </a:ln>
                        </wps:spPr>
                        <wps:bodyPr wrap="square" lIns="0" tIns="0" rIns="0" bIns="0" rtlCol="0">
                          <a:prstTxWarp prst="textNoShape">
                            <a:avLst/>
                          </a:prstTxWarp>
                          <a:noAutofit/>
                        </wps:bodyPr>
                      </wps:wsp>
                      <wps:wsp>
                        <wps:cNvPr id="148" name="Graphic 148"/>
                        <wps:cNvSpPr/>
                        <wps:spPr>
                          <a:xfrm>
                            <a:off x="5244" y="501946"/>
                            <a:ext cx="1856739" cy="299085"/>
                          </a:xfrm>
                          <a:custGeom>
                            <a:avLst/>
                            <a:gdLst/>
                            <a:ahLst/>
                            <a:cxnLst/>
                            <a:rect l="l" t="t" r="r" b="b"/>
                            <a:pathLst>
                              <a:path w="1856739" h="299085">
                                <a:moveTo>
                                  <a:pt x="1825255" y="0"/>
                                </a:moveTo>
                                <a:lnTo>
                                  <a:pt x="31342" y="0"/>
                                </a:lnTo>
                                <a:lnTo>
                                  <a:pt x="17628" y="1959"/>
                                </a:lnTo>
                                <a:lnTo>
                                  <a:pt x="7834" y="7838"/>
                                </a:lnTo>
                                <a:lnTo>
                                  <a:pt x="1958" y="17636"/>
                                </a:lnTo>
                                <a:lnTo>
                                  <a:pt x="0" y="31350"/>
                                </a:lnTo>
                                <a:lnTo>
                                  <a:pt x="0" y="267640"/>
                                </a:lnTo>
                                <a:lnTo>
                                  <a:pt x="1958" y="281355"/>
                                </a:lnTo>
                                <a:lnTo>
                                  <a:pt x="7834" y="291152"/>
                                </a:lnTo>
                                <a:lnTo>
                                  <a:pt x="17628" y="297031"/>
                                </a:lnTo>
                                <a:lnTo>
                                  <a:pt x="31342" y="298991"/>
                                </a:lnTo>
                                <a:lnTo>
                                  <a:pt x="1825255" y="298991"/>
                                </a:lnTo>
                                <a:lnTo>
                                  <a:pt x="1838969" y="297031"/>
                                </a:lnTo>
                                <a:lnTo>
                                  <a:pt x="1848763" y="291152"/>
                                </a:lnTo>
                                <a:lnTo>
                                  <a:pt x="1854639" y="281355"/>
                                </a:lnTo>
                                <a:lnTo>
                                  <a:pt x="1856598" y="267640"/>
                                </a:lnTo>
                                <a:lnTo>
                                  <a:pt x="1856598" y="31350"/>
                                </a:lnTo>
                                <a:lnTo>
                                  <a:pt x="1854639" y="17636"/>
                                </a:lnTo>
                                <a:lnTo>
                                  <a:pt x="1848763" y="7838"/>
                                </a:lnTo>
                                <a:lnTo>
                                  <a:pt x="1838969" y="1959"/>
                                </a:lnTo>
                                <a:lnTo>
                                  <a:pt x="1825255" y="0"/>
                                </a:lnTo>
                                <a:close/>
                              </a:path>
                            </a:pathLst>
                          </a:custGeom>
                          <a:solidFill>
                            <a:srgbClr val="E8EBF6"/>
                          </a:solidFill>
                        </wps:spPr>
                        <wps:bodyPr wrap="square" lIns="0" tIns="0" rIns="0" bIns="0" rtlCol="0">
                          <a:prstTxWarp prst="textNoShape">
                            <a:avLst/>
                          </a:prstTxWarp>
                          <a:noAutofit/>
                        </wps:bodyPr>
                      </wps:wsp>
                      <wps:wsp>
                        <wps:cNvPr id="149" name="Graphic 149"/>
                        <wps:cNvSpPr/>
                        <wps:spPr>
                          <a:xfrm>
                            <a:off x="5244" y="501946"/>
                            <a:ext cx="1856739" cy="299085"/>
                          </a:xfrm>
                          <a:custGeom>
                            <a:avLst/>
                            <a:gdLst/>
                            <a:ahLst/>
                            <a:cxnLst/>
                            <a:rect l="l" t="t" r="r" b="b"/>
                            <a:pathLst>
                              <a:path w="1856739" h="299085">
                                <a:moveTo>
                                  <a:pt x="31342" y="298991"/>
                                </a:moveTo>
                                <a:lnTo>
                                  <a:pt x="1825255" y="298991"/>
                                </a:lnTo>
                                <a:lnTo>
                                  <a:pt x="1838969" y="297031"/>
                                </a:lnTo>
                                <a:lnTo>
                                  <a:pt x="1848763" y="291152"/>
                                </a:lnTo>
                                <a:lnTo>
                                  <a:pt x="1854639" y="281355"/>
                                </a:lnTo>
                                <a:lnTo>
                                  <a:pt x="1856598" y="267640"/>
                                </a:lnTo>
                                <a:lnTo>
                                  <a:pt x="1856598" y="31350"/>
                                </a:lnTo>
                                <a:lnTo>
                                  <a:pt x="1854639" y="17636"/>
                                </a:lnTo>
                                <a:lnTo>
                                  <a:pt x="1848763" y="7838"/>
                                </a:lnTo>
                                <a:lnTo>
                                  <a:pt x="1838969" y="1959"/>
                                </a:lnTo>
                                <a:lnTo>
                                  <a:pt x="1825255" y="0"/>
                                </a:lnTo>
                                <a:lnTo>
                                  <a:pt x="31342" y="0"/>
                                </a:lnTo>
                                <a:lnTo>
                                  <a:pt x="17628" y="1959"/>
                                </a:lnTo>
                                <a:lnTo>
                                  <a:pt x="7834" y="7838"/>
                                </a:lnTo>
                                <a:lnTo>
                                  <a:pt x="1958" y="17636"/>
                                </a:lnTo>
                                <a:lnTo>
                                  <a:pt x="0" y="31350"/>
                                </a:lnTo>
                                <a:lnTo>
                                  <a:pt x="0" y="267640"/>
                                </a:lnTo>
                                <a:lnTo>
                                  <a:pt x="1958" y="281355"/>
                                </a:lnTo>
                                <a:lnTo>
                                  <a:pt x="7834" y="291152"/>
                                </a:lnTo>
                                <a:lnTo>
                                  <a:pt x="17628" y="297031"/>
                                </a:lnTo>
                                <a:lnTo>
                                  <a:pt x="31342" y="298991"/>
                                </a:lnTo>
                                <a:close/>
                              </a:path>
                            </a:pathLst>
                          </a:custGeom>
                          <a:ln w="10488">
                            <a:solidFill>
                              <a:srgbClr val="5267A5"/>
                            </a:solidFill>
                            <a:prstDash val="solid"/>
                          </a:ln>
                        </wps:spPr>
                        <wps:bodyPr wrap="square" lIns="0" tIns="0" rIns="0" bIns="0" rtlCol="0">
                          <a:prstTxWarp prst="textNoShape">
                            <a:avLst/>
                          </a:prstTxWarp>
                          <a:noAutofit/>
                        </wps:bodyPr>
                      </wps:wsp>
                      <wps:wsp>
                        <wps:cNvPr id="150" name="Textbox 150"/>
                        <wps:cNvSpPr txBox="1"/>
                        <wps:spPr>
                          <a:xfrm>
                            <a:off x="0" y="0"/>
                            <a:ext cx="1867535" cy="806450"/>
                          </a:xfrm>
                          <a:prstGeom prst="rect">
                            <a:avLst/>
                          </a:prstGeom>
                        </wps:spPr>
                        <wps:txbx>
                          <w:txbxContent>
                            <w:p w14:paraId="2BBEEDC8" w14:textId="77777777" w:rsidR="00EF4BD5" w:rsidRDefault="00000000">
                              <w:pPr>
                                <w:tabs>
                                  <w:tab w:val="left" w:pos="1012"/>
                                  <w:tab w:val="left" w:pos="2074"/>
                                </w:tabs>
                                <w:spacing w:before="111"/>
                                <w:ind w:right="22"/>
                                <w:jc w:val="center"/>
                                <w:rPr>
                                  <w:rFonts w:ascii="Arial"/>
                                  <w:sz w:val="14"/>
                                </w:rPr>
                              </w:pPr>
                              <w:r>
                                <w:rPr>
                                  <w:rFonts w:ascii="Arial"/>
                                  <w:color w:val="2A2A2A"/>
                                  <w:spacing w:val="-2"/>
                                  <w:w w:val="105"/>
                                  <w:sz w:val="14"/>
                                </w:rPr>
                                <w:t>Fluoxetine</w:t>
                              </w:r>
                              <w:r>
                                <w:rPr>
                                  <w:rFonts w:ascii="Arial"/>
                                  <w:color w:val="2A2A2A"/>
                                  <w:sz w:val="14"/>
                                </w:rPr>
                                <w:tab/>
                              </w:r>
                              <w:r>
                                <w:rPr>
                                  <w:rFonts w:ascii="Arial"/>
                                  <w:color w:val="2A2A2A"/>
                                  <w:spacing w:val="-2"/>
                                  <w:w w:val="105"/>
                                  <w:sz w:val="14"/>
                                </w:rPr>
                                <w:t>Paroxetine</w:t>
                              </w:r>
                              <w:r>
                                <w:rPr>
                                  <w:rFonts w:ascii="Arial"/>
                                  <w:color w:val="2A2A2A"/>
                                  <w:sz w:val="14"/>
                                </w:rPr>
                                <w:tab/>
                              </w:r>
                              <w:r>
                                <w:rPr>
                                  <w:rFonts w:ascii="Arial"/>
                                  <w:color w:val="2A2A2A"/>
                                  <w:spacing w:val="-2"/>
                                  <w:w w:val="105"/>
                                  <w:sz w:val="14"/>
                                </w:rPr>
                                <w:t>Sertraline</w:t>
                              </w:r>
                            </w:p>
                            <w:p w14:paraId="56B4CF52" w14:textId="77777777" w:rsidR="00EF4BD5" w:rsidRDefault="00EF4BD5">
                              <w:pPr>
                                <w:spacing w:before="67"/>
                                <w:rPr>
                                  <w:rFonts w:ascii="Arial"/>
                                  <w:sz w:val="14"/>
                                </w:rPr>
                              </w:pPr>
                            </w:p>
                            <w:p w14:paraId="7182696F" w14:textId="77777777" w:rsidR="00EF4BD5" w:rsidRDefault="00000000">
                              <w:pPr>
                                <w:ind w:left="8"/>
                                <w:rPr>
                                  <w:rFonts w:ascii="Arial"/>
                                  <w:b/>
                                  <w:sz w:val="16"/>
                                </w:rPr>
                              </w:pPr>
                              <w:r>
                                <w:rPr>
                                  <w:rFonts w:ascii="Arial"/>
                                  <w:b/>
                                  <w:color w:val="5267A5"/>
                                  <w:spacing w:val="-2"/>
                                  <w:w w:val="105"/>
                                  <w:sz w:val="16"/>
                                </w:rPr>
                                <w:t>Lumper</w:t>
                              </w:r>
                            </w:p>
                            <w:p w14:paraId="3313AFB3" w14:textId="77777777" w:rsidR="00EF4BD5" w:rsidRDefault="00EF4BD5">
                              <w:pPr>
                                <w:spacing w:before="63"/>
                                <w:rPr>
                                  <w:rFonts w:ascii="Arial"/>
                                  <w:b/>
                                  <w:sz w:val="16"/>
                                </w:rPr>
                              </w:pPr>
                            </w:p>
                            <w:p w14:paraId="154840EB" w14:textId="77777777" w:rsidR="00EF4BD5" w:rsidRDefault="00000000">
                              <w:pPr>
                                <w:jc w:val="center"/>
                                <w:rPr>
                                  <w:rFonts w:ascii="Arial"/>
                                  <w:sz w:val="14"/>
                                </w:rPr>
                              </w:pPr>
                              <w:r>
                                <w:rPr>
                                  <w:rFonts w:ascii="Arial"/>
                                  <w:color w:val="2A2A2A"/>
                                  <w:sz w:val="14"/>
                                </w:rPr>
                                <w:t>Newer-generation</w:t>
                              </w:r>
                              <w:r>
                                <w:rPr>
                                  <w:rFonts w:ascii="Arial"/>
                                  <w:color w:val="2A2A2A"/>
                                  <w:spacing w:val="31"/>
                                  <w:sz w:val="14"/>
                                </w:rPr>
                                <w:t xml:space="preserve"> </w:t>
                              </w:r>
                              <w:r>
                                <w:rPr>
                                  <w:rFonts w:ascii="Arial"/>
                                  <w:color w:val="2A2A2A"/>
                                  <w:spacing w:val="-2"/>
                                  <w:sz w:val="14"/>
                                </w:rPr>
                                <w:t>antidepressants</w:t>
                              </w:r>
                            </w:p>
                          </w:txbxContent>
                        </wps:txbx>
                        <wps:bodyPr wrap="square" lIns="0" tIns="0" rIns="0" bIns="0" rtlCol="0">
                          <a:noAutofit/>
                        </wps:bodyPr>
                      </wps:wsp>
                    </wpg:wgp>
                  </a:graphicData>
                </a:graphic>
              </wp:anchor>
            </w:drawing>
          </mc:Choice>
          <mc:Fallback>
            <w:pict>
              <v:group w14:anchorId="4306F512" id="Group 134" o:spid="_x0000_s1151" style="position:absolute;left:0;text-align:left;margin-left:232.65pt;margin-top:14.7pt;width:147.05pt;height:63.5pt;z-index:15755776;mso-wrap-distance-left:0;mso-wrap-distance-right:0;mso-position-horizontal-relative:page;mso-position-vertical-relative:text" coordsize="18675,8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">
                <v:shape id="Graphic 135" o:spid="_x0000_s1152" style="position:absolute;left:3060;top:2577;width:4293;height:2077;visibility:visible;mso-wrap-style:square;v-text-anchor:top" coordsize="429259,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" path="m,l48856,23644,97408,47140r48247,23349l193597,93691r47638,23054l288569,139652r47030,22760l382325,185025r46422,22465e" filled="f" strokecolor="#5267a5" strokeweight=".33989mm">
                  <v:path arrowok="t"/>
                </v:shape>
                <v:shape id="Graphic 136" o:spid="_x0000_s1153" style="position:absolute;left:6840;top:4250;width:514;height:412;visibility:visible;mso-wrap-style:square;v-text-anchor:top" coordsize="5143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" path="m19796,l,40903r50806,-655l19796,xe" fillcolor="#5267a5" stroked="f">
                  <v:path arrowok="t"/>
                </v:shape>
                <v:shape id="Graphic 137" o:spid="_x0000_s1154" style="position:absolute;left:6840;top:2725;width:2495;height:1937;visibility:visible;mso-wrap-style:square;v-text-anchor:top" coordsize="249554,1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" path="m19796,152428r31010,40248l,193331,19796,152428xem249504,r,45103l249504,88498r,41683l249504,170153e" filled="f" strokecolor="#5267a5" strokeweight=".33989mm">
                  <v:path arrowok="t"/>
                </v:shape>
                <v:shape id="Graphic 138" o:spid="_x0000_s1155" style="position:absolute;left:9108;top:3972;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" path="m45448,l,,22724,45448,45448,xe" fillcolor="#5267a5" stroked="f">
                  <v:path arrowok="t"/>
                </v:shape>
                <v:shape id="Graphic 139" o:spid="_x0000_s1156" style="position:absolute;left:9108;top:2577;width:6502;height:2077;visibility:visible;mso-wrap-style:square;v-text-anchor:top" coordsize="65024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" path="m45448,139518l22724,184967,,139518r45448,xem650170,l601313,23644,552762,47140,504515,70489,456572,93691r-47638,23054l361600,139652r-47030,22760l267844,185025r-46422,22465e" filled="f" strokecolor="#5267a5" strokeweight=".33989mm">
                  <v:path arrowok="t"/>
                </v:shape>
                <v:shape id="Graphic 140" o:spid="_x0000_s1157" style="position:absolute;left:11322;top:4250;width:514;height:412;visibility:visible;mso-wrap-style:square;v-text-anchor:top" coordsize="5143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" path="m31010,l,40248r50806,655l31010,xe" fillcolor="#5267a5" stroked="f">
                  <v:path arrowok="t"/>
                </v:shape>
                <v:shape id="Graphic 141" o:spid="_x0000_s1158" style="position:absolute;left:11322;top:4250;width:514;height:412;visibility:visible;mso-wrap-style:square;v-text-anchor:top" coordsize="5143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" path="m50806,40903l,40248,31010,,50806,40903xe" filled="f" strokecolor="#5267a5" strokeweight=".33989mm">
                  <v:path arrowok="t"/>
                </v:shape>
                <v:shape id="Graphic 142" o:spid="_x0000_s1159"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" path="m523219,l31342,,17628,1959,7834,7838,1958,17636,,31350,,200131r1958,13714l7834,223639r9794,5876l31342,231473r491877,l536934,229515r9797,-5876l552610,213845r1960,-13714l554570,31350,552610,17636,546731,7838,536934,1959,523219,xe" fillcolor="#f4f4f4" stroked="f">
                  <v:path arrowok="t"/>
                </v:shape>
                <v:shape id="Graphic 143" o:spid="_x0000_s1160"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" path="m31342,231473r491877,l536934,229515r9797,-5876l552610,213845r1960,-13714l554570,31350,552610,17636,546731,7838,536934,1959,523219,,31342,,17628,1959,7834,7838,1958,17636,,31350,,200131r1958,13714l7834,223639r9794,5876l31342,231473xe" filled="f" strokecolor="#9a9a9a" strokeweight=".29133mm">
                  <v:path arrowok="t"/>
                </v:shape>
                <v:shape id="Graphic 144" o:spid="_x0000_s1161" style="position:absolute;left:656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" path="m523219,l31342,,17628,1959,7834,7838,1958,17636,,31350,,200131r1958,13714l7834,223639r9794,5876l31342,231473r491877,l536933,229515r9794,-5876l552603,213845r1958,-13714l554561,31350,552603,17636,546727,7838,536933,1959,523219,xe" fillcolor="#f4f4f4" stroked="f">
                  <v:path arrowok="t"/>
                </v:shape>
                <v:shape id="Graphic 145" o:spid="_x0000_s1162" style="position:absolute;left:656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" path="m31342,231473r491877,l536933,229515r9794,-5876l552603,213845r1958,-13714l554561,31350,552603,17636,546727,7838,536933,1959,523219,,31342,,17628,1959,7834,7838,1958,17636,,31350,,200131r1958,13714l7834,223639r9794,5876l31342,231473xe" filled="f" strokecolor="#9a9a9a" strokeweight=".29133mm">
                  <v:path arrowok="t"/>
                </v:shape>
                <v:shape id="Graphic 146" o:spid="_x0000_s1163" style="position:absolute;left:1307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" path="m523228,l31350,,17636,1959,7838,7838,1959,17636,,31350,,200131r1959,13714l7838,223639r9798,5876l31350,231473r491878,l536941,229515r9795,-5876l552612,213845r1958,-13714l554570,31350,552612,17636,546736,7838,536941,1959,523228,xe" fillcolor="#f4f4f4" stroked="f">
                  <v:path arrowok="t"/>
                </v:shape>
                <v:shape id="Graphic 147" o:spid="_x0000_s1164" style="position:absolute;left:1307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" path="m31350,231473r491878,l536941,229515r9795,-5876l552612,213845r1958,-13714l554570,31350,552612,17636,546736,7838,536941,1959,523228,,31350,,17636,1959,7838,7838,1959,17636,,31350,,200131r1959,13714l7838,223639r9798,5876l31350,231473xe" filled="f" strokecolor="#9a9a9a" strokeweight=".29133mm">
                  <v:path arrowok="t"/>
                </v:shape>
                <v:shape id="Graphic 148" o:spid="_x0000_s1165" style="position:absolute;left:52;top:5019;width:18567;height:2991;visibility:visible;mso-wrap-style:square;v-text-anchor:top" coordsize="1856739,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" path="m1825255,l31342,,17628,1959,7834,7838,1958,17636,,31350,,267640r1958,13715l7834,291152r9794,5879l31342,298991r1793913,l1838969,297031r9794,-5879l1854639,281355r1959,-13715l1856598,31350r-1959,-13714l1848763,7838r-9794,-5879l1825255,xe" fillcolor="#e8ebf6" stroked="f">
                  <v:path arrowok="t"/>
                </v:shape>
                <v:shape id="Graphic 149" o:spid="_x0000_s1166" style="position:absolute;left:52;top:5019;width:18567;height:2991;visibility:visible;mso-wrap-style:square;v-text-anchor:top" coordsize="1856739,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" path="m31342,298991r1793913,l1838969,297031r9794,-5879l1854639,281355r1959,-13715l1856598,31350r-1959,-13714l1848763,7838r-9794,-5879l1825255,,31342,,17628,1959,7834,7838,1958,17636,,31350,,267640r1958,13715l7834,291152r9794,5879l31342,298991xe" filled="f" strokecolor="#5267a5" strokeweight=".29133mm">
                  <v:path arrowok="t"/>
                </v:shape>
                <v:shape id="Textbox 150" o:spid="_x0000_s1167" type="#_x0000_t202" style="position:absolute;width:18675;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BBEEDC8" w14:textId="77777777" w:rsidR="00EF4BD5" w:rsidRDefault="00000000">
                        <w:pPr>
                          <w:tabs>
                            <w:tab w:val="left" w:pos="1012"/>
                            <w:tab w:val="left" w:pos="2074"/>
                          </w:tabs>
                          <w:spacing w:before="111"/>
                          <w:ind w:right="22"/>
                          <w:jc w:val="center"/>
                          <w:rPr>
                            <w:rFonts w:ascii="Arial"/>
                            <w:sz w:val="14"/>
                          </w:rPr>
                        </w:pPr>
                        <w:r>
                          <w:rPr>
                            <w:rFonts w:ascii="Arial"/>
                            <w:color w:val="2A2A2A"/>
                            <w:spacing w:val="-2"/>
                            <w:w w:val="105"/>
                            <w:sz w:val="14"/>
                          </w:rPr>
                          <w:t>Fluoxetine</w:t>
                        </w:r>
                        <w:r>
                          <w:rPr>
                            <w:rFonts w:ascii="Arial"/>
                            <w:color w:val="2A2A2A"/>
                            <w:sz w:val="14"/>
                          </w:rPr>
                          <w:tab/>
                        </w:r>
                        <w:r>
                          <w:rPr>
                            <w:rFonts w:ascii="Arial"/>
                            <w:color w:val="2A2A2A"/>
                            <w:spacing w:val="-2"/>
                            <w:w w:val="105"/>
                            <w:sz w:val="14"/>
                          </w:rPr>
                          <w:t>Paroxetine</w:t>
                        </w:r>
                        <w:r>
                          <w:rPr>
                            <w:rFonts w:ascii="Arial"/>
                            <w:color w:val="2A2A2A"/>
                            <w:sz w:val="14"/>
                          </w:rPr>
                          <w:tab/>
                        </w:r>
                        <w:r>
                          <w:rPr>
                            <w:rFonts w:ascii="Arial"/>
                            <w:color w:val="2A2A2A"/>
                            <w:spacing w:val="-2"/>
                            <w:w w:val="105"/>
                            <w:sz w:val="14"/>
                          </w:rPr>
                          <w:t>Sertraline</w:t>
                        </w:r>
                      </w:p>
                      <w:p w14:paraId="56B4CF52" w14:textId="77777777" w:rsidR="00EF4BD5" w:rsidRDefault="00EF4BD5">
                        <w:pPr>
                          <w:spacing w:before="67"/>
                          <w:rPr>
                            <w:rFonts w:ascii="Arial"/>
                            <w:sz w:val="14"/>
                          </w:rPr>
                        </w:pPr>
                      </w:p>
                      <w:p w14:paraId="7182696F" w14:textId="77777777" w:rsidR="00EF4BD5" w:rsidRDefault="00000000">
                        <w:pPr>
                          <w:ind w:left="8"/>
                          <w:rPr>
                            <w:rFonts w:ascii="Arial"/>
                            <w:b/>
                            <w:sz w:val="16"/>
                          </w:rPr>
                        </w:pPr>
                        <w:r>
                          <w:rPr>
                            <w:rFonts w:ascii="Arial"/>
                            <w:b/>
                            <w:color w:val="5267A5"/>
                            <w:spacing w:val="-2"/>
                            <w:w w:val="105"/>
                            <w:sz w:val="16"/>
                          </w:rPr>
                          <w:t>Lumper</w:t>
                        </w:r>
                      </w:p>
                      <w:p w14:paraId="3313AFB3" w14:textId="77777777" w:rsidR="00EF4BD5" w:rsidRDefault="00EF4BD5">
                        <w:pPr>
                          <w:spacing w:before="63"/>
                          <w:rPr>
                            <w:rFonts w:ascii="Arial"/>
                            <w:b/>
                            <w:sz w:val="16"/>
                          </w:rPr>
                        </w:pPr>
                      </w:p>
                      <w:p w14:paraId="154840EB" w14:textId="77777777" w:rsidR="00EF4BD5" w:rsidRDefault="00000000">
                        <w:pPr>
                          <w:jc w:val="center"/>
                          <w:rPr>
                            <w:rFonts w:ascii="Arial"/>
                            <w:sz w:val="14"/>
                          </w:rPr>
                        </w:pPr>
                        <w:r>
                          <w:rPr>
                            <w:rFonts w:ascii="Arial"/>
                            <w:color w:val="2A2A2A"/>
                            <w:sz w:val="14"/>
                          </w:rPr>
                          <w:t>Newer-generation</w:t>
                        </w:r>
                        <w:r>
                          <w:rPr>
                            <w:rFonts w:ascii="Arial"/>
                            <w:color w:val="2A2A2A"/>
                            <w:spacing w:val="31"/>
                            <w:sz w:val="14"/>
                          </w:rPr>
                          <w:t xml:space="preserve"> </w:t>
                        </w:r>
                        <w:r>
                          <w:rPr>
                            <w:rFonts w:ascii="Arial"/>
                            <w:color w:val="2A2A2A"/>
                            <w:spacing w:val="-2"/>
                            <w:sz w:val="14"/>
                          </w:rPr>
                          <w:t>antidepressants</w:t>
                        </w:r>
                      </w:p>
                    </w:txbxContent>
                  </v:textbox>
                </v:shape>
                <w10:wrap anchorx="page"/>
              </v:group>
            </w:pict>
          </mc:Fallback>
        </mc:AlternateContent>
      </w:r>
      <w:r>
        <w:rPr>
          <w:rFonts w:ascii="Arial"/>
          <w:b/>
          <w:color w:val="3F6B72"/>
          <w:sz w:val="17"/>
        </w:rPr>
        <w:t>Co-intervention</w:t>
      </w:r>
      <w:r>
        <w:rPr>
          <w:rFonts w:ascii="Arial"/>
          <w:b/>
          <w:color w:val="3F6B72"/>
          <w:spacing w:val="3"/>
          <w:sz w:val="17"/>
        </w:rPr>
        <w:t xml:space="preserve"> </w:t>
      </w:r>
      <w:r>
        <w:rPr>
          <w:rFonts w:ascii="Arial"/>
          <w:b/>
          <w:color w:val="3F6B72"/>
          <w:sz w:val="17"/>
        </w:rPr>
        <w:t>is</w:t>
      </w:r>
      <w:r>
        <w:rPr>
          <w:rFonts w:ascii="Arial"/>
          <w:b/>
          <w:color w:val="3F6B72"/>
          <w:spacing w:val="3"/>
          <w:sz w:val="17"/>
        </w:rPr>
        <w:t xml:space="preserve"> </w:t>
      </w:r>
      <w:r>
        <w:rPr>
          <w:rFonts w:ascii="Arial"/>
          <w:b/>
          <w:color w:val="3F6B72"/>
          <w:spacing w:val="-2"/>
          <w:sz w:val="17"/>
        </w:rPr>
        <w:t>standard</w:t>
      </w:r>
    </w:p>
    <w:p w14:paraId="2C6790C7" w14:textId="77777777" w:rsidR="00EF4BD5" w:rsidRDefault="00EF4BD5">
      <w:pPr>
        <w:rPr>
          <w:rFonts w:ascii="Arial"/>
          <w:b/>
          <w:sz w:val="17"/>
        </w:rPr>
        <w:sectPr w:rsidR="00EF4BD5">
          <w:pgSz w:w="11910" w:h="16840"/>
          <w:pgMar w:top="1240" w:right="1133" w:bottom="860" w:left="1133" w:header="0" w:footer="678" w:gutter="0"/>
          <w:cols w:num="3" w:space="720" w:equalWidth="0">
            <w:col w:w="2960" w:space="40"/>
            <w:col w:w="2764" w:space="236"/>
            <w:col w:w="3644"/>
          </w:cols>
        </w:sectPr>
      </w:pPr>
    </w:p>
    <w:p w14:paraId="1C29ECC6" w14:textId="77777777" w:rsidR="00EF4BD5" w:rsidRDefault="00EF4BD5">
      <w:pPr>
        <w:pStyle w:val="BodyText"/>
        <w:spacing w:before="10"/>
        <w:jc w:val="left"/>
        <w:rPr>
          <w:rFonts w:ascii="Arial"/>
          <w:b/>
          <w:sz w:val="5"/>
        </w:rPr>
      </w:pPr>
    </w:p>
    <w:p w14:paraId="0F6D308A" w14:textId="77777777" w:rsidR="00EF4BD5" w:rsidRDefault="00000000">
      <w:pPr>
        <w:ind w:left="6894"/>
        <w:rPr>
          <w:rFonts w:ascii="Arial"/>
          <w:sz w:val="20"/>
        </w:rPr>
      </w:pPr>
      <w:r>
        <w:rPr>
          <w:rFonts w:ascii="Arial"/>
          <w:noProof/>
          <w:sz w:val="20"/>
        </w:rPr>
        <mc:AlternateContent>
          <mc:Choice Requires="wpg">
            <w:drawing>
              <wp:inline distT="0" distB="0" distL="0" distR="0" wp14:anchorId="4C7638B2" wp14:editId="6E69DD27">
                <wp:extent cx="1626235" cy="483234"/>
                <wp:effectExtent l="9525" t="0" r="2539" b="12065"/>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6235" cy="483234"/>
                          <a:chOff x="0" y="0"/>
                          <a:chExt cx="1626235" cy="483234"/>
                        </a:xfrm>
                      </wpg:grpSpPr>
                      <wps:wsp>
                        <wps:cNvPr id="152" name="Graphic 152"/>
                        <wps:cNvSpPr/>
                        <wps:spPr>
                          <a:xfrm>
                            <a:off x="812990" y="373876"/>
                            <a:ext cx="1270" cy="102870"/>
                          </a:xfrm>
                          <a:custGeom>
                            <a:avLst/>
                            <a:gdLst/>
                            <a:ahLst/>
                            <a:cxnLst/>
                            <a:rect l="l" t="t" r="r" b="b"/>
                            <a:pathLst>
                              <a:path h="102870">
                                <a:moveTo>
                                  <a:pt x="0" y="0"/>
                                </a:moveTo>
                                <a:lnTo>
                                  <a:pt x="0" y="28229"/>
                                </a:lnTo>
                                <a:lnTo>
                                  <a:pt x="0" y="54748"/>
                                </a:lnTo>
                                <a:lnTo>
                                  <a:pt x="0" y="79556"/>
                                </a:lnTo>
                                <a:lnTo>
                                  <a:pt x="0" y="102652"/>
                                </a:lnTo>
                              </a:path>
                            </a:pathLst>
                          </a:custGeom>
                          <a:ln w="12236">
                            <a:solidFill>
                              <a:srgbClr val="3F6B72"/>
                            </a:solidFill>
                            <a:prstDash val="solid"/>
                          </a:ln>
                        </wps:spPr>
                        <wps:bodyPr wrap="square" lIns="0" tIns="0" rIns="0" bIns="0" rtlCol="0">
                          <a:prstTxWarp prst="textNoShape">
                            <a:avLst/>
                          </a:prstTxWarp>
                          <a:noAutofit/>
                        </wps:bodyPr>
                      </wps:wsp>
                      <wps:wsp>
                        <wps:cNvPr id="153" name="Graphic 153"/>
                        <wps:cNvSpPr/>
                        <wps:spPr>
                          <a:xfrm>
                            <a:off x="790265" y="431081"/>
                            <a:ext cx="45720" cy="45720"/>
                          </a:xfrm>
                          <a:custGeom>
                            <a:avLst/>
                            <a:gdLst/>
                            <a:ahLst/>
                            <a:cxnLst/>
                            <a:rect l="l" t="t" r="r" b="b"/>
                            <a:pathLst>
                              <a:path w="45720" h="45720">
                                <a:moveTo>
                                  <a:pt x="45448" y="0"/>
                                </a:moveTo>
                                <a:lnTo>
                                  <a:pt x="0" y="0"/>
                                </a:lnTo>
                                <a:lnTo>
                                  <a:pt x="22724" y="45448"/>
                                </a:lnTo>
                                <a:lnTo>
                                  <a:pt x="45448" y="0"/>
                                </a:lnTo>
                                <a:close/>
                              </a:path>
                            </a:pathLst>
                          </a:custGeom>
                          <a:solidFill>
                            <a:srgbClr val="3F6B72"/>
                          </a:solidFill>
                        </wps:spPr>
                        <wps:bodyPr wrap="square" lIns="0" tIns="0" rIns="0" bIns="0" rtlCol="0">
                          <a:prstTxWarp prst="textNoShape">
                            <a:avLst/>
                          </a:prstTxWarp>
                          <a:noAutofit/>
                        </wps:bodyPr>
                      </wps:wsp>
                      <wps:wsp>
                        <wps:cNvPr id="154" name="Graphic 154"/>
                        <wps:cNvSpPr/>
                        <wps:spPr>
                          <a:xfrm>
                            <a:off x="790265" y="431081"/>
                            <a:ext cx="45720" cy="45720"/>
                          </a:xfrm>
                          <a:custGeom>
                            <a:avLst/>
                            <a:gdLst/>
                            <a:ahLst/>
                            <a:cxnLst/>
                            <a:rect l="l" t="t" r="r" b="b"/>
                            <a:pathLst>
                              <a:path w="45720" h="45720">
                                <a:moveTo>
                                  <a:pt x="45448" y="0"/>
                                </a:moveTo>
                                <a:lnTo>
                                  <a:pt x="22724" y="45448"/>
                                </a:lnTo>
                                <a:lnTo>
                                  <a:pt x="0" y="0"/>
                                </a:lnTo>
                                <a:lnTo>
                                  <a:pt x="45448" y="0"/>
                                </a:lnTo>
                                <a:close/>
                              </a:path>
                            </a:pathLst>
                          </a:custGeom>
                          <a:ln w="12236">
                            <a:solidFill>
                              <a:srgbClr val="3F6B72"/>
                            </a:solidFill>
                            <a:prstDash val="solid"/>
                          </a:ln>
                        </wps:spPr>
                        <wps:bodyPr wrap="square" lIns="0" tIns="0" rIns="0" bIns="0" rtlCol="0">
                          <a:prstTxWarp prst="textNoShape">
                            <a:avLst/>
                          </a:prstTxWarp>
                          <a:noAutofit/>
                        </wps:bodyPr>
                      </wps:wsp>
                      <wps:wsp>
                        <wps:cNvPr id="155" name="Graphic 155"/>
                        <wps:cNvSpPr/>
                        <wps:spPr>
                          <a:xfrm>
                            <a:off x="5244" y="5244"/>
                            <a:ext cx="1616075" cy="337820"/>
                          </a:xfrm>
                          <a:custGeom>
                            <a:avLst/>
                            <a:gdLst/>
                            <a:ahLst/>
                            <a:cxnLst/>
                            <a:rect l="l" t="t" r="r" b="b"/>
                            <a:pathLst>
                              <a:path w="1616075" h="337820">
                                <a:moveTo>
                                  <a:pt x="1584141" y="0"/>
                                </a:moveTo>
                                <a:lnTo>
                                  <a:pt x="31350" y="0"/>
                                </a:lnTo>
                                <a:lnTo>
                                  <a:pt x="17636" y="1958"/>
                                </a:lnTo>
                                <a:lnTo>
                                  <a:pt x="7838" y="7834"/>
                                </a:lnTo>
                                <a:lnTo>
                                  <a:pt x="1959" y="17628"/>
                                </a:lnTo>
                                <a:lnTo>
                                  <a:pt x="0" y="31342"/>
                                </a:lnTo>
                                <a:lnTo>
                                  <a:pt x="0" y="306219"/>
                                </a:lnTo>
                                <a:lnTo>
                                  <a:pt x="1959" y="319932"/>
                                </a:lnTo>
                                <a:lnTo>
                                  <a:pt x="7838" y="329727"/>
                                </a:lnTo>
                                <a:lnTo>
                                  <a:pt x="17636" y="335603"/>
                                </a:lnTo>
                                <a:lnTo>
                                  <a:pt x="31350" y="337561"/>
                                </a:lnTo>
                                <a:lnTo>
                                  <a:pt x="1584141" y="337561"/>
                                </a:lnTo>
                                <a:lnTo>
                                  <a:pt x="1597856" y="335603"/>
                                </a:lnTo>
                                <a:lnTo>
                                  <a:pt x="1607653" y="329727"/>
                                </a:lnTo>
                                <a:lnTo>
                                  <a:pt x="1613532" y="319932"/>
                                </a:lnTo>
                                <a:lnTo>
                                  <a:pt x="1615492" y="306219"/>
                                </a:lnTo>
                                <a:lnTo>
                                  <a:pt x="1615492" y="31342"/>
                                </a:lnTo>
                                <a:lnTo>
                                  <a:pt x="1613532" y="17628"/>
                                </a:lnTo>
                                <a:lnTo>
                                  <a:pt x="1607653" y="7834"/>
                                </a:lnTo>
                                <a:lnTo>
                                  <a:pt x="1597856" y="1958"/>
                                </a:lnTo>
                                <a:lnTo>
                                  <a:pt x="1584141" y="0"/>
                                </a:lnTo>
                                <a:close/>
                              </a:path>
                            </a:pathLst>
                          </a:custGeom>
                          <a:solidFill>
                            <a:srgbClr val="DBE9EB"/>
                          </a:solidFill>
                        </wps:spPr>
                        <wps:bodyPr wrap="square" lIns="0" tIns="0" rIns="0" bIns="0" rtlCol="0">
                          <a:prstTxWarp prst="textNoShape">
                            <a:avLst/>
                          </a:prstTxWarp>
                          <a:noAutofit/>
                        </wps:bodyPr>
                      </wps:wsp>
                      <wps:wsp>
                        <wps:cNvPr id="156" name="Graphic 156"/>
                        <wps:cNvSpPr/>
                        <wps:spPr>
                          <a:xfrm>
                            <a:off x="5244" y="5244"/>
                            <a:ext cx="1616075" cy="337820"/>
                          </a:xfrm>
                          <a:custGeom>
                            <a:avLst/>
                            <a:gdLst/>
                            <a:ahLst/>
                            <a:cxnLst/>
                            <a:rect l="l" t="t" r="r" b="b"/>
                            <a:pathLst>
                              <a:path w="1616075" h="337820">
                                <a:moveTo>
                                  <a:pt x="31350" y="337561"/>
                                </a:moveTo>
                                <a:lnTo>
                                  <a:pt x="1584141" y="337561"/>
                                </a:lnTo>
                                <a:lnTo>
                                  <a:pt x="1597856" y="335603"/>
                                </a:lnTo>
                                <a:lnTo>
                                  <a:pt x="1607653" y="329727"/>
                                </a:lnTo>
                                <a:lnTo>
                                  <a:pt x="1613532" y="319932"/>
                                </a:lnTo>
                                <a:lnTo>
                                  <a:pt x="1615492" y="306219"/>
                                </a:lnTo>
                                <a:lnTo>
                                  <a:pt x="1615492" y="31342"/>
                                </a:lnTo>
                                <a:lnTo>
                                  <a:pt x="1613532" y="17628"/>
                                </a:lnTo>
                                <a:lnTo>
                                  <a:pt x="1607653" y="7834"/>
                                </a:lnTo>
                                <a:lnTo>
                                  <a:pt x="1597856" y="1958"/>
                                </a:lnTo>
                                <a:lnTo>
                                  <a:pt x="1584141" y="0"/>
                                </a:lnTo>
                                <a:lnTo>
                                  <a:pt x="31350" y="0"/>
                                </a:lnTo>
                                <a:lnTo>
                                  <a:pt x="17636" y="1958"/>
                                </a:lnTo>
                                <a:lnTo>
                                  <a:pt x="7838" y="7834"/>
                                </a:lnTo>
                                <a:lnTo>
                                  <a:pt x="1959" y="17628"/>
                                </a:lnTo>
                                <a:lnTo>
                                  <a:pt x="0" y="31342"/>
                                </a:lnTo>
                                <a:lnTo>
                                  <a:pt x="0" y="306219"/>
                                </a:lnTo>
                                <a:lnTo>
                                  <a:pt x="1959" y="319932"/>
                                </a:lnTo>
                                <a:lnTo>
                                  <a:pt x="7838" y="329727"/>
                                </a:lnTo>
                                <a:lnTo>
                                  <a:pt x="17636" y="335603"/>
                                </a:lnTo>
                                <a:lnTo>
                                  <a:pt x="31350" y="337561"/>
                                </a:lnTo>
                                <a:close/>
                              </a:path>
                            </a:pathLst>
                          </a:custGeom>
                          <a:ln w="10488">
                            <a:solidFill>
                              <a:srgbClr val="3F6B72"/>
                            </a:solidFill>
                            <a:prstDash val="solid"/>
                          </a:ln>
                        </wps:spPr>
                        <wps:bodyPr wrap="square" lIns="0" tIns="0" rIns="0" bIns="0" rtlCol="0">
                          <a:prstTxWarp prst="textNoShape">
                            <a:avLst/>
                          </a:prstTxWarp>
                          <a:noAutofit/>
                        </wps:bodyPr>
                      </wps:wsp>
                      <wps:wsp>
                        <wps:cNvPr id="157" name="Textbox 157"/>
                        <wps:cNvSpPr txBox="1"/>
                        <wps:spPr>
                          <a:xfrm>
                            <a:off x="0" y="0"/>
                            <a:ext cx="1626235" cy="483234"/>
                          </a:xfrm>
                          <a:prstGeom prst="rect">
                            <a:avLst/>
                          </a:prstGeom>
                        </wps:spPr>
                        <wps:txbx>
                          <w:txbxContent>
                            <w:p w14:paraId="673162A5" w14:textId="77777777" w:rsidR="00EF4BD5" w:rsidRDefault="00000000">
                              <w:pPr>
                                <w:spacing w:before="95"/>
                                <w:jc w:val="center"/>
                                <w:rPr>
                                  <w:rFonts w:ascii="Arial"/>
                                  <w:sz w:val="14"/>
                                </w:rPr>
                              </w:pPr>
                              <w:r>
                                <w:rPr>
                                  <w:rFonts w:ascii="Arial"/>
                                  <w:color w:val="2A2A2A"/>
                                  <w:sz w:val="14"/>
                                </w:rPr>
                                <w:t>Smoking-cessation</w:t>
                              </w:r>
                              <w:r>
                                <w:rPr>
                                  <w:rFonts w:ascii="Arial"/>
                                  <w:color w:val="2A2A2A"/>
                                  <w:spacing w:val="23"/>
                                  <w:sz w:val="14"/>
                                </w:rPr>
                                <w:t xml:space="preserve"> </w:t>
                              </w:r>
                              <w:r>
                                <w:rPr>
                                  <w:rFonts w:ascii="Arial"/>
                                  <w:color w:val="2A2A2A"/>
                                  <w:sz w:val="14"/>
                                </w:rPr>
                                <w:t>behavioral</w:t>
                              </w:r>
                              <w:r>
                                <w:rPr>
                                  <w:rFonts w:ascii="Arial"/>
                                  <w:color w:val="2A2A2A"/>
                                  <w:spacing w:val="24"/>
                                  <w:sz w:val="14"/>
                                </w:rPr>
                                <w:t xml:space="preserve"> </w:t>
                              </w:r>
                              <w:r>
                                <w:rPr>
                                  <w:rFonts w:ascii="Arial"/>
                                  <w:color w:val="2A2A2A"/>
                                  <w:spacing w:val="-2"/>
                                  <w:sz w:val="14"/>
                                </w:rPr>
                                <w:t>support</w:t>
                              </w:r>
                            </w:p>
                            <w:p w14:paraId="6CA24DC6" w14:textId="77777777" w:rsidR="00EF4BD5" w:rsidRDefault="00000000">
                              <w:pPr>
                                <w:spacing w:before="8"/>
                                <w:jc w:val="center"/>
                                <w:rPr>
                                  <w:rFonts w:ascii="Arial"/>
                                  <w:sz w:val="14"/>
                                </w:rPr>
                              </w:pPr>
                              <w:r>
                                <w:rPr>
                                  <w:rFonts w:ascii="Arial"/>
                                  <w:color w:val="2A2A2A"/>
                                  <w:w w:val="105"/>
                                  <w:sz w:val="14"/>
                                </w:rPr>
                                <w:t>+</w:t>
                              </w:r>
                              <w:r>
                                <w:rPr>
                                  <w:rFonts w:ascii="Arial"/>
                                  <w:color w:val="2A2A2A"/>
                                  <w:spacing w:val="-5"/>
                                  <w:w w:val="105"/>
                                  <w:sz w:val="14"/>
                                </w:rPr>
                                <w:t xml:space="preserve"> </w:t>
                              </w:r>
                              <w:r>
                                <w:rPr>
                                  <w:rFonts w:ascii="Arial"/>
                                  <w:color w:val="2A2A2A"/>
                                  <w:spacing w:val="-2"/>
                                  <w:w w:val="105"/>
                                  <w:sz w:val="14"/>
                                </w:rPr>
                                <w:t>pharmacotherapy</w:t>
                              </w:r>
                            </w:p>
                          </w:txbxContent>
                        </wps:txbx>
                        <wps:bodyPr wrap="square" lIns="0" tIns="0" rIns="0" bIns="0" rtlCol="0">
                          <a:noAutofit/>
                        </wps:bodyPr>
                      </wps:wsp>
                    </wpg:wgp>
                  </a:graphicData>
                </a:graphic>
              </wp:inline>
            </w:drawing>
          </mc:Choice>
          <mc:Fallback>
            <w:pict>
              <v:group w14:anchorId="4C7638B2" id="Group 151" o:spid="_x0000_s1168" style="width:128.05pt;height:38.05pt;mso-position-horizontal-relative:char;mso-position-vertical-relative:line" coordsize="16262,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">
                <v:shape id="Graphic 152" o:spid="_x0000_s1169" style="position:absolute;left:8129;top:3738;width:13;height:1029;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" path="m,l,28229,,54748,,79556r,23096e" filled="f" strokecolor="#3f6b72" strokeweight=".33989mm">
                  <v:path arrowok="t"/>
                </v:shape>
                <v:shape id="Graphic 153" o:spid="_x0000_s1170" style="position:absolute;left:7902;top:4310;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" path="m45448,l,,22724,45448,45448,xe" fillcolor="#3f6b72" stroked="f">
                  <v:path arrowok="t"/>
                </v:shape>
                <v:shape id="Graphic 154" o:spid="_x0000_s1171" style="position:absolute;left:7902;top:4310;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" path="m45448,l22724,45448,,,45448,xe" filled="f" strokecolor="#3f6b72" strokeweight=".33989mm">
                  <v:path arrowok="t"/>
                </v:shape>
                <v:shape id="Graphic 155" o:spid="_x0000_s1172" style="position:absolute;left:52;top:52;width:16161;height:3378;visibility:visible;mso-wrap-style:square;v-text-anchor:top" coordsize="161607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" path="m1584141,l31350,,17636,1958,7838,7834,1959,17628,,31342,,306219r1959,13713l7838,329727r9798,5876l31350,337561r1552791,l1597856,335603r9797,-5876l1613532,319932r1960,-13713l1615492,31342r-1960,-13714l1607653,7834r-9797,-5876l1584141,xe" fillcolor="#dbe9eb" stroked="f">
                  <v:path arrowok="t"/>
                </v:shape>
                <v:shape id="Graphic 156" o:spid="_x0000_s1173" style="position:absolute;left:52;top:52;width:16161;height:3378;visibility:visible;mso-wrap-style:square;v-text-anchor:top" coordsize="161607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" path="m31350,337561r1552791,l1597856,335603r9797,-5876l1613532,319932r1960,-13713l1615492,31342r-1960,-13714l1607653,7834r-9797,-5876l1584141,,31350,,17636,1958,7838,7834,1959,17628,,31342,,306219r1959,13713l7838,329727r9798,5876l31350,337561xe" filled="f" strokecolor="#3f6b72" strokeweight=".29133mm">
                  <v:path arrowok="t"/>
                </v:shape>
                <v:shape id="Textbox 157" o:spid="_x0000_s1174" type="#_x0000_t202" style="position:absolute;width:16262;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73162A5" w14:textId="77777777" w:rsidR="00EF4BD5" w:rsidRDefault="00000000">
                        <w:pPr>
                          <w:spacing w:before="95"/>
                          <w:jc w:val="center"/>
                          <w:rPr>
                            <w:rFonts w:ascii="Arial"/>
                            <w:sz w:val="14"/>
                          </w:rPr>
                        </w:pPr>
                        <w:r>
                          <w:rPr>
                            <w:rFonts w:ascii="Arial"/>
                            <w:color w:val="2A2A2A"/>
                            <w:sz w:val="14"/>
                          </w:rPr>
                          <w:t>Smoking-cessation</w:t>
                        </w:r>
                        <w:r>
                          <w:rPr>
                            <w:rFonts w:ascii="Arial"/>
                            <w:color w:val="2A2A2A"/>
                            <w:spacing w:val="23"/>
                            <w:sz w:val="14"/>
                          </w:rPr>
                          <w:t xml:space="preserve"> </w:t>
                        </w:r>
                        <w:r>
                          <w:rPr>
                            <w:rFonts w:ascii="Arial"/>
                            <w:color w:val="2A2A2A"/>
                            <w:sz w:val="14"/>
                          </w:rPr>
                          <w:t>behavioral</w:t>
                        </w:r>
                        <w:r>
                          <w:rPr>
                            <w:rFonts w:ascii="Arial"/>
                            <w:color w:val="2A2A2A"/>
                            <w:spacing w:val="24"/>
                            <w:sz w:val="14"/>
                          </w:rPr>
                          <w:t xml:space="preserve"> </w:t>
                        </w:r>
                        <w:r>
                          <w:rPr>
                            <w:rFonts w:ascii="Arial"/>
                            <w:color w:val="2A2A2A"/>
                            <w:spacing w:val="-2"/>
                            <w:sz w:val="14"/>
                          </w:rPr>
                          <w:t>support</w:t>
                        </w:r>
                      </w:p>
                      <w:p w14:paraId="6CA24DC6" w14:textId="77777777" w:rsidR="00EF4BD5" w:rsidRDefault="00000000">
                        <w:pPr>
                          <w:spacing w:before="8"/>
                          <w:jc w:val="center"/>
                          <w:rPr>
                            <w:rFonts w:ascii="Arial"/>
                            <w:sz w:val="14"/>
                          </w:rPr>
                        </w:pPr>
                        <w:r>
                          <w:rPr>
                            <w:rFonts w:ascii="Arial"/>
                            <w:color w:val="2A2A2A"/>
                            <w:w w:val="105"/>
                            <w:sz w:val="14"/>
                          </w:rPr>
                          <w:t>+</w:t>
                        </w:r>
                        <w:r>
                          <w:rPr>
                            <w:rFonts w:ascii="Arial"/>
                            <w:color w:val="2A2A2A"/>
                            <w:spacing w:val="-5"/>
                            <w:w w:val="105"/>
                            <w:sz w:val="14"/>
                          </w:rPr>
                          <w:t xml:space="preserve"> </w:t>
                        </w:r>
                        <w:r>
                          <w:rPr>
                            <w:rFonts w:ascii="Arial"/>
                            <w:color w:val="2A2A2A"/>
                            <w:spacing w:val="-2"/>
                            <w:w w:val="105"/>
                            <w:sz w:val="14"/>
                          </w:rPr>
                          <w:t>pharmacotherapy</w:t>
                        </w:r>
                      </w:p>
                    </w:txbxContent>
                  </v:textbox>
                </v:shape>
                <w10:anchorlock/>
              </v:group>
            </w:pict>
          </mc:Fallback>
        </mc:AlternateContent>
      </w:r>
    </w:p>
    <w:p w14:paraId="6AEBD1FB" w14:textId="77777777" w:rsidR="00EF4BD5" w:rsidRDefault="00EF4BD5">
      <w:pPr>
        <w:rPr>
          <w:rFonts w:ascii="Arial"/>
          <w:sz w:val="20"/>
        </w:rPr>
        <w:sectPr w:rsidR="00EF4BD5">
          <w:type w:val="continuous"/>
          <w:pgSz w:w="11910" w:h="16840"/>
          <w:pgMar w:top="1920" w:right="1133" w:bottom="860" w:left="1133" w:header="0" w:footer="678" w:gutter="0"/>
          <w:cols w:space="720"/>
        </w:sectPr>
      </w:pPr>
    </w:p>
    <w:p w14:paraId="73E37EB2" w14:textId="77777777" w:rsidR="00EF4BD5" w:rsidRDefault="00EF4BD5">
      <w:pPr>
        <w:pStyle w:val="BodyText"/>
        <w:jc w:val="left"/>
        <w:rPr>
          <w:rFonts w:ascii="Arial"/>
          <w:b/>
          <w:sz w:val="14"/>
        </w:rPr>
      </w:pPr>
    </w:p>
    <w:p w14:paraId="79805DE2" w14:textId="77777777" w:rsidR="00EF4BD5" w:rsidRDefault="00EF4BD5">
      <w:pPr>
        <w:pStyle w:val="BodyText"/>
        <w:jc w:val="left"/>
        <w:rPr>
          <w:rFonts w:ascii="Arial"/>
          <w:b/>
          <w:sz w:val="14"/>
        </w:rPr>
      </w:pPr>
    </w:p>
    <w:p w14:paraId="4C9EA49B" w14:textId="77777777" w:rsidR="00EF4BD5" w:rsidRDefault="00EF4BD5">
      <w:pPr>
        <w:pStyle w:val="BodyText"/>
        <w:spacing w:before="4"/>
        <w:jc w:val="left"/>
        <w:rPr>
          <w:rFonts w:ascii="Arial"/>
          <w:b/>
          <w:sz w:val="14"/>
        </w:rPr>
      </w:pPr>
    </w:p>
    <w:p w14:paraId="7D1DB1BC" w14:textId="77777777" w:rsidR="00EF4BD5" w:rsidRDefault="00000000">
      <w:pPr>
        <w:ind w:left="3539"/>
        <w:rPr>
          <w:rFonts w:ascii="Arial"/>
          <w:sz w:val="14"/>
        </w:rPr>
      </w:pPr>
      <w:r>
        <w:rPr>
          <w:rFonts w:ascii="Arial"/>
          <w:noProof/>
          <w:sz w:val="14"/>
        </w:rPr>
        <mc:AlternateContent>
          <mc:Choice Requires="wpg">
            <w:drawing>
              <wp:anchor distT="0" distB="0" distL="0" distR="0" simplePos="0" relativeHeight="15755264" behindDoc="0" locked="0" layoutInCell="1" allowOverlap="1" wp14:anchorId="6E560EDC" wp14:editId="76850B20">
                <wp:simplePos x="0" y="0"/>
                <wp:positionH relativeFrom="page">
                  <wp:posOffset>1375110</wp:posOffset>
                </wp:positionH>
                <wp:positionV relativeFrom="paragraph">
                  <wp:posOffset>-852330</wp:posOffset>
                </wp:positionV>
                <wp:extent cx="1168400" cy="1370965"/>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400" cy="1370965"/>
                          <a:chOff x="0" y="0"/>
                          <a:chExt cx="1168400" cy="1370965"/>
                        </a:xfrm>
                      </wpg:grpSpPr>
                      <wps:wsp>
                        <wps:cNvPr id="159" name="Graphic 159"/>
                        <wps:cNvSpPr/>
                        <wps:spPr>
                          <a:xfrm>
                            <a:off x="583925" y="369034"/>
                            <a:ext cx="1270" cy="98425"/>
                          </a:xfrm>
                          <a:custGeom>
                            <a:avLst/>
                            <a:gdLst/>
                            <a:ahLst/>
                            <a:cxnLst/>
                            <a:rect l="l" t="t" r="r" b="b"/>
                            <a:pathLst>
                              <a:path h="98425">
                                <a:moveTo>
                                  <a:pt x="0" y="0"/>
                                </a:moveTo>
                                <a:lnTo>
                                  <a:pt x="0" y="27030"/>
                                </a:lnTo>
                                <a:lnTo>
                                  <a:pt x="0" y="52350"/>
                                </a:lnTo>
                                <a:lnTo>
                                  <a:pt x="0" y="75960"/>
                                </a:lnTo>
                                <a:lnTo>
                                  <a:pt x="0" y="97863"/>
                                </a:lnTo>
                              </a:path>
                            </a:pathLst>
                          </a:custGeom>
                          <a:ln w="12236">
                            <a:solidFill>
                              <a:srgbClr val="6B6B6B"/>
                            </a:solidFill>
                            <a:prstDash val="solid"/>
                          </a:ln>
                        </wps:spPr>
                        <wps:bodyPr wrap="square" lIns="0" tIns="0" rIns="0" bIns="0" rtlCol="0">
                          <a:prstTxWarp prst="textNoShape">
                            <a:avLst/>
                          </a:prstTxWarp>
                          <a:noAutofit/>
                        </wps:bodyPr>
                      </wps:wsp>
                      <wps:wsp>
                        <wps:cNvPr id="160" name="Graphic 160"/>
                        <wps:cNvSpPr/>
                        <wps:spPr>
                          <a:xfrm>
                            <a:off x="561200" y="421449"/>
                            <a:ext cx="45720" cy="45720"/>
                          </a:xfrm>
                          <a:custGeom>
                            <a:avLst/>
                            <a:gdLst/>
                            <a:ahLst/>
                            <a:cxnLst/>
                            <a:rect l="l" t="t" r="r" b="b"/>
                            <a:pathLst>
                              <a:path w="45720" h="45720">
                                <a:moveTo>
                                  <a:pt x="45448" y="0"/>
                                </a:moveTo>
                                <a:lnTo>
                                  <a:pt x="0" y="0"/>
                                </a:lnTo>
                                <a:lnTo>
                                  <a:pt x="22724" y="45448"/>
                                </a:lnTo>
                                <a:lnTo>
                                  <a:pt x="45448" y="0"/>
                                </a:lnTo>
                                <a:close/>
                              </a:path>
                            </a:pathLst>
                          </a:custGeom>
                          <a:solidFill>
                            <a:srgbClr val="6B6B6B"/>
                          </a:solidFill>
                        </wps:spPr>
                        <wps:bodyPr wrap="square" lIns="0" tIns="0" rIns="0" bIns="0" rtlCol="0">
                          <a:prstTxWarp prst="textNoShape">
                            <a:avLst/>
                          </a:prstTxWarp>
                          <a:noAutofit/>
                        </wps:bodyPr>
                      </wps:wsp>
                      <wps:wsp>
                        <wps:cNvPr id="161" name="Graphic 161"/>
                        <wps:cNvSpPr/>
                        <wps:spPr>
                          <a:xfrm>
                            <a:off x="561200" y="421449"/>
                            <a:ext cx="45720" cy="561975"/>
                          </a:xfrm>
                          <a:custGeom>
                            <a:avLst/>
                            <a:gdLst/>
                            <a:ahLst/>
                            <a:cxnLst/>
                            <a:rect l="l" t="t" r="r" b="b"/>
                            <a:pathLst>
                              <a:path w="45720" h="561975">
                                <a:moveTo>
                                  <a:pt x="45448" y="0"/>
                                </a:moveTo>
                                <a:lnTo>
                                  <a:pt x="22724" y="45448"/>
                                </a:lnTo>
                                <a:lnTo>
                                  <a:pt x="0" y="0"/>
                                </a:lnTo>
                                <a:lnTo>
                                  <a:pt x="45448" y="0"/>
                                </a:lnTo>
                                <a:close/>
                              </a:path>
                              <a:path w="45720" h="561975">
                                <a:moveTo>
                                  <a:pt x="22724" y="463577"/>
                                </a:moveTo>
                                <a:lnTo>
                                  <a:pt x="22724" y="490607"/>
                                </a:lnTo>
                                <a:lnTo>
                                  <a:pt x="22724" y="515927"/>
                                </a:lnTo>
                                <a:lnTo>
                                  <a:pt x="22724" y="539537"/>
                                </a:lnTo>
                                <a:lnTo>
                                  <a:pt x="22724" y="561437"/>
                                </a:lnTo>
                              </a:path>
                            </a:pathLst>
                          </a:custGeom>
                          <a:ln w="12236">
                            <a:solidFill>
                              <a:srgbClr val="6B6B6B"/>
                            </a:solidFill>
                            <a:prstDash val="solid"/>
                          </a:ln>
                        </wps:spPr>
                        <wps:bodyPr wrap="square" lIns="0" tIns="0" rIns="0" bIns="0" rtlCol="0">
                          <a:prstTxWarp prst="textNoShape">
                            <a:avLst/>
                          </a:prstTxWarp>
                          <a:noAutofit/>
                        </wps:bodyPr>
                      </wps:wsp>
                      <wps:wsp>
                        <wps:cNvPr id="162" name="Graphic 162"/>
                        <wps:cNvSpPr/>
                        <wps:spPr>
                          <a:xfrm>
                            <a:off x="561200" y="937438"/>
                            <a:ext cx="45720" cy="45720"/>
                          </a:xfrm>
                          <a:custGeom>
                            <a:avLst/>
                            <a:gdLst/>
                            <a:ahLst/>
                            <a:cxnLst/>
                            <a:rect l="l" t="t" r="r" b="b"/>
                            <a:pathLst>
                              <a:path w="45720" h="45720">
                                <a:moveTo>
                                  <a:pt x="45448" y="0"/>
                                </a:moveTo>
                                <a:lnTo>
                                  <a:pt x="0" y="0"/>
                                </a:lnTo>
                                <a:lnTo>
                                  <a:pt x="22724" y="45448"/>
                                </a:lnTo>
                                <a:lnTo>
                                  <a:pt x="45448" y="0"/>
                                </a:lnTo>
                                <a:close/>
                              </a:path>
                            </a:pathLst>
                          </a:custGeom>
                          <a:solidFill>
                            <a:srgbClr val="6B6B6B"/>
                          </a:solidFill>
                        </wps:spPr>
                        <wps:bodyPr wrap="square" lIns="0" tIns="0" rIns="0" bIns="0" rtlCol="0">
                          <a:prstTxWarp prst="textNoShape">
                            <a:avLst/>
                          </a:prstTxWarp>
                          <a:noAutofit/>
                        </wps:bodyPr>
                      </wps:wsp>
                      <wps:wsp>
                        <wps:cNvPr id="163" name="Graphic 163"/>
                        <wps:cNvSpPr/>
                        <wps:spPr>
                          <a:xfrm>
                            <a:off x="561200" y="937438"/>
                            <a:ext cx="45720" cy="45720"/>
                          </a:xfrm>
                          <a:custGeom>
                            <a:avLst/>
                            <a:gdLst/>
                            <a:ahLst/>
                            <a:cxnLst/>
                            <a:rect l="l" t="t" r="r" b="b"/>
                            <a:pathLst>
                              <a:path w="45720" h="45720">
                                <a:moveTo>
                                  <a:pt x="45448" y="0"/>
                                </a:moveTo>
                                <a:lnTo>
                                  <a:pt x="22724" y="45448"/>
                                </a:lnTo>
                                <a:lnTo>
                                  <a:pt x="0" y="0"/>
                                </a:lnTo>
                                <a:lnTo>
                                  <a:pt x="45448" y="0"/>
                                </a:lnTo>
                                <a:close/>
                              </a:path>
                            </a:pathLst>
                          </a:custGeom>
                          <a:ln w="12236">
                            <a:solidFill>
                              <a:srgbClr val="6B6B6B"/>
                            </a:solidFill>
                            <a:prstDash val="solid"/>
                          </a:ln>
                        </wps:spPr>
                        <wps:bodyPr wrap="square" lIns="0" tIns="0" rIns="0" bIns="0" rtlCol="0">
                          <a:prstTxWarp prst="textNoShape">
                            <a:avLst/>
                          </a:prstTxWarp>
                          <a:noAutofit/>
                        </wps:bodyPr>
                      </wps:wsp>
                      <wps:wsp>
                        <wps:cNvPr id="164" name="Graphic 164"/>
                        <wps:cNvSpPr/>
                        <wps:spPr>
                          <a:xfrm>
                            <a:off x="5244" y="5244"/>
                            <a:ext cx="1157605" cy="328295"/>
                          </a:xfrm>
                          <a:custGeom>
                            <a:avLst/>
                            <a:gdLst/>
                            <a:ahLst/>
                            <a:cxnLst/>
                            <a:rect l="l" t="t" r="r" b="b"/>
                            <a:pathLst>
                              <a:path w="1157605" h="328295">
                                <a:moveTo>
                                  <a:pt x="1126014" y="0"/>
                                </a:move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close/>
                              </a:path>
                            </a:pathLst>
                          </a:custGeom>
                          <a:solidFill>
                            <a:srgbClr val="F4F4F4"/>
                          </a:solidFill>
                        </wps:spPr>
                        <wps:bodyPr wrap="square" lIns="0" tIns="0" rIns="0" bIns="0" rtlCol="0">
                          <a:prstTxWarp prst="textNoShape">
                            <a:avLst/>
                          </a:prstTxWarp>
                          <a:noAutofit/>
                        </wps:bodyPr>
                      </wps:wsp>
                      <wps:wsp>
                        <wps:cNvPr id="165" name="Graphic 165"/>
                        <wps:cNvSpPr/>
                        <wps:spPr>
                          <a:xfrm>
                            <a:off x="5244" y="5244"/>
                            <a:ext cx="1157605" cy="328295"/>
                          </a:xfrm>
                          <a:custGeom>
                            <a:avLst/>
                            <a:gdLst/>
                            <a:ahLst/>
                            <a:cxnLst/>
                            <a:rect l="l" t="t" r="r" b="b"/>
                            <a:pathLst>
                              <a:path w="1157605" h="328295">
                                <a:moveTo>
                                  <a:pt x="31344" y="327921"/>
                                </a:move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close/>
                              </a:path>
                            </a:pathLst>
                          </a:custGeom>
                          <a:ln w="10488">
                            <a:solidFill>
                              <a:srgbClr val="9A9A9A"/>
                            </a:solidFill>
                            <a:prstDash val="solid"/>
                          </a:ln>
                        </wps:spPr>
                        <wps:bodyPr wrap="square" lIns="0" tIns="0" rIns="0" bIns="0" rtlCol="0">
                          <a:prstTxWarp prst="textNoShape">
                            <a:avLst/>
                          </a:prstTxWarp>
                          <a:noAutofit/>
                        </wps:bodyPr>
                      </wps:wsp>
                      <wps:wsp>
                        <wps:cNvPr id="166" name="Graphic 166"/>
                        <wps:cNvSpPr/>
                        <wps:spPr>
                          <a:xfrm>
                            <a:off x="5244" y="521235"/>
                            <a:ext cx="1157605" cy="328295"/>
                          </a:xfrm>
                          <a:custGeom>
                            <a:avLst/>
                            <a:gdLst/>
                            <a:ahLst/>
                            <a:cxnLst/>
                            <a:rect l="l" t="t" r="r" b="b"/>
                            <a:pathLst>
                              <a:path w="1157605" h="328295">
                                <a:moveTo>
                                  <a:pt x="1126014" y="0"/>
                                </a:move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close/>
                              </a:path>
                            </a:pathLst>
                          </a:custGeom>
                          <a:solidFill>
                            <a:srgbClr val="F4F4F4"/>
                          </a:solidFill>
                        </wps:spPr>
                        <wps:bodyPr wrap="square" lIns="0" tIns="0" rIns="0" bIns="0" rtlCol="0">
                          <a:prstTxWarp prst="textNoShape">
                            <a:avLst/>
                          </a:prstTxWarp>
                          <a:noAutofit/>
                        </wps:bodyPr>
                      </wps:wsp>
                      <wps:wsp>
                        <wps:cNvPr id="167" name="Graphic 167"/>
                        <wps:cNvSpPr/>
                        <wps:spPr>
                          <a:xfrm>
                            <a:off x="5244" y="521235"/>
                            <a:ext cx="1157605" cy="328295"/>
                          </a:xfrm>
                          <a:custGeom>
                            <a:avLst/>
                            <a:gdLst/>
                            <a:ahLst/>
                            <a:cxnLst/>
                            <a:rect l="l" t="t" r="r" b="b"/>
                            <a:pathLst>
                              <a:path w="1157605" h="328295">
                                <a:moveTo>
                                  <a:pt x="31344" y="327921"/>
                                </a:moveTo>
                                <a:lnTo>
                                  <a:pt x="1126014" y="327921"/>
                                </a:lnTo>
                                <a:lnTo>
                                  <a:pt x="1139729" y="325962"/>
                                </a:lnTo>
                                <a:lnTo>
                                  <a:pt x="1149527" y="320086"/>
                                </a:lnTo>
                                <a:lnTo>
                                  <a:pt x="1155405" y="310292"/>
                                </a:lnTo>
                                <a:lnTo>
                                  <a:pt x="1157365" y="296579"/>
                                </a:lnTo>
                                <a:lnTo>
                                  <a:pt x="1157365" y="31350"/>
                                </a:lnTo>
                                <a:lnTo>
                                  <a:pt x="1155405" y="17636"/>
                                </a:lnTo>
                                <a:lnTo>
                                  <a:pt x="1149527" y="7838"/>
                                </a:lnTo>
                                <a:lnTo>
                                  <a:pt x="1139729" y="1959"/>
                                </a:lnTo>
                                <a:lnTo>
                                  <a:pt x="1126014" y="0"/>
                                </a:lnTo>
                                <a:lnTo>
                                  <a:pt x="31344" y="0"/>
                                </a:lnTo>
                                <a:lnTo>
                                  <a:pt x="17631" y="1959"/>
                                </a:lnTo>
                                <a:lnTo>
                                  <a:pt x="7836" y="7838"/>
                                </a:lnTo>
                                <a:lnTo>
                                  <a:pt x="1959" y="17636"/>
                                </a:lnTo>
                                <a:lnTo>
                                  <a:pt x="0" y="31350"/>
                                </a:lnTo>
                                <a:lnTo>
                                  <a:pt x="0" y="296579"/>
                                </a:lnTo>
                                <a:lnTo>
                                  <a:pt x="1959" y="310292"/>
                                </a:lnTo>
                                <a:lnTo>
                                  <a:pt x="7836" y="320086"/>
                                </a:lnTo>
                                <a:lnTo>
                                  <a:pt x="17631" y="325962"/>
                                </a:lnTo>
                                <a:lnTo>
                                  <a:pt x="31344" y="327921"/>
                                </a:lnTo>
                                <a:close/>
                              </a:path>
                            </a:pathLst>
                          </a:custGeom>
                          <a:ln w="10488">
                            <a:solidFill>
                              <a:srgbClr val="9A9A9A"/>
                            </a:solidFill>
                            <a:prstDash val="solid"/>
                          </a:ln>
                        </wps:spPr>
                        <wps:bodyPr wrap="square" lIns="0" tIns="0" rIns="0" bIns="0" rtlCol="0">
                          <a:prstTxWarp prst="textNoShape">
                            <a:avLst/>
                          </a:prstTxWarp>
                          <a:noAutofit/>
                        </wps:bodyPr>
                      </wps:wsp>
                      <wps:wsp>
                        <wps:cNvPr id="168" name="Graphic 168"/>
                        <wps:cNvSpPr/>
                        <wps:spPr>
                          <a:xfrm>
                            <a:off x="5244" y="1037230"/>
                            <a:ext cx="1157605" cy="328295"/>
                          </a:xfrm>
                          <a:custGeom>
                            <a:avLst/>
                            <a:gdLst/>
                            <a:ahLst/>
                            <a:cxnLst/>
                            <a:rect l="l" t="t" r="r" b="b"/>
                            <a:pathLst>
                              <a:path w="1157605" h="328295">
                                <a:moveTo>
                                  <a:pt x="1126014" y="0"/>
                                </a:moveTo>
                                <a:lnTo>
                                  <a:pt x="31344" y="0"/>
                                </a:lnTo>
                                <a:lnTo>
                                  <a:pt x="17631" y="1959"/>
                                </a:lnTo>
                                <a:lnTo>
                                  <a:pt x="7836" y="7836"/>
                                </a:lnTo>
                                <a:lnTo>
                                  <a:pt x="1959" y="17632"/>
                                </a:lnTo>
                                <a:lnTo>
                                  <a:pt x="0" y="31345"/>
                                </a:lnTo>
                                <a:lnTo>
                                  <a:pt x="0" y="296574"/>
                                </a:lnTo>
                                <a:lnTo>
                                  <a:pt x="1959" y="310288"/>
                                </a:lnTo>
                                <a:lnTo>
                                  <a:pt x="7836" y="320083"/>
                                </a:lnTo>
                                <a:lnTo>
                                  <a:pt x="17631" y="325960"/>
                                </a:lnTo>
                                <a:lnTo>
                                  <a:pt x="31344" y="327919"/>
                                </a:lnTo>
                                <a:lnTo>
                                  <a:pt x="1126014" y="327919"/>
                                </a:lnTo>
                                <a:lnTo>
                                  <a:pt x="1139729" y="325960"/>
                                </a:lnTo>
                                <a:lnTo>
                                  <a:pt x="1149527" y="320083"/>
                                </a:lnTo>
                                <a:lnTo>
                                  <a:pt x="1155405" y="310288"/>
                                </a:lnTo>
                                <a:lnTo>
                                  <a:pt x="1157365" y="296574"/>
                                </a:lnTo>
                                <a:lnTo>
                                  <a:pt x="1157365" y="31345"/>
                                </a:lnTo>
                                <a:lnTo>
                                  <a:pt x="1155405" y="17632"/>
                                </a:lnTo>
                                <a:lnTo>
                                  <a:pt x="1149527" y="7836"/>
                                </a:lnTo>
                                <a:lnTo>
                                  <a:pt x="1139729" y="1959"/>
                                </a:lnTo>
                                <a:lnTo>
                                  <a:pt x="1126014" y="0"/>
                                </a:lnTo>
                                <a:close/>
                              </a:path>
                            </a:pathLst>
                          </a:custGeom>
                          <a:solidFill>
                            <a:srgbClr val="F4F4F4"/>
                          </a:solidFill>
                        </wps:spPr>
                        <wps:bodyPr wrap="square" lIns="0" tIns="0" rIns="0" bIns="0" rtlCol="0">
                          <a:prstTxWarp prst="textNoShape">
                            <a:avLst/>
                          </a:prstTxWarp>
                          <a:noAutofit/>
                        </wps:bodyPr>
                      </wps:wsp>
                      <wps:wsp>
                        <wps:cNvPr id="169" name="Graphic 169"/>
                        <wps:cNvSpPr/>
                        <wps:spPr>
                          <a:xfrm>
                            <a:off x="5244" y="1037230"/>
                            <a:ext cx="1157605" cy="328295"/>
                          </a:xfrm>
                          <a:custGeom>
                            <a:avLst/>
                            <a:gdLst/>
                            <a:ahLst/>
                            <a:cxnLst/>
                            <a:rect l="l" t="t" r="r" b="b"/>
                            <a:pathLst>
                              <a:path w="1157605" h="328295">
                                <a:moveTo>
                                  <a:pt x="31344" y="327919"/>
                                </a:moveTo>
                                <a:lnTo>
                                  <a:pt x="1126014" y="327919"/>
                                </a:lnTo>
                                <a:lnTo>
                                  <a:pt x="1139729" y="325960"/>
                                </a:lnTo>
                                <a:lnTo>
                                  <a:pt x="1149527" y="320083"/>
                                </a:lnTo>
                                <a:lnTo>
                                  <a:pt x="1155405" y="310288"/>
                                </a:lnTo>
                                <a:lnTo>
                                  <a:pt x="1157365" y="296574"/>
                                </a:lnTo>
                                <a:lnTo>
                                  <a:pt x="1157365" y="31345"/>
                                </a:lnTo>
                                <a:lnTo>
                                  <a:pt x="1155405" y="17632"/>
                                </a:lnTo>
                                <a:lnTo>
                                  <a:pt x="1149527" y="7836"/>
                                </a:lnTo>
                                <a:lnTo>
                                  <a:pt x="1139729" y="1959"/>
                                </a:lnTo>
                                <a:lnTo>
                                  <a:pt x="1126014" y="0"/>
                                </a:lnTo>
                                <a:lnTo>
                                  <a:pt x="31344" y="0"/>
                                </a:lnTo>
                                <a:lnTo>
                                  <a:pt x="17631" y="1959"/>
                                </a:lnTo>
                                <a:lnTo>
                                  <a:pt x="7836" y="7836"/>
                                </a:lnTo>
                                <a:lnTo>
                                  <a:pt x="1959" y="17632"/>
                                </a:lnTo>
                                <a:lnTo>
                                  <a:pt x="0" y="31345"/>
                                </a:lnTo>
                                <a:lnTo>
                                  <a:pt x="0" y="296574"/>
                                </a:lnTo>
                                <a:lnTo>
                                  <a:pt x="1959" y="310288"/>
                                </a:lnTo>
                                <a:lnTo>
                                  <a:pt x="7836" y="320083"/>
                                </a:lnTo>
                                <a:lnTo>
                                  <a:pt x="17631" y="325960"/>
                                </a:lnTo>
                                <a:lnTo>
                                  <a:pt x="31344" y="327919"/>
                                </a:lnTo>
                                <a:close/>
                              </a:path>
                            </a:pathLst>
                          </a:custGeom>
                          <a:ln w="10488">
                            <a:solidFill>
                              <a:srgbClr val="9A9A9A"/>
                            </a:solidFill>
                            <a:prstDash val="solid"/>
                          </a:ln>
                        </wps:spPr>
                        <wps:bodyPr wrap="square" lIns="0" tIns="0" rIns="0" bIns="0" rtlCol="0">
                          <a:prstTxWarp prst="textNoShape">
                            <a:avLst/>
                          </a:prstTxWarp>
                          <a:noAutofit/>
                        </wps:bodyPr>
                      </wps:wsp>
                      <wps:wsp>
                        <wps:cNvPr id="170" name="Textbox 170"/>
                        <wps:cNvSpPr txBox="1"/>
                        <wps:spPr>
                          <a:xfrm>
                            <a:off x="135174" y="90051"/>
                            <a:ext cx="910590" cy="137160"/>
                          </a:xfrm>
                          <a:prstGeom prst="rect">
                            <a:avLst/>
                          </a:prstGeom>
                        </wps:spPr>
                        <wps:txbx>
                          <w:txbxContent>
                            <w:p w14:paraId="5CA1C64B" w14:textId="77777777" w:rsidR="00EF4BD5" w:rsidRDefault="00000000">
                              <w:pPr>
                                <w:spacing w:line="215" w:lineRule="exact"/>
                                <w:rPr>
                                  <w:rFonts w:ascii="Arial"/>
                                  <w:sz w:val="19"/>
                                </w:rPr>
                              </w:pPr>
                              <w:r>
                                <w:rPr>
                                  <w:rFonts w:ascii="Arial"/>
                                  <w:color w:val="2A2A2A"/>
                                  <w:sz w:val="19"/>
                                </w:rPr>
                                <w:t>Review</w:t>
                              </w:r>
                              <w:r>
                                <w:rPr>
                                  <w:rFonts w:ascii="Arial"/>
                                  <w:color w:val="2A2A2A"/>
                                  <w:spacing w:val="1"/>
                                  <w:sz w:val="19"/>
                                </w:rPr>
                                <w:t xml:space="preserve"> </w:t>
                              </w:r>
                              <w:r>
                                <w:rPr>
                                  <w:rFonts w:ascii="Arial"/>
                                  <w:color w:val="2A2A2A"/>
                                  <w:spacing w:val="-2"/>
                                  <w:sz w:val="19"/>
                                </w:rPr>
                                <w:t>question</w:t>
                              </w:r>
                            </w:p>
                          </w:txbxContent>
                        </wps:txbx>
                        <wps:bodyPr wrap="square" lIns="0" tIns="0" rIns="0" bIns="0" rtlCol="0">
                          <a:noAutofit/>
                        </wps:bodyPr>
                      </wps:wsp>
                      <wps:wsp>
                        <wps:cNvPr id="171" name="Textbox 171"/>
                        <wps:cNvSpPr txBox="1"/>
                        <wps:spPr>
                          <a:xfrm>
                            <a:off x="237256" y="545674"/>
                            <a:ext cx="706120" cy="281305"/>
                          </a:xfrm>
                          <a:prstGeom prst="rect">
                            <a:avLst/>
                          </a:prstGeom>
                        </wps:spPr>
                        <wps:txbx>
                          <w:txbxContent>
                            <w:p w14:paraId="6AB4CB6E" w14:textId="77777777" w:rsidR="00EF4BD5" w:rsidRDefault="00000000">
                              <w:pPr>
                                <w:spacing w:line="249" w:lineRule="auto"/>
                                <w:ind w:left="213" w:right="18" w:hanging="214"/>
                                <w:rPr>
                                  <w:rFonts w:ascii="Arial"/>
                                  <w:sz w:val="19"/>
                                </w:rPr>
                              </w:pPr>
                              <w:r>
                                <w:rPr>
                                  <w:rFonts w:ascii="Arial"/>
                                  <w:color w:val="2A2A2A"/>
                                  <w:spacing w:val="-2"/>
                                  <w:sz w:val="19"/>
                                </w:rPr>
                                <w:t>Review-level PICO-S</w:t>
                              </w:r>
                            </w:p>
                          </w:txbxContent>
                        </wps:txbx>
                        <wps:bodyPr wrap="square" lIns="0" tIns="0" rIns="0" bIns="0" rtlCol="0">
                          <a:noAutofit/>
                        </wps:bodyPr>
                      </wps:wsp>
                      <wps:wsp>
                        <wps:cNvPr id="172" name="Textbox 172"/>
                        <wps:cNvSpPr txBox="1"/>
                        <wps:spPr>
                          <a:xfrm>
                            <a:off x="145484" y="1121283"/>
                            <a:ext cx="889635" cy="137160"/>
                          </a:xfrm>
                          <a:prstGeom prst="rect">
                            <a:avLst/>
                          </a:prstGeom>
                        </wps:spPr>
                        <wps:txbx>
                          <w:txbxContent>
                            <w:p w14:paraId="08015A1A" w14:textId="77777777" w:rsidR="00EF4BD5" w:rsidRDefault="00000000">
                              <w:pPr>
                                <w:spacing w:line="215" w:lineRule="exact"/>
                                <w:rPr>
                                  <w:rFonts w:ascii="Arial"/>
                                  <w:sz w:val="19"/>
                                </w:rPr>
                              </w:pPr>
                              <w:r>
                                <w:rPr>
                                  <w:rFonts w:ascii="Arial"/>
                                  <w:color w:val="2A2A2A"/>
                                  <w:sz w:val="19"/>
                                </w:rPr>
                                <w:t>Eligibility</w:t>
                              </w:r>
                              <w:r>
                                <w:rPr>
                                  <w:rFonts w:ascii="Arial"/>
                                  <w:color w:val="2A2A2A"/>
                                  <w:spacing w:val="-1"/>
                                  <w:sz w:val="19"/>
                                </w:rPr>
                                <w:t xml:space="preserve"> </w:t>
                              </w:r>
                              <w:r>
                                <w:rPr>
                                  <w:rFonts w:ascii="Arial"/>
                                  <w:color w:val="2A2A2A"/>
                                  <w:spacing w:val="-2"/>
                                  <w:sz w:val="19"/>
                                </w:rPr>
                                <w:t>criteria</w:t>
                              </w:r>
                            </w:p>
                          </w:txbxContent>
                        </wps:txbx>
                        <wps:bodyPr wrap="square" lIns="0" tIns="0" rIns="0" bIns="0" rtlCol="0">
                          <a:noAutofit/>
                        </wps:bodyPr>
                      </wps:wsp>
                    </wpg:wgp>
                  </a:graphicData>
                </a:graphic>
              </wp:anchor>
            </w:drawing>
          </mc:Choice>
          <mc:Fallback>
            <w:pict>
              <v:group w14:anchorId="6E560EDC" id="Group 158" o:spid="_x0000_s1175" style="position:absolute;left:0;text-align:left;margin-left:108.3pt;margin-top:-67.1pt;width:92pt;height:107.95pt;z-index:15755264;mso-wrap-distance-left:0;mso-wrap-distance-right:0;mso-position-horizontal-relative:page;mso-position-vertical-relative:text" coordsize="11684,13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">
                <v:shape id="Graphic 159" o:spid="_x0000_s1176" style="position:absolute;left:5839;top:3690;width:12;height:984;visibility:visible;mso-wrap-style:square;v-text-anchor:top" coordsize="127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" path="m,l,27030,,52350,,75960,,97863e" filled="f" strokecolor="#6b6b6b" strokeweight=".33989mm">
                  <v:path arrowok="t"/>
                </v:shape>
                <v:shape id="Graphic 160" o:spid="_x0000_s1177" style="position:absolute;left:5612;top:421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" path="m45448,l,,22724,45448,45448,xe" fillcolor="#6b6b6b" stroked="f">
                  <v:path arrowok="t"/>
                </v:shape>
                <v:shape id="Graphic 161" o:spid="_x0000_s1178" style="position:absolute;left:5612;top:4214;width:457;height:5620;visibility:visible;mso-wrap-style:square;v-text-anchor:top" coordsize="4572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" path="m45448,l22724,45448,,,45448,xem22724,463577r,27030l22724,515927r,23610l22724,561437e" filled="f" strokecolor="#6b6b6b" strokeweight=".33989mm">
                  <v:path arrowok="t"/>
                </v:shape>
                <v:shape id="Graphic 162" o:spid="_x0000_s1179" style="position:absolute;left:5612;top:937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" path="m45448,l,,22724,45448,45448,xe" fillcolor="#6b6b6b" stroked="f">
                  <v:path arrowok="t"/>
                </v:shape>
                <v:shape id="Graphic 163" o:spid="_x0000_s1180" style="position:absolute;left:5612;top:937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" path="m45448,l22724,45448,,,45448,xe" filled="f" strokecolor="#6b6b6b" strokeweight=".33989mm">
                  <v:path arrowok="t"/>
                </v:shape>
                <v:shape id="Graphic 164" o:spid="_x0000_s1181" style="position:absolute;left:52;top:52;width:11576;height:3283;visibility:visible;mso-wrap-style:square;v-text-anchor:top" coordsize="115760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" path="m1126014,l31344,,17631,1959,7836,7838,1959,17636,,31350,,296579r1959,13713l7836,320086r9795,5876l31344,327921r1094670,l1139729,325962r9798,-5876l1155405,310292r1960,-13713l1157365,31350r-1960,-13714l1149527,7838r-9798,-5879l1126014,xe" fillcolor="#f4f4f4" stroked="f">
                  <v:path arrowok="t"/>
                </v:shape>
                <v:shape id="Graphic 165" o:spid="_x0000_s1182" style="position:absolute;left:52;top:52;width:11576;height:3283;visibility:visible;mso-wrap-style:square;v-text-anchor:top" coordsize="115760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" path="m31344,327921r1094670,l1139729,325962r9798,-5876l1155405,310292r1960,-13713l1157365,31350r-1960,-13714l1149527,7838r-9798,-5879l1126014,,31344,,17631,1959,7836,7838,1959,17636,,31350,,296579r1959,13713l7836,320086r9795,5876l31344,327921xe" filled="f" strokecolor="#9a9a9a" strokeweight=".29133mm">
                  <v:path arrowok="t"/>
                </v:shape>
                <v:shape id="Graphic 166" o:spid="_x0000_s1183" style="position:absolute;left:52;top:5212;width:11576;height:3283;visibility:visible;mso-wrap-style:square;v-text-anchor:top" coordsize="115760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" path="m1126014,l31344,,17631,1959,7836,7838,1959,17636,,31350,,296579r1959,13713l7836,320086r9795,5876l31344,327921r1094670,l1139729,325962r9798,-5876l1155405,310292r1960,-13713l1157365,31350r-1960,-13714l1149527,7838r-9798,-5879l1126014,xe" fillcolor="#f4f4f4" stroked="f">
                  <v:path arrowok="t"/>
                </v:shape>
                <v:shape id="Graphic 167" o:spid="_x0000_s1184" style="position:absolute;left:52;top:5212;width:11576;height:3283;visibility:visible;mso-wrap-style:square;v-text-anchor:top" coordsize="115760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" path="m31344,327921r1094670,l1139729,325962r9798,-5876l1155405,310292r1960,-13713l1157365,31350r-1960,-13714l1149527,7838r-9798,-5879l1126014,,31344,,17631,1959,7836,7838,1959,17636,,31350,,296579r1959,13713l7836,320086r9795,5876l31344,327921xe" filled="f" strokecolor="#9a9a9a" strokeweight=".29133mm">
                  <v:path arrowok="t"/>
                </v:shape>
                <v:shape id="Graphic 168" o:spid="_x0000_s1185" style="position:absolute;left:52;top:10372;width:11576;height:3283;visibility:visible;mso-wrap-style:square;v-text-anchor:top" coordsize="115760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" path="m1126014,l31344,,17631,1959,7836,7836,1959,17632,,31345,,296574r1959,13714l7836,320083r9795,5877l31344,327919r1094670,l1139729,325960r9798,-5877l1155405,310288r1960,-13714l1157365,31345r-1960,-13713l1149527,7836r-9798,-5877l1126014,xe" fillcolor="#f4f4f4" stroked="f">
                  <v:path arrowok="t"/>
                </v:shape>
                <v:shape id="Graphic 169" o:spid="_x0000_s1186" style="position:absolute;left:52;top:10372;width:11576;height:3283;visibility:visible;mso-wrap-style:square;v-text-anchor:top" coordsize="115760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" path="m31344,327919r1094670,l1139729,325960r9798,-5877l1155405,310288r1960,-13714l1157365,31345r-1960,-13713l1149527,7836r-9798,-5877l1126014,,31344,,17631,1959,7836,7836,1959,17632,,31345,,296574r1959,13714l7836,320083r9795,5877l31344,327919xe" filled="f" strokecolor="#9a9a9a" strokeweight=".29133mm">
                  <v:path arrowok="t"/>
                </v:shape>
                <v:shape id="Textbox 170" o:spid="_x0000_s1187" type="#_x0000_t202" style="position:absolute;left:1351;top:900;width:9106;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5CA1C64B" w14:textId="77777777" w:rsidR="00EF4BD5" w:rsidRDefault="00000000">
                        <w:pPr>
                          <w:spacing w:line="215" w:lineRule="exact"/>
                          <w:rPr>
                            <w:rFonts w:ascii="Arial"/>
                            <w:sz w:val="19"/>
                          </w:rPr>
                        </w:pPr>
                        <w:r>
                          <w:rPr>
                            <w:rFonts w:ascii="Arial"/>
                            <w:color w:val="2A2A2A"/>
                            <w:sz w:val="19"/>
                          </w:rPr>
                          <w:t>Review</w:t>
                        </w:r>
                        <w:r>
                          <w:rPr>
                            <w:rFonts w:ascii="Arial"/>
                            <w:color w:val="2A2A2A"/>
                            <w:spacing w:val="1"/>
                            <w:sz w:val="19"/>
                          </w:rPr>
                          <w:t xml:space="preserve"> </w:t>
                        </w:r>
                        <w:r>
                          <w:rPr>
                            <w:rFonts w:ascii="Arial"/>
                            <w:color w:val="2A2A2A"/>
                            <w:spacing w:val="-2"/>
                            <w:sz w:val="19"/>
                          </w:rPr>
                          <w:t>question</w:t>
                        </w:r>
                      </w:p>
                    </w:txbxContent>
                  </v:textbox>
                </v:shape>
                <v:shape id="Textbox 171" o:spid="_x0000_s1188" type="#_x0000_t202" style="position:absolute;left:2372;top:5456;width:7061;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AB4CB6E" w14:textId="77777777" w:rsidR="00EF4BD5" w:rsidRDefault="00000000">
                        <w:pPr>
                          <w:spacing w:line="249" w:lineRule="auto"/>
                          <w:ind w:left="213" w:right="18" w:hanging="214"/>
                          <w:rPr>
                            <w:rFonts w:ascii="Arial"/>
                            <w:sz w:val="19"/>
                          </w:rPr>
                        </w:pPr>
                        <w:r>
                          <w:rPr>
                            <w:rFonts w:ascii="Arial"/>
                            <w:color w:val="2A2A2A"/>
                            <w:spacing w:val="-2"/>
                            <w:sz w:val="19"/>
                          </w:rPr>
                          <w:t>Review-level PICO-S</w:t>
                        </w:r>
                      </w:p>
                    </w:txbxContent>
                  </v:textbox>
                </v:shape>
                <v:shape id="Textbox 172" o:spid="_x0000_s1189" type="#_x0000_t202" style="position:absolute;left:1454;top:11212;width:889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08015A1A" w14:textId="77777777" w:rsidR="00EF4BD5" w:rsidRDefault="00000000">
                        <w:pPr>
                          <w:spacing w:line="215" w:lineRule="exact"/>
                          <w:rPr>
                            <w:rFonts w:ascii="Arial"/>
                            <w:sz w:val="19"/>
                          </w:rPr>
                        </w:pPr>
                        <w:r>
                          <w:rPr>
                            <w:rFonts w:ascii="Arial"/>
                            <w:color w:val="2A2A2A"/>
                            <w:sz w:val="19"/>
                          </w:rPr>
                          <w:t>Eligibility</w:t>
                        </w:r>
                        <w:r>
                          <w:rPr>
                            <w:rFonts w:ascii="Arial"/>
                            <w:color w:val="2A2A2A"/>
                            <w:spacing w:val="-1"/>
                            <w:sz w:val="19"/>
                          </w:rPr>
                          <w:t xml:space="preserve"> </w:t>
                        </w:r>
                        <w:r>
                          <w:rPr>
                            <w:rFonts w:ascii="Arial"/>
                            <w:color w:val="2A2A2A"/>
                            <w:spacing w:val="-2"/>
                            <w:sz w:val="19"/>
                          </w:rPr>
                          <w:t>criteria</w:t>
                        </w:r>
                      </w:p>
                    </w:txbxContent>
                  </v:textbox>
                </v:shape>
                <w10:wrap anchorx="page"/>
              </v:group>
            </w:pict>
          </mc:Fallback>
        </mc:AlternateContent>
      </w:r>
      <w:r>
        <w:rPr>
          <w:rFonts w:ascii="Arial"/>
          <w:color w:val="2A2A2A"/>
          <w:spacing w:val="-2"/>
          <w:w w:val="105"/>
          <w:sz w:val="14"/>
        </w:rPr>
        <w:t>One</w:t>
      </w:r>
      <w:r>
        <w:rPr>
          <w:rFonts w:ascii="Arial"/>
          <w:color w:val="2A2A2A"/>
          <w:spacing w:val="1"/>
          <w:w w:val="105"/>
          <w:sz w:val="14"/>
        </w:rPr>
        <w:t xml:space="preserve"> </w:t>
      </w:r>
      <w:r>
        <w:rPr>
          <w:rFonts w:ascii="Arial"/>
          <w:color w:val="2A2A2A"/>
          <w:spacing w:val="-2"/>
          <w:w w:val="105"/>
          <w:sz w:val="14"/>
        </w:rPr>
        <w:t>intervention</w:t>
      </w:r>
      <w:r>
        <w:rPr>
          <w:rFonts w:ascii="Arial"/>
          <w:color w:val="2A2A2A"/>
          <w:spacing w:val="2"/>
          <w:w w:val="105"/>
          <w:sz w:val="14"/>
        </w:rPr>
        <w:t xml:space="preserve"> </w:t>
      </w:r>
      <w:r>
        <w:rPr>
          <w:rFonts w:ascii="Arial"/>
          <w:color w:val="2A2A2A"/>
          <w:spacing w:val="-2"/>
          <w:w w:val="105"/>
          <w:sz w:val="14"/>
        </w:rPr>
        <w:t>class;</w:t>
      </w:r>
      <w:r>
        <w:rPr>
          <w:rFonts w:ascii="Arial"/>
          <w:color w:val="2A2A2A"/>
          <w:spacing w:val="2"/>
          <w:w w:val="105"/>
          <w:sz w:val="14"/>
        </w:rPr>
        <w:t xml:space="preserve"> </w:t>
      </w:r>
      <w:r>
        <w:rPr>
          <w:rFonts w:ascii="Arial"/>
          <w:color w:val="2A2A2A"/>
          <w:spacing w:val="-2"/>
          <w:w w:val="105"/>
          <w:sz w:val="14"/>
        </w:rPr>
        <w:t>pooled</w:t>
      </w:r>
      <w:r>
        <w:rPr>
          <w:rFonts w:ascii="Arial"/>
          <w:color w:val="2A2A2A"/>
          <w:spacing w:val="2"/>
          <w:w w:val="105"/>
          <w:sz w:val="14"/>
        </w:rPr>
        <w:t xml:space="preserve"> </w:t>
      </w:r>
      <w:r>
        <w:rPr>
          <w:rFonts w:ascii="Arial"/>
          <w:color w:val="2A2A2A"/>
          <w:spacing w:val="-2"/>
          <w:w w:val="105"/>
          <w:sz w:val="14"/>
        </w:rPr>
        <w:t>class</w:t>
      </w:r>
      <w:r>
        <w:rPr>
          <w:rFonts w:ascii="Arial"/>
          <w:color w:val="2A2A2A"/>
          <w:spacing w:val="2"/>
          <w:w w:val="105"/>
          <w:sz w:val="14"/>
        </w:rPr>
        <w:t xml:space="preserve"> </w:t>
      </w:r>
      <w:r>
        <w:rPr>
          <w:rFonts w:ascii="Arial"/>
          <w:color w:val="2A2A2A"/>
          <w:spacing w:val="-2"/>
          <w:w w:val="105"/>
          <w:sz w:val="14"/>
        </w:rPr>
        <w:t>estimate</w:t>
      </w:r>
    </w:p>
    <w:p w14:paraId="77387AEB" w14:textId="77777777" w:rsidR="00EF4BD5" w:rsidRDefault="00000000">
      <w:pPr>
        <w:spacing w:before="137"/>
        <w:ind w:left="3527"/>
        <w:rPr>
          <w:rFonts w:ascii="Arial"/>
          <w:b/>
          <w:sz w:val="16"/>
        </w:rPr>
      </w:pPr>
      <w:r>
        <w:rPr>
          <w:rFonts w:ascii="Arial"/>
          <w:b/>
          <w:color w:val="B35E44"/>
          <w:spacing w:val="-2"/>
          <w:w w:val="105"/>
          <w:sz w:val="16"/>
        </w:rPr>
        <w:t>Splitter</w:t>
      </w:r>
    </w:p>
    <w:p w14:paraId="4CD092DD" w14:textId="77777777" w:rsidR="00EF4BD5" w:rsidRDefault="00000000">
      <w:pPr>
        <w:spacing w:before="6" w:line="273" w:lineRule="auto"/>
        <w:ind w:left="423" w:right="155"/>
        <w:rPr>
          <w:rFonts w:ascii="Arial"/>
          <w:sz w:val="14"/>
        </w:rPr>
      </w:pPr>
      <w:r>
        <w:br w:type="column"/>
      </w:r>
      <w:r>
        <w:rPr>
          <w:rFonts w:ascii="Arial"/>
          <w:color w:val="2A2A2A"/>
          <w:spacing w:val="-2"/>
          <w:w w:val="105"/>
          <w:sz w:val="14"/>
        </w:rPr>
        <w:t>Excluding</w:t>
      </w:r>
      <w:r>
        <w:rPr>
          <w:rFonts w:ascii="Arial"/>
          <w:color w:val="2A2A2A"/>
          <w:spacing w:val="-4"/>
          <w:w w:val="105"/>
          <w:sz w:val="14"/>
        </w:rPr>
        <w:t xml:space="preserve"> </w:t>
      </w:r>
      <w:r>
        <w:rPr>
          <w:rFonts w:ascii="Arial"/>
          <w:color w:val="2A2A2A"/>
          <w:spacing w:val="-2"/>
          <w:w w:val="105"/>
          <w:sz w:val="14"/>
        </w:rPr>
        <w:t>combination</w:t>
      </w:r>
      <w:r>
        <w:rPr>
          <w:rFonts w:ascii="Arial"/>
          <w:color w:val="2A2A2A"/>
          <w:spacing w:val="-4"/>
          <w:w w:val="105"/>
          <w:sz w:val="14"/>
        </w:rPr>
        <w:t xml:space="preserve"> </w:t>
      </w:r>
      <w:r>
        <w:rPr>
          <w:rFonts w:ascii="Arial"/>
          <w:color w:val="2A2A2A"/>
          <w:spacing w:val="-2"/>
          <w:w w:val="105"/>
          <w:sz w:val="14"/>
        </w:rPr>
        <w:t>studies</w:t>
      </w:r>
      <w:r>
        <w:rPr>
          <w:rFonts w:ascii="Arial"/>
          <w:color w:val="2A2A2A"/>
          <w:spacing w:val="-4"/>
          <w:w w:val="105"/>
          <w:sz w:val="14"/>
        </w:rPr>
        <w:t xml:space="preserve"> </w:t>
      </w:r>
      <w:r>
        <w:rPr>
          <w:rFonts w:ascii="Arial"/>
          <w:color w:val="2A2A2A"/>
          <w:spacing w:val="-2"/>
          <w:w w:val="105"/>
          <w:sz w:val="14"/>
        </w:rPr>
        <w:t>would</w:t>
      </w:r>
      <w:r>
        <w:rPr>
          <w:rFonts w:ascii="Arial"/>
          <w:color w:val="2A2A2A"/>
          <w:w w:val="105"/>
          <w:sz w:val="14"/>
        </w:rPr>
        <w:t xml:space="preserve"> omit most relevant evidence</w:t>
      </w:r>
    </w:p>
    <w:p w14:paraId="789F0E1C" w14:textId="77777777" w:rsidR="00EF4BD5" w:rsidRDefault="00000000">
      <w:pPr>
        <w:spacing w:before="86"/>
        <w:ind w:left="423"/>
        <w:rPr>
          <w:rFonts w:ascii="Arial"/>
          <w:b/>
          <w:sz w:val="17"/>
        </w:rPr>
      </w:pPr>
      <w:r>
        <w:rPr>
          <w:rFonts w:ascii="Arial"/>
          <w:b/>
          <w:color w:val="3F6B72"/>
          <w:sz w:val="17"/>
        </w:rPr>
        <w:t>Co-intervention</w:t>
      </w:r>
      <w:r>
        <w:rPr>
          <w:rFonts w:ascii="Arial"/>
          <w:b/>
          <w:color w:val="3F6B72"/>
          <w:spacing w:val="3"/>
          <w:sz w:val="17"/>
        </w:rPr>
        <w:t xml:space="preserve"> </w:t>
      </w:r>
      <w:r>
        <w:rPr>
          <w:rFonts w:ascii="Arial"/>
          <w:b/>
          <w:color w:val="3F6B72"/>
          <w:sz w:val="17"/>
        </w:rPr>
        <w:t>is</w:t>
      </w:r>
      <w:r>
        <w:rPr>
          <w:rFonts w:ascii="Arial"/>
          <w:b/>
          <w:color w:val="3F6B72"/>
          <w:spacing w:val="3"/>
          <w:sz w:val="17"/>
        </w:rPr>
        <w:t xml:space="preserve"> </w:t>
      </w:r>
      <w:r>
        <w:rPr>
          <w:rFonts w:ascii="Arial"/>
          <w:b/>
          <w:color w:val="3F6B72"/>
          <w:spacing w:val="-2"/>
          <w:sz w:val="17"/>
        </w:rPr>
        <w:t>optional</w:t>
      </w:r>
    </w:p>
    <w:p w14:paraId="08ED429C" w14:textId="77777777" w:rsidR="00EF4BD5" w:rsidRDefault="00EF4BD5">
      <w:pPr>
        <w:rPr>
          <w:rFonts w:ascii="Arial"/>
          <w:b/>
          <w:sz w:val="17"/>
        </w:rPr>
        <w:sectPr w:rsidR="00EF4BD5">
          <w:type w:val="continuous"/>
          <w:pgSz w:w="11910" w:h="16840"/>
          <w:pgMar w:top="1920" w:right="1133" w:bottom="860" w:left="1133" w:header="0" w:footer="678" w:gutter="0"/>
          <w:cols w:num="2" w:space="720" w:equalWidth="0">
            <w:col w:w="6441" w:space="40"/>
            <w:col w:w="3163"/>
          </w:cols>
        </w:sectPr>
      </w:pPr>
    </w:p>
    <w:p w14:paraId="112106A8" w14:textId="77777777" w:rsidR="00EF4BD5" w:rsidRDefault="00EF4BD5">
      <w:pPr>
        <w:pStyle w:val="BodyText"/>
        <w:spacing w:before="4"/>
        <w:jc w:val="left"/>
        <w:rPr>
          <w:rFonts w:ascii="Arial"/>
          <w:b/>
          <w:sz w:val="8"/>
        </w:rPr>
      </w:pPr>
    </w:p>
    <w:p w14:paraId="3B092669" w14:textId="77777777" w:rsidR="00EF4BD5" w:rsidRDefault="00000000">
      <w:pPr>
        <w:ind w:left="3518"/>
        <w:rPr>
          <w:rFonts w:ascii="Arial"/>
          <w:sz w:val="20"/>
        </w:rPr>
      </w:pPr>
      <w:r>
        <w:rPr>
          <w:rFonts w:ascii="Arial"/>
          <w:noProof/>
          <w:sz w:val="20"/>
        </w:rPr>
        <mc:AlternateContent>
          <mc:Choice Requires="wpg">
            <w:drawing>
              <wp:inline distT="0" distB="0" distL="0" distR="0" wp14:anchorId="6908B88B" wp14:editId="0E9C9852">
                <wp:extent cx="565150" cy="242570"/>
                <wp:effectExtent l="9525" t="0" r="0" b="5079"/>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 cy="242570"/>
                          <a:chOff x="0" y="0"/>
                          <a:chExt cx="565150" cy="242570"/>
                        </a:xfrm>
                      </wpg:grpSpPr>
                      <wps:wsp>
                        <wps:cNvPr id="174" name="Graphic 174"/>
                        <wps:cNvSpPr/>
                        <wps:spPr>
                          <a:xfrm>
                            <a:off x="5244" y="5244"/>
                            <a:ext cx="554990" cy="231775"/>
                          </a:xfrm>
                          <a:custGeom>
                            <a:avLst/>
                            <a:gdLst/>
                            <a:ahLst/>
                            <a:cxnLst/>
                            <a:rect l="l" t="t" r="r" b="b"/>
                            <a:pathLst>
                              <a:path w="554990" h="231775">
                                <a:moveTo>
                                  <a:pt x="523219" y="0"/>
                                </a:move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lnTo>
                                  <a:pt x="523219" y="231472"/>
                                </a:lnTo>
                                <a:lnTo>
                                  <a:pt x="536934" y="229513"/>
                                </a:lnTo>
                                <a:lnTo>
                                  <a:pt x="546731" y="223636"/>
                                </a:lnTo>
                                <a:lnTo>
                                  <a:pt x="552610" y="213840"/>
                                </a:lnTo>
                                <a:lnTo>
                                  <a:pt x="554570" y="200127"/>
                                </a:lnTo>
                                <a:lnTo>
                                  <a:pt x="554570" y="31344"/>
                                </a:lnTo>
                                <a:lnTo>
                                  <a:pt x="552610" y="17631"/>
                                </a:lnTo>
                                <a:lnTo>
                                  <a:pt x="546731" y="7836"/>
                                </a:lnTo>
                                <a:lnTo>
                                  <a:pt x="536934" y="1959"/>
                                </a:lnTo>
                                <a:lnTo>
                                  <a:pt x="523219" y="0"/>
                                </a:lnTo>
                                <a:close/>
                              </a:path>
                            </a:pathLst>
                          </a:custGeom>
                          <a:solidFill>
                            <a:srgbClr val="F6E8E2"/>
                          </a:solidFill>
                        </wps:spPr>
                        <wps:bodyPr wrap="square" lIns="0" tIns="0" rIns="0" bIns="0" rtlCol="0">
                          <a:prstTxWarp prst="textNoShape">
                            <a:avLst/>
                          </a:prstTxWarp>
                          <a:noAutofit/>
                        </wps:bodyPr>
                      </wps:wsp>
                      <wps:wsp>
                        <wps:cNvPr id="175" name="Graphic 175"/>
                        <wps:cNvSpPr/>
                        <wps:spPr>
                          <a:xfrm>
                            <a:off x="5244" y="5244"/>
                            <a:ext cx="554990" cy="231775"/>
                          </a:xfrm>
                          <a:custGeom>
                            <a:avLst/>
                            <a:gdLst/>
                            <a:ahLst/>
                            <a:cxnLst/>
                            <a:rect l="l" t="t" r="r" b="b"/>
                            <a:pathLst>
                              <a:path w="554990" h="231775">
                                <a:moveTo>
                                  <a:pt x="31342" y="231472"/>
                                </a:moveTo>
                                <a:lnTo>
                                  <a:pt x="523219" y="231472"/>
                                </a:lnTo>
                                <a:lnTo>
                                  <a:pt x="536934" y="229513"/>
                                </a:lnTo>
                                <a:lnTo>
                                  <a:pt x="546731" y="223636"/>
                                </a:lnTo>
                                <a:lnTo>
                                  <a:pt x="552610" y="213840"/>
                                </a:lnTo>
                                <a:lnTo>
                                  <a:pt x="554570" y="200127"/>
                                </a:lnTo>
                                <a:lnTo>
                                  <a:pt x="554570" y="31344"/>
                                </a:lnTo>
                                <a:lnTo>
                                  <a:pt x="552610" y="17631"/>
                                </a:lnTo>
                                <a:lnTo>
                                  <a:pt x="546731" y="7836"/>
                                </a:lnTo>
                                <a:lnTo>
                                  <a:pt x="536934" y="1959"/>
                                </a:lnTo>
                                <a:lnTo>
                                  <a:pt x="523219" y="0"/>
                                </a:ln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close/>
                              </a:path>
                            </a:pathLst>
                          </a:custGeom>
                          <a:ln w="10488">
                            <a:solidFill>
                              <a:srgbClr val="B35E44"/>
                            </a:solidFill>
                            <a:prstDash val="solid"/>
                          </a:ln>
                        </wps:spPr>
                        <wps:bodyPr wrap="square" lIns="0" tIns="0" rIns="0" bIns="0" rtlCol="0">
                          <a:prstTxWarp prst="textNoShape">
                            <a:avLst/>
                          </a:prstTxWarp>
                          <a:noAutofit/>
                        </wps:bodyPr>
                      </wps:wsp>
                      <wps:wsp>
                        <wps:cNvPr id="176" name="Textbox 176"/>
                        <wps:cNvSpPr txBox="1"/>
                        <wps:spPr>
                          <a:xfrm>
                            <a:off x="0" y="0"/>
                            <a:ext cx="565150" cy="242570"/>
                          </a:xfrm>
                          <a:prstGeom prst="rect">
                            <a:avLst/>
                          </a:prstGeom>
                        </wps:spPr>
                        <wps:txbx>
                          <w:txbxContent>
                            <w:p w14:paraId="573A5B08" w14:textId="77777777" w:rsidR="00EF4BD5" w:rsidRDefault="00000000">
                              <w:pPr>
                                <w:spacing w:before="110"/>
                                <w:ind w:left="111"/>
                                <w:rPr>
                                  <w:rFonts w:ascii="Arial"/>
                                  <w:sz w:val="14"/>
                                </w:rPr>
                              </w:pPr>
                              <w:r>
                                <w:rPr>
                                  <w:rFonts w:ascii="Arial"/>
                                  <w:color w:val="2A2A2A"/>
                                  <w:spacing w:val="-2"/>
                                  <w:w w:val="105"/>
                                  <w:sz w:val="14"/>
                                </w:rPr>
                                <w:t>Fluoxetine</w:t>
                              </w:r>
                            </w:p>
                          </w:txbxContent>
                        </wps:txbx>
                        <wps:bodyPr wrap="square" lIns="0" tIns="0" rIns="0" bIns="0" rtlCol="0">
                          <a:noAutofit/>
                        </wps:bodyPr>
                      </wps:wsp>
                    </wpg:wgp>
                  </a:graphicData>
                </a:graphic>
              </wp:inline>
            </w:drawing>
          </mc:Choice>
          <mc:Fallback>
            <w:pict>
              <v:group w14:anchorId="6908B88B" id="Group 173" o:spid="_x0000_s1190" style="width:44.5pt;height:19.1pt;mso-position-horizontal-relative:char;mso-position-vertical-relative:line" coordsize="5651,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">
                <v:shape id="Graphic 174" o:spid="_x0000_s1191"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" path="m523219,l31342,,17628,1959,7834,7836,1958,17631,,31344,,200127r1958,13713l7834,223636r9794,5877l31342,231472r491877,l536934,229513r9797,-5877l552610,213840r1960,-13713l554570,31344,552610,17631,546731,7836,536934,1959,523219,xe" fillcolor="#f6e8e2" stroked="f">
                  <v:path arrowok="t"/>
                </v:shape>
                <v:shape id="Graphic 175" o:spid="_x0000_s1192"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" path="m31342,231472r491877,l536934,229513r9797,-5877l552610,213840r1960,-13713l554570,31344,552610,17631,546731,7836,536934,1959,523219,,31342,,17628,1959,7834,7836,1958,17631,,31344,,200127r1958,13713l7834,223636r9794,5877l31342,231472xe" filled="f" strokecolor="#b35e44" strokeweight=".29133mm">
                  <v:path arrowok="t"/>
                </v:shape>
                <v:shape id="Textbox 176" o:spid="_x0000_s1193" type="#_x0000_t202" style="position:absolute;width:565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573A5B08" w14:textId="77777777" w:rsidR="00EF4BD5" w:rsidRDefault="00000000">
                        <w:pPr>
                          <w:spacing w:before="110"/>
                          <w:ind w:left="111"/>
                          <w:rPr>
                            <w:rFonts w:ascii="Arial"/>
                            <w:sz w:val="14"/>
                          </w:rPr>
                        </w:pPr>
                        <w:r>
                          <w:rPr>
                            <w:rFonts w:ascii="Arial"/>
                            <w:color w:val="2A2A2A"/>
                            <w:spacing w:val="-2"/>
                            <w:w w:val="105"/>
                            <w:sz w:val="14"/>
                          </w:rPr>
                          <w:t>Fluoxetine</w:t>
                        </w:r>
                      </w:p>
                    </w:txbxContent>
                  </v:textbox>
                </v:shape>
                <w10:anchorlock/>
              </v:group>
            </w:pict>
          </mc:Fallback>
        </mc:AlternateContent>
      </w:r>
      <w:r>
        <w:rPr>
          <w:rFonts w:ascii="Times New Roman"/>
          <w:spacing w:val="71"/>
          <w:sz w:val="20"/>
        </w:rPr>
        <w:t xml:space="preserve"> </w:t>
      </w:r>
      <w:r>
        <w:rPr>
          <w:rFonts w:ascii="Arial"/>
          <w:noProof/>
          <w:spacing w:val="71"/>
          <w:sz w:val="20"/>
        </w:rPr>
        <mc:AlternateContent>
          <mc:Choice Requires="wpg">
            <w:drawing>
              <wp:inline distT="0" distB="0" distL="0" distR="0" wp14:anchorId="288C43E1" wp14:editId="2814CA29">
                <wp:extent cx="565150" cy="242570"/>
                <wp:effectExtent l="9525" t="0" r="0" b="5079"/>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 cy="242570"/>
                          <a:chOff x="0" y="0"/>
                          <a:chExt cx="565150" cy="242570"/>
                        </a:xfrm>
                      </wpg:grpSpPr>
                      <wps:wsp>
                        <wps:cNvPr id="178" name="Graphic 178"/>
                        <wps:cNvSpPr/>
                        <wps:spPr>
                          <a:xfrm>
                            <a:off x="5244" y="5244"/>
                            <a:ext cx="554990" cy="231775"/>
                          </a:xfrm>
                          <a:custGeom>
                            <a:avLst/>
                            <a:gdLst/>
                            <a:ahLst/>
                            <a:cxnLst/>
                            <a:rect l="l" t="t" r="r" b="b"/>
                            <a:pathLst>
                              <a:path w="554990" h="231775">
                                <a:moveTo>
                                  <a:pt x="523219" y="0"/>
                                </a:move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lnTo>
                                  <a:pt x="523219" y="231472"/>
                                </a:lnTo>
                                <a:lnTo>
                                  <a:pt x="536933" y="229513"/>
                                </a:lnTo>
                                <a:lnTo>
                                  <a:pt x="546727" y="223636"/>
                                </a:lnTo>
                                <a:lnTo>
                                  <a:pt x="552603" y="213840"/>
                                </a:lnTo>
                                <a:lnTo>
                                  <a:pt x="554561" y="200127"/>
                                </a:lnTo>
                                <a:lnTo>
                                  <a:pt x="554561" y="31344"/>
                                </a:lnTo>
                                <a:lnTo>
                                  <a:pt x="552603" y="17631"/>
                                </a:lnTo>
                                <a:lnTo>
                                  <a:pt x="546727" y="7836"/>
                                </a:lnTo>
                                <a:lnTo>
                                  <a:pt x="536933" y="1959"/>
                                </a:lnTo>
                                <a:lnTo>
                                  <a:pt x="523219" y="0"/>
                                </a:lnTo>
                                <a:close/>
                              </a:path>
                            </a:pathLst>
                          </a:custGeom>
                          <a:solidFill>
                            <a:srgbClr val="F6E8E2"/>
                          </a:solidFill>
                        </wps:spPr>
                        <wps:bodyPr wrap="square" lIns="0" tIns="0" rIns="0" bIns="0" rtlCol="0">
                          <a:prstTxWarp prst="textNoShape">
                            <a:avLst/>
                          </a:prstTxWarp>
                          <a:noAutofit/>
                        </wps:bodyPr>
                      </wps:wsp>
                      <wps:wsp>
                        <wps:cNvPr id="179" name="Graphic 179"/>
                        <wps:cNvSpPr/>
                        <wps:spPr>
                          <a:xfrm>
                            <a:off x="5244" y="5244"/>
                            <a:ext cx="554990" cy="231775"/>
                          </a:xfrm>
                          <a:custGeom>
                            <a:avLst/>
                            <a:gdLst/>
                            <a:ahLst/>
                            <a:cxnLst/>
                            <a:rect l="l" t="t" r="r" b="b"/>
                            <a:pathLst>
                              <a:path w="554990" h="231775">
                                <a:moveTo>
                                  <a:pt x="31342" y="231472"/>
                                </a:moveTo>
                                <a:lnTo>
                                  <a:pt x="523219" y="231472"/>
                                </a:lnTo>
                                <a:lnTo>
                                  <a:pt x="536933" y="229513"/>
                                </a:lnTo>
                                <a:lnTo>
                                  <a:pt x="546727" y="223636"/>
                                </a:lnTo>
                                <a:lnTo>
                                  <a:pt x="552603" y="213840"/>
                                </a:lnTo>
                                <a:lnTo>
                                  <a:pt x="554561" y="200127"/>
                                </a:lnTo>
                                <a:lnTo>
                                  <a:pt x="554561" y="31344"/>
                                </a:lnTo>
                                <a:lnTo>
                                  <a:pt x="552603" y="17631"/>
                                </a:lnTo>
                                <a:lnTo>
                                  <a:pt x="546727" y="7836"/>
                                </a:lnTo>
                                <a:lnTo>
                                  <a:pt x="536933" y="1959"/>
                                </a:lnTo>
                                <a:lnTo>
                                  <a:pt x="523219" y="0"/>
                                </a:lnTo>
                                <a:lnTo>
                                  <a:pt x="31342" y="0"/>
                                </a:lnTo>
                                <a:lnTo>
                                  <a:pt x="17628" y="1959"/>
                                </a:lnTo>
                                <a:lnTo>
                                  <a:pt x="7834" y="7836"/>
                                </a:lnTo>
                                <a:lnTo>
                                  <a:pt x="1958" y="17631"/>
                                </a:lnTo>
                                <a:lnTo>
                                  <a:pt x="0" y="31344"/>
                                </a:lnTo>
                                <a:lnTo>
                                  <a:pt x="0" y="200127"/>
                                </a:lnTo>
                                <a:lnTo>
                                  <a:pt x="1958" y="213840"/>
                                </a:lnTo>
                                <a:lnTo>
                                  <a:pt x="7834" y="223636"/>
                                </a:lnTo>
                                <a:lnTo>
                                  <a:pt x="17628" y="229513"/>
                                </a:lnTo>
                                <a:lnTo>
                                  <a:pt x="31342" y="231472"/>
                                </a:lnTo>
                                <a:close/>
                              </a:path>
                            </a:pathLst>
                          </a:custGeom>
                          <a:ln w="10488">
                            <a:solidFill>
                              <a:srgbClr val="B35E44"/>
                            </a:solidFill>
                            <a:prstDash val="solid"/>
                          </a:ln>
                        </wps:spPr>
                        <wps:bodyPr wrap="square" lIns="0" tIns="0" rIns="0" bIns="0" rtlCol="0">
                          <a:prstTxWarp prst="textNoShape">
                            <a:avLst/>
                          </a:prstTxWarp>
                          <a:noAutofit/>
                        </wps:bodyPr>
                      </wps:wsp>
                      <wps:wsp>
                        <wps:cNvPr id="180" name="Textbox 180"/>
                        <wps:cNvSpPr txBox="1"/>
                        <wps:spPr>
                          <a:xfrm>
                            <a:off x="0" y="0"/>
                            <a:ext cx="565150" cy="242570"/>
                          </a:xfrm>
                          <a:prstGeom prst="rect">
                            <a:avLst/>
                          </a:prstGeom>
                        </wps:spPr>
                        <wps:txbx>
                          <w:txbxContent>
                            <w:p w14:paraId="7E5F4549" w14:textId="77777777" w:rsidR="00EF4BD5" w:rsidRDefault="00000000">
                              <w:pPr>
                                <w:spacing w:before="110"/>
                                <w:ind w:left="99"/>
                                <w:rPr>
                                  <w:rFonts w:ascii="Arial"/>
                                  <w:sz w:val="14"/>
                                </w:rPr>
                              </w:pPr>
                              <w:r>
                                <w:rPr>
                                  <w:rFonts w:ascii="Arial"/>
                                  <w:color w:val="2A2A2A"/>
                                  <w:spacing w:val="-2"/>
                                  <w:w w:val="105"/>
                                  <w:sz w:val="14"/>
                                </w:rPr>
                                <w:t>Paroxetine</w:t>
                              </w:r>
                            </w:p>
                          </w:txbxContent>
                        </wps:txbx>
                        <wps:bodyPr wrap="square" lIns="0" tIns="0" rIns="0" bIns="0" rtlCol="0">
                          <a:noAutofit/>
                        </wps:bodyPr>
                      </wps:wsp>
                    </wpg:wgp>
                  </a:graphicData>
                </a:graphic>
              </wp:inline>
            </w:drawing>
          </mc:Choice>
          <mc:Fallback>
            <w:pict>
              <v:group w14:anchorId="288C43E1" id="Group 177" o:spid="_x0000_s1194" style="width:44.5pt;height:19.1pt;mso-position-horizontal-relative:char;mso-position-vertical-relative:line" coordsize="5651,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">
                <v:shape id="Graphic 178" o:spid="_x0000_s1195"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" path="m523219,l31342,,17628,1959,7834,7836,1958,17631,,31344,,200127r1958,13713l7834,223636r9794,5877l31342,231472r491877,l536933,229513r9794,-5877l552603,213840r1958,-13713l554561,31344,552603,17631,546727,7836,536933,1959,523219,xe" fillcolor="#f6e8e2" stroked="f">
                  <v:path arrowok="t"/>
                </v:shape>
                <v:shape id="Graphic 179" o:spid="_x0000_s1196"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" path="m31342,231472r491877,l536933,229513r9794,-5877l552603,213840r1958,-13713l554561,31344,552603,17631,546727,7836,536933,1959,523219,,31342,,17628,1959,7834,7836,1958,17631,,31344,,200127r1958,13713l7834,223636r9794,5877l31342,231472xe" filled="f" strokecolor="#b35e44" strokeweight=".29133mm">
                  <v:path arrowok="t"/>
                </v:shape>
                <v:shape id="Textbox 180" o:spid="_x0000_s1197" type="#_x0000_t202" style="position:absolute;width:565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7E5F4549" w14:textId="77777777" w:rsidR="00EF4BD5" w:rsidRDefault="00000000">
                        <w:pPr>
                          <w:spacing w:before="110"/>
                          <w:ind w:left="99"/>
                          <w:rPr>
                            <w:rFonts w:ascii="Arial"/>
                            <w:sz w:val="14"/>
                          </w:rPr>
                        </w:pPr>
                        <w:r>
                          <w:rPr>
                            <w:rFonts w:ascii="Arial"/>
                            <w:color w:val="2A2A2A"/>
                            <w:spacing w:val="-2"/>
                            <w:w w:val="105"/>
                            <w:sz w:val="14"/>
                          </w:rPr>
                          <w:t>Paroxetine</w:t>
                        </w:r>
                      </w:p>
                    </w:txbxContent>
                  </v:textbox>
                </v:shape>
                <w10:anchorlock/>
              </v:group>
            </w:pict>
          </mc:Fallback>
        </mc:AlternateContent>
      </w:r>
      <w:r>
        <w:rPr>
          <w:rFonts w:ascii="Times New Roman"/>
          <w:spacing w:val="71"/>
          <w:sz w:val="20"/>
        </w:rPr>
        <w:t xml:space="preserve"> </w:t>
      </w:r>
      <w:r>
        <w:rPr>
          <w:rFonts w:ascii="Arial"/>
          <w:noProof/>
          <w:spacing w:val="71"/>
          <w:sz w:val="20"/>
        </w:rPr>
        <mc:AlternateContent>
          <mc:Choice Requires="wpg">
            <w:drawing>
              <wp:inline distT="0" distB="0" distL="0" distR="0" wp14:anchorId="409C3BF2" wp14:editId="44B47D78">
                <wp:extent cx="565150" cy="242570"/>
                <wp:effectExtent l="9525" t="0" r="0" b="5079"/>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 cy="242570"/>
                          <a:chOff x="0" y="0"/>
                          <a:chExt cx="565150" cy="242570"/>
                        </a:xfrm>
                      </wpg:grpSpPr>
                      <wps:wsp>
                        <wps:cNvPr id="182" name="Graphic 182"/>
                        <wps:cNvSpPr/>
                        <wps:spPr>
                          <a:xfrm>
                            <a:off x="5244" y="5244"/>
                            <a:ext cx="554990" cy="231775"/>
                          </a:xfrm>
                          <a:custGeom>
                            <a:avLst/>
                            <a:gdLst/>
                            <a:ahLst/>
                            <a:cxnLst/>
                            <a:rect l="l" t="t" r="r" b="b"/>
                            <a:pathLst>
                              <a:path w="554990" h="231775">
                                <a:moveTo>
                                  <a:pt x="523228" y="0"/>
                                </a:moveTo>
                                <a:lnTo>
                                  <a:pt x="31350" y="0"/>
                                </a:lnTo>
                                <a:lnTo>
                                  <a:pt x="17636" y="1959"/>
                                </a:lnTo>
                                <a:lnTo>
                                  <a:pt x="7838" y="7836"/>
                                </a:lnTo>
                                <a:lnTo>
                                  <a:pt x="1959" y="17631"/>
                                </a:lnTo>
                                <a:lnTo>
                                  <a:pt x="0" y="31344"/>
                                </a:lnTo>
                                <a:lnTo>
                                  <a:pt x="0" y="200127"/>
                                </a:lnTo>
                                <a:lnTo>
                                  <a:pt x="1959" y="213840"/>
                                </a:lnTo>
                                <a:lnTo>
                                  <a:pt x="7838" y="223636"/>
                                </a:lnTo>
                                <a:lnTo>
                                  <a:pt x="17636" y="229513"/>
                                </a:lnTo>
                                <a:lnTo>
                                  <a:pt x="31350" y="231472"/>
                                </a:lnTo>
                                <a:lnTo>
                                  <a:pt x="523228" y="231472"/>
                                </a:lnTo>
                                <a:lnTo>
                                  <a:pt x="536941" y="229513"/>
                                </a:lnTo>
                                <a:lnTo>
                                  <a:pt x="546736" y="223636"/>
                                </a:lnTo>
                                <a:lnTo>
                                  <a:pt x="552612" y="213840"/>
                                </a:lnTo>
                                <a:lnTo>
                                  <a:pt x="554570" y="200127"/>
                                </a:lnTo>
                                <a:lnTo>
                                  <a:pt x="554570" y="31344"/>
                                </a:lnTo>
                                <a:lnTo>
                                  <a:pt x="552612" y="17631"/>
                                </a:lnTo>
                                <a:lnTo>
                                  <a:pt x="546736" y="7836"/>
                                </a:lnTo>
                                <a:lnTo>
                                  <a:pt x="536941" y="1959"/>
                                </a:lnTo>
                                <a:lnTo>
                                  <a:pt x="523228" y="0"/>
                                </a:lnTo>
                                <a:close/>
                              </a:path>
                            </a:pathLst>
                          </a:custGeom>
                          <a:solidFill>
                            <a:srgbClr val="F6E8E2"/>
                          </a:solidFill>
                        </wps:spPr>
                        <wps:bodyPr wrap="square" lIns="0" tIns="0" rIns="0" bIns="0" rtlCol="0">
                          <a:prstTxWarp prst="textNoShape">
                            <a:avLst/>
                          </a:prstTxWarp>
                          <a:noAutofit/>
                        </wps:bodyPr>
                      </wps:wsp>
                      <wps:wsp>
                        <wps:cNvPr id="183" name="Graphic 183"/>
                        <wps:cNvSpPr/>
                        <wps:spPr>
                          <a:xfrm>
                            <a:off x="5244" y="5244"/>
                            <a:ext cx="554990" cy="231775"/>
                          </a:xfrm>
                          <a:custGeom>
                            <a:avLst/>
                            <a:gdLst/>
                            <a:ahLst/>
                            <a:cxnLst/>
                            <a:rect l="l" t="t" r="r" b="b"/>
                            <a:pathLst>
                              <a:path w="554990" h="231775">
                                <a:moveTo>
                                  <a:pt x="31350" y="231472"/>
                                </a:moveTo>
                                <a:lnTo>
                                  <a:pt x="523228" y="231472"/>
                                </a:lnTo>
                                <a:lnTo>
                                  <a:pt x="536941" y="229513"/>
                                </a:lnTo>
                                <a:lnTo>
                                  <a:pt x="546736" y="223636"/>
                                </a:lnTo>
                                <a:lnTo>
                                  <a:pt x="552612" y="213840"/>
                                </a:lnTo>
                                <a:lnTo>
                                  <a:pt x="554570" y="200127"/>
                                </a:lnTo>
                                <a:lnTo>
                                  <a:pt x="554570" y="31344"/>
                                </a:lnTo>
                                <a:lnTo>
                                  <a:pt x="552612" y="17631"/>
                                </a:lnTo>
                                <a:lnTo>
                                  <a:pt x="546736" y="7836"/>
                                </a:lnTo>
                                <a:lnTo>
                                  <a:pt x="536941" y="1959"/>
                                </a:lnTo>
                                <a:lnTo>
                                  <a:pt x="523228" y="0"/>
                                </a:lnTo>
                                <a:lnTo>
                                  <a:pt x="31350" y="0"/>
                                </a:lnTo>
                                <a:lnTo>
                                  <a:pt x="17636" y="1959"/>
                                </a:lnTo>
                                <a:lnTo>
                                  <a:pt x="7838" y="7836"/>
                                </a:lnTo>
                                <a:lnTo>
                                  <a:pt x="1959" y="17631"/>
                                </a:lnTo>
                                <a:lnTo>
                                  <a:pt x="0" y="31344"/>
                                </a:lnTo>
                                <a:lnTo>
                                  <a:pt x="0" y="200127"/>
                                </a:lnTo>
                                <a:lnTo>
                                  <a:pt x="1959" y="213840"/>
                                </a:lnTo>
                                <a:lnTo>
                                  <a:pt x="7838" y="223636"/>
                                </a:lnTo>
                                <a:lnTo>
                                  <a:pt x="17636" y="229513"/>
                                </a:lnTo>
                                <a:lnTo>
                                  <a:pt x="31350" y="231472"/>
                                </a:lnTo>
                                <a:close/>
                              </a:path>
                            </a:pathLst>
                          </a:custGeom>
                          <a:ln w="10488">
                            <a:solidFill>
                              <a:srgbClr val="B35E44"/>
                            </a:solidFill>
                            <a:prstDash val="solid"/>
                          </a:ln>
                        </wps:spPr>
                        <wps:bodyPr wrap="square" lIns="0" tIns="0" rIns="0" bIns="0" rtlCol="0">
                          <a:prstTxWarp prst="textNoShape">
                            <a:avLst/>
                          </a:prstTxWarp>
                          <a:noAutofit/>
                        </wps:bodyPr>
                      </wps:wsp>
                      <wps:wsp>
                        <wps:cNvPr id="184" name="Textbox 184"/>
                        <wps:cNvSpPr txBox="1"/>
                        <wps:spPr>
                          <a:xfrm>
                            <a:off x="0" y="0"/>
                            <a:ext cx="565150" cy="242570"/>
                          </a:xfrm>
                          <a:prstGeom prst="rect">
                            <a:avLst/>
                          </a:prstGeom>
                        </wps:spPr>
                        <wps:txbx>
                          <w:txbxContent>
                            <w:p w14:paraId="08CEB841" w14:textId="77777777" w:rsidR="00EF4BD5" w:rsidRDefault="00000000">
                              <w:pPr>
                                <w:spacing w:before="111"/>
                                <w:ind w:left="135"/>
                                <w:rPr>
                                  <w:rFonts w:ascii="Arial"/>
                                  <w:sz w:val="14"/>
                                </w:rPr>
                              </w:pPr>
                              <w:r>
                                <w:rPr>
                                  <w:rFonts w:ascii="Arial"/>
                                  <w:color w:val="2A2A2A"/>
                                  <w:spacing w:val="-2"/>
                                  <w:w w:val="105"/>
                                  <w:sz w:val="14"/>
                                </w:rPr>
                                <w:t>Sertraline</w:t>
                              </w:r>
                            </w:p>
                          </w:txbxContent>
                        </wps:txbx>
                        <wps:bodyPr wrap="square" lIns="0" tIns="0" rIns="0" bIns="0" rtlCol="0">
                          <a:noAutofit/>
                        </wps:bodyPr>
                      </wps:wsp>
                    </wpg:wgp>
                  </a:graphicData>
                </a:graphic>
              </wp:inline>
            </w:drawing>
          </mc:Choice>
          <mc:Fallback>
            <w:pict>
              <v:group w14:anchorId="409C3BF2" id="Group 181" o:spid="_x0000_s1198" style="width:44.5pt;height:19.1pt;mso-position-horizontal-relative:char;mso-position-vertical-relative:line" coordsize="5651,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">
                <v:shape id="Graphic 182" o:spid="_x0000_s1199"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" path="m523228,l31350,,17636,1959,7838,7836,1959,17631,,31344,,200127r1959,13713l7838,223636r9798,5877l31350,231472r491878,l536941,229513r9795,-5877l552612,213840r1958,-13713l554570,31344,552612,17631,546736,7836,536941,1959,523228,xe" fillcolor="#f6e8e2" stroked="f">
                  <v:path arrowok="t"/>
                </v:shape>
                <v:shape id="Graphic 183" o:spid="_x0000_s1200" style="position:absolute;left:52;top:52;width:5550;height:2318;visibility:visible;mso-wrap-style:square;v-text-anchor:top" coordsize="5549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" path="m31350,231472r491878,l536941,229513r9795,-5877l552612,213840r1958,-13713l554570,31344,552612,17631,546736,7836,536941,1959,523228,,31350,,17636,1959,7838,7836,1959,17631,,31344,,200127r1959,13713l7838,223636r9798,5877l31350,231472xe" filled="f" strokecolor="#b35e44" strokeweight=".29133mm">
                  <v:path arrowok="t"/>
                </v:shape>
                <v:shape id="Textbox 184" o:spid="_x0000_s1201" type="#_x0000_t202" style="position:absolute;width:565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08CEB841" w14:textId="77777777" w:rsidR="00EF4BD5" w:rsidRDefault="00000000">
                        <w:pPr>
                          <w:spacing w:before="111"/>
                          <w:ind w:left="135"/>
                          <w:rPr>
                            <w:rFonts w:ascii="Arial"/>
                            <w:sz w:val="14"/>
                          </w:rPr>
                        </w:pPr>
                        <w:r>
                          <w:rPr>
                            <w:rFonts w:ascii="Arial"/>
                            <w:color w:val="2A2A2A"/>
                            <w:spacing w:val="-2"/>
                            <w:w w:val="105"/>
                            <w:sz w:val="14"/>
                          </w:rPr>
                          <w:t>Sertraline</w:t>
                        </w:r>
                      </w:p>
                    </w:txbxContent>
                  </v:textbox>
                </v:shape>
                <w10:anchorlock/>
              </v:group>
            </w:pict>
          </mc:Fallback>
        </mc:AlternateContent>
      </w:r>
    </w:p>
    <w:p w14:paraId="691359A4" w14:textId="77777777" w:rsidR="00EF4BD5" w:rsidRDefault="00EF4BD5">
      <w:pPr>
        <w:rPr>
          <w:rFonts w:ascii="Arial"/>
          <w:sz w:val="20"/>
        </w:rPr>
        <w:sectPr w:rsidR="00EF4BD5">
          <w:type w:val="continuous"/>
          <w:pgSz w:w="11910" w:h="16840"/>
          <w:pgMar w:top="1920" w:right="1133" w:bottom="860" w:left="1133" w:header="0" w:footer="678" w:gutter="0"/>
          <w:cols w:space="720"/>
        </w:sectPr>
      </w:pPr>
    </w:p>
    <w:p w14:paraId="2662DE11" w14:textId="77777777" w:rsidR="00EF4BD5" w:rsidRDefault="00000000">
      <w:pPr>
        <w:spacing w:before="8"/>
        <w:ind w:left="3527"/>
        <w:rPr>
          <w:rFonts w:ascii="Arial"/>
          <w:sz w:val="14"/>
        </w:rPr>
      </w:pPr>
      <w:r>
        <w:rPr>
          <w:rFonts w:ascii="Arial"/>
          <w:color w:val="2A2A2A"/>
          <w:sz w:val="14"/>
        </w:rPr>
        <w:t>Separate</w:t>
      </w:r>
      <w:r>
        <w:rPr>
          <w:rFonts w:ascii="Arial"/>
          <w:color w:val="2A2A2A"/>
          <w:spacing w:val="22"/>
          <w:sz w:val="14"/>
        </w:rPr>
        <w:t xml:space="preserve"> </w:t>
      </w:r>
      <w:r>
        <w:rPr>
          <w:rFonts w:ascii="Arial"/>
          <w:color w:val="2A2A2A"/>
          <w:sz w:val="14"/>
        </w:rPr>
        <w:t>compound-level</w:t>
      </w:r>
      <w:r>
        <w:rPr>
          <w:rFonts w:ascii="Arial"/>
          <w:color w:val="2A2A2A"/>
          <w:spacing w:val="22"/>
          <w:sz w:val="14"/>
        </w:rPr>
        <w:t xml:space="preserve"> </w:t>
      </w:r>
      <w:r>
        <w:rPr>
          <w:rFonts w:ascii="Arial"/>
          <w:color w:val="2A2A2A"/>
          <w:spacing w:val="-2"/>
          <w:sz w:val="14"/>
        </w:rPr>
        <w:t>estimates</w:t>
      </w:r>
    </w:p>
    <w:p w14:paraId="39EE04D3" w14:textId="77777777" w:rsidR="00EF4BD5" w:rsidRDefault="00000000">
      <w:pPr>
        <w:spacing w:line="144" w:lineRule="exact"/>
        <w:ind w:left="1029"/>
        <w:rPr>
          <w:rFonts w:ascii="Arial"/>
          <w:sz w:val="14"/>
        </w:rPr>
      </w:pPr>
      <w:r>
        <w:br w:type="column"/>
      </w:r>
      <w:r>
        <w:rPr>
          <w:rFonts w:ascii="Arial"/>
          <w:color w:val="2A2A2A"/>
          <w:spacing w:val="-2"/>
          <w:w w:val="105"/>
          <w:sz w:val="14"/>
        </w:rPr>
        <w:t>Restricting</w:t>
      </w:r>
      <w:r>
        <w:rPr>
          <w:rFonts w:ascii="Arial"/>
          <w:color w:val="2A2A2A"/>
          <w:spacing w:val="3"/>
          <w:w w:val="105"/>
          <w:sz w:val="14"/>
        </w:rPr>
        <w:t xml:space="preserve"> </w:t>
      </w:r>
      <w:r>
        <w:rPr>
          <w:rFonts w:ascii="Arial"/>
          <w:color w:val="2A2A2A"/>
          <w:spacing w:val="-2"/>
          <w:w w:val="105"/>
          <w:sz w:val="14"/>
        </w:rPr>
        <w:t>eligibility</w:t>
      </w:r>
      <w:r>
        <w:rPr>
          <w:rFonts w:ascii="Arial"/>
          <w:color w:val="2A2A2A"/>
          <w:spacing w:val="3"/>
          <w:w w:val="105"/>
          <w:sz w:val="14"/>
        </w:rPr>
        <w:t xml:space="preserve"> </w:t>
      </w:r>
      <w:r>
        <w:rPr>
          <w:rFonts w:ascii="Arial"/>
          <w:color w:val="2A2A2A"/>
          <w:spacing w:val="-2"/>
          <w:w w:val="105"/>
          <w:sz w:val="14"/>
        </w:rPr>
        <w:t>to</w:t>
      </w:r>
      <w:r>
        <w:rPr>
          <w:rFonts w:ascii="Arial"/>
          <w:color w:val="2A2A2A"/>
          <w:spacing w:val="3"/>
          <w:w w:val="105"/>
          <w:sz w:val="14"/>
        </w:rPr>
        <w:t xml:space="preserve"> </w:t>
      </w:r>
      <w:r>
        <w:rPr>
          <w:rFonts w:ascii="Arial"/>
          <w:color w:val="2A2A2A"/>
          <w:spacing w:val="-2"/>
          <w:w w:val="105"/>
          <w:sz w:val="14"/>
        </w:rPr>
        <w:t>studies</w:t>
      </w:r>
      <w:r>
        <w:rPr>
          <w:rFonts w:ascii="Arial"/>
          <w:color w:val="2A2A2A"/>
          <w:spacing w:val="4"/>
          <w:w w:val="105"/>
          <w:sz w:val="14"/>
        </w:rPr>
        <w:t xml:space="preserve"> </w:t>
      </w:r>
      <w:r>
        <w:rPr>
          <w:rFonts w:ascii="Arial"/>
          <w:color w:val="2A2A2A"/>
          <w:spacing w:val="-5"/>
          <w:w w:val="105"/>
          <w:sz w:val="14"/>
        </w:rPr>
        <w:t>of</w:t>
      </w:r>
    </w:p>
    <w:p w14:paraId="7B3BD389" w14:textId="77777777" w:rsidR="00EF4BD5" w:rsidRDefault="00000000">
      <w:pPr>
        <w:spacing w:before="7" w:line="276" w:lineRule="auto"/>
        <w:ind w:left="1029" w:right="693"/>
        <w:rPr>
          <w:rFonts w:ascii="Arial"/>
          <w:sz w:val="14"/>
        </w:rPr>
      </w:pPr>
      <w:r>
        <w:rPr>
          <w:rFonts w:ascii="Arial"/>
          <w:noProof/>
          <w:sz w:val="14"/>
        </w:rPr>
        <mc:AlternateContent>
          <mc:Choice Requires="wpg">
            <w:drawing>
              <wp:anchor distT="0" distB="0" distL="0" distR="0" simplePos="0" relativeHeight="15756288" behindDoc="0" locked="0" layoutInCell="1" allowOverlap="1" wp14:anchorId="5B3E342B" wp14:editId="7C642BB6">
                <wp:simplePos x="0" y="0"/>
                <wp:positionH relativeFrom="page">
                  <wp:posOffset>5097960</wp:posOffset>
                </wp:positionH>
                <wp:positionV relativeFrom="paragraph">
                  <wp:posOffset>-571915</wp:posOffset>
                </wp:positionV>
                <wp:extent cx="1626235" cy="483234"/>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6235" cy="483234"/>
                          <a:chOff x="0" y="0"/>
                          <a:chExt cx="1626235" cy="483234"/>
                        </a:xfrm>
                      </wpg:grpSpPr>
                      <wps:wsp>
                        <wps:cNvPr id="186" name="Graphic 186"/>
                        <wps:cNvSpPr/>
                        <wps:spPr>
                          <a:xfrm>
                            <a:off x="812990" y="373879"/>
                            <a:ext cx="1270" cy="102870"/>
                          </a:xfrm>
                          <a:custGeom>
                            <a:avLst/>
                            <a:gdLst/>
                            <a:ahLst/>
                            <a:cxnLst/>
                            <a:rect l="l" t="t" r="r" b="b"/>
                            <a:pathLst>
                              <a:path h="102870">
                                <a:moveTo>
                                  <a:pt x="0" y="0"/>
                                </a:moveTo>
                                <a:lnTo>
                                  <a:pt x="0" y="28227"/>
                                </a:lnTo>
                                <a:lnTo>
                                  <a:pt x="0" y="54744"/>
                                </a:lnTo>
                                <a:lnTo>
                                  <a:pt x="0" y="79552"/>
                                </a:lnTo>
                                <a:lnTo>
                                  <a:pt x="0" y="102649"/>
                                </a:lnTo>
                              </a:path>
                            </a:pathLst>
                          </a:custGeom>
                          <a:ln w="12236">
                            <a:solidFill>
                              <a:srgbClr val="3F6B72"/>
                            </a:solidFill>
                            <a:prstDash val="solid"/>
                          </a:ln>
                        </wps:spPr>
                        <wps:bodyPr wrap="square" lIns="0" tIns="0" rIns="0" bIns="0" rtlCol="0">
                          <a:prstTxWarp prst="textNoShape">
                            <a:avLst/>
                          </a:prstTxWarp>
                          <a:noAutofit/>
                        </wps:bodyPr>
                      </wps:wsp>
                      <wps:wsp>
                        <wps:cNvPr id="187" name="Graphic 187"/>
                        <wps:cNvSpPr/>
                        <wps:spPr>
                          <a:xfrm>
                            <a:off x="790265" y="431080"/>
                            <a:ext cx="45720" cy="45720"/>
                          </a:xfrm>
                          <a:custGeom>
                            <a:avLst/>
                            <a:gdLst/>
                            <a:ahLst/>
                            <a:cxnLst/>
                            <a:rect l="l" t="t" r="r" b="b"/>
                            <a:pathLst>
                              <a:path w="45720" h="45720">
                                <a:moveTo>
                                  <a:pt x="45448" y="0"/>
                                </a:moveTo>
                                <a:lnTo>
                                  <a:pt x="0" y="0"/>
                                </a:lnTo>
                                <a:lnTo>
                                  <a:pt x="22724" y="45448"/>
                                </a:lnTo>
                                <a:lnTo>
                                  <a:pt x="45448" y="0"/>
                                </a:lnTo>
                                <a:close/>
                              </a:path>
                            </a:pathLst>
                          </a:custGeom>
                          <a:solidFill>
                            <a:srgbClr val="3F6B72"/>
                          </a:solidFill>
                        </wps:spPr>
                        <wps:bodyPr wrap="square" lIns="0" tIns="0" rIns="0" bIns="0" rtlCol="0">
                          <a:prstTxWarp prst="textNoShape">
                            <a:avLst/>
                          </a:prstTxWarp>
                          <a:noAutofit/>
                        </wps:bodyPr>
                      </wps:wsp>
                      <wps:wsp>
                        <wps:cNvPr id="188" name="Graphic 188"/>
                        <wps:cNvSpPr/>
                        <wps:spPr>
                          <a:xfrm>
                            <a:off x="790265" y="431080"/>
                            <a:ext cx="45720" cy="45720"/>
                          </a:xfrm>
                          <a:custGeom>
                            <a:avLst/>
                            <a:gdLst/>
                            <a:ahLst/>
                            <a:cxnLst/>
                            <a:rect l="l" t="t" r="r" b="b"/>
                            <a:pathLst>
                              <a:path w="45720" h="45720">
                                <a:moveTo>
                                  <a:pt x="45448" y="0"/>
                                </a:moveTo>
                                <a:lnTo>
                                  <a:pt x="22724" y="45448"/>
                                </a:lnTo>
                                <a:lnTo>
                                  <a:pt x="0" y="0"/>
                                </a:lnTo>
                                <a:lnTo>
                                  <a:pt x="45448" y="0"/>
                                </a:lnTo>
                                <a:close/>
                              </a:path>
                            </a:pathLst>
                          </a:custGeom>
                          <a:ln w="12236">
                            <a:solidFill>
                              <a:srgbClr val="3F6B72"/>
                            </a:solidFill>
                            <a:prstDash val="solid"/>
                          </a:ln>
                        </wps:spPr>
                        <wps:bodyPr wrap="square" lIns="0" tIns="0" rIns="0" bIns="0" rtlCol="0">
                          <a:prstTxWarp prst="textNoShape">
                            <a:avLst/>
                          </a:prstTxWarp>
                          <a:noAutofit/>
                        </wps:bodyPr>
                      </wps:wsp>
                      <wps:wsp>
                        <wps:cNvPr id="189" name="Graphic 189"/>
                        <wps:cNvSpPr/>
                        <wps:spPr>
                          <a:xfrm>
                            <a:off x="5244" y="5244"/>
                            <a:ext cx="1616075" cy="337820"/>
                          </a:xfrm>
                          <a:custGeom>
                            <a:avLst/>
                            <a:gdLst/>
                            <a:ahLst/>
                            <a:cxnLst/>
                            <a:rect l="l" t="t" r="r" b="b"/>
                            <a:pathLst>
                              <a:path w="1616075" h="337820">
                                <a:moveTo>
                                  <a:pt x="1584141" y="0"/>
                                </a:moveTo>
                                <a:lnTo>
                                  <a:pt x="31350" y="0"/>
                                </a:lnTo>
                                <a:lnTo>
                                  <a:pt x="17636" y="1959"/>
                                </a:lnTo>
                                <a:lnTo>
                                  <a:pt x="7838" y="7836"/>
                                </a:lnTo>
                                <a:lnTo>
                                  <a:pt x="1959" y="17631"/>
                                </a:lnTo>
                                <a:lnTo>
                                  <a:pt x="0" y="31344"/>
                                </a:lnTo>
                                <a:lnTo>
                                  <a:pt x="0" y="306218"/>
                                </a:lnTo>
                                <a:lnTo>
                                  <a:pt x="1959" y="319932"/>
                                </a:lnTo>
                                <a:lnTo>
                                  <a:pt x="7838" y="329728"/>
                                </a:lnTo>
                                <a:lnTo>
                                  <a:pt x="17636" y="335605"/>
                                </a:lnTo>
                                <a:lnTo>
                                  <a:pt x="31350" y="337564"/>
                                </a:lnTo>
                                <a:lnTo>
                                  <a:pt x="1584141" y="337564"/>
                                </a:lnTo>
                                <a:lnTo>
                                  <a:pt x="1597856" y="335605"/>
                                </a:lnTo>
                                <a:lnTo>
                                  <a:pt x="1607653" y="329728"/>
                                </a:lnTo>
                                <a:lnTo>
                                  <a:pt x="1613532" y="319932"/>
                                </a:lnTo>
                                <a:lnTo>
                                  <a:pt x="1615492" y="306218"/>
                                </a:lnTo>
                                <a:lnTo>
                                  <a:pt x="1615492" y="31344"/>
                                </a:lnTo>
                                <a:lnTo>
                                  <a:pt x="1613532" y="17631"/>
                                </a:lnTo>
                                <a:lnTo>
                                  <a:pt x="1607653" y="7836"/>
                                </a:lnTo>
                                <a:lnTo>
                                  <a:pt x="1597856" y="1959"/>
                                </a:lnTo>
                                <a:lnTo>
                                  <a:pt x="1584141" y="0"/>
                                </a:lnTo>
                                <a:close/>
                              </a:path>
                            </a:pathLst>
                          </a:custGeom>
                          <a:solidFill>
                            <a:srgbClr val="EDF4F4"/>
                          </a:solidFill>
                        </wps:spPr>
                        <wps:bodyPr wrap="square" lIns="0" tIns="0" rIns="0" bIns="0" rtlCol="0">
                          <a:prstTxWarp prst="textNoShape">
                            <a:avLst/>
                          </a:prstTxWarp>
                          <a:noAutofit/>
                        </wps:bodyPr>
                      </wps:wsp>
                      <wps:wsp>
                        <wps:cNvPr id="190" name="Graphic 190"/>
                        <wps:cNvSpPr/>
                        <wps:spPr>
                          <a:xfrm>
                            <a:off x="5244" y="5244"/>
                            <a:ext cx="1616075" cy="337820"/>
                          </a:xfrm>
                          <a:custGeom>
                            <a:avLst/>
                            <a:gdLst/>
                            <a:ahLst/>
                            <a:cxnLst/>
                            <a:rect l="l" t="t" r="r" b="b"/>
                            <a:pathLst>
                              <a:path w="1616075" h="337820">
                                <a:moveTo>
                                  <a:pt x="31350" y="337564"/>
                                </a:moveTo>
                                <a:lnTo>
                                  <a:pt x="1584141" y="337564"/>
                                </a:lnTo>
                                <a:lnTo>
                                  <a:pt x="1597856" y="335605"/>
                                </a:lnTo>
                                <a:lnTo>
                                  <a:pt x="1607653" y="329728"/>
                                </a:lnTo>
                                <a:lnTo>
                                  <a:pt x="1613532" y="319932"/>
                                </a:lnTo>
                                <a:lnTo>
                                  <a:pt x="1615492" y="306218"/>
                                </a:lnTo>
                                <a:lnTo>
                                  <a:pt x="1615492" y="31344"/>
                                </a:lnTo>
                                <a:lnTo>
                                  <a:pt x="1613532" y="17631"/>
                                </a:lnTo>
                                <a:lnTo>
                                  <a:pt x="1607653" y="7836"/>
                                </a:lnTo>
                                <a:lnTo>
                                  <a:pt x="1597856" y="1959"/>
                                </a:lnTo>
                                <a:lnTo>
                                  <a:pt x="1584141" y="0"/>
                                </a:lnTo>
                                <a:lnTo>
                                  <a:pt x="31350" y="0"/>
                                </a:lnTo>
                                <a:lnTo>
                                  <a:pt x="17636" y="1959"/>
                                </a:lnTo>
                                <a:lnTo>
                                  <a:pt x="7838" y="7836"/>
                                </a:lnTo>
                                <a:lnTo>
                                  <a:pt x="1959" y="17631"/>
                                </a:lnTo>
                                <a:lnTo>
                                  <a:pt x="0" y="31344"/>
                                </a:lnTo>
                                <a:lnTo>
                                  <a:pt x="0" y="306218"/>
                                </a:lnTo>
                                <a:lnTo>
                                  <a:pt x="1959" y="319932"/>
                                </a:lnTo>
                                <a:lnTo>
                                  <a:pt x="7838" y="329728"/>
                                </a:lnTo>
                                <a:lnTo>
                                  <a:pt x="17636" y="335605"/>
                                </a:lnTo>
                                <a:lnTo>
                                  <a:pt x="31350" y="337564"/>
                                </a:lnTo>
                                <a:close/>
                              </a:path>
                            </a:pathLst>
                          </a:custGeom>
                          <a:ln w="10488">
                            <a:solidFill>
                              <a:srgbClr val="3F6B72"/>
                            </a:solidFill>
                            <a:prstDash val="solid"/>
                          </a:ln>
                        </wps:spPr>
                        <wps:bodyPr wrap="square" lIns="0" tIns="0" rIns="0" bIns="0" rtlCol="0">
                          <a:prstTxWarp prst="textNoShape">
                            <a:avLst/>
                          </a:prstTxWarp>
                          <a:noAutofit/>
                        </wps:bodyPr>
                      </wps:wsp>
                      <wps:wsp>
                        <wps:cNvPr id="191" name="Textbox 191"/>
                        <wps:cNvSpPr txBox="1"/>
                        <wps:spPr>
                          <a:xfrm>
                            <a:off x="0" y="0"/>
                            <a:ext cx="1626235" cy="483234"/>
                          </a:xfrm>
                          <a:prstGeom prst="rect">
                            <a:avLst/>
                          </a:prstGeom>
                        </wps:spPr>
                        <wps:txbx>
                          <w:txbxContent>
                            <w:p w14:paraId="1571BC8F" w14:textId="77777777" w:rsidR="00EF4BD5" w:rsidRDefault="00000000">
                              <w:pPr>
                                <w:spacing w:before="72"/>
                                <w:jc w:val="center"/>
                                <w:rPr>
                                  <w:rFonts w:ascii="Arial"/>
                                  <w:sz w:val="16"/>
                                </w:rPr>
                              </w:pPr>
                              <w:r>
                                <w:rPr>
                                  <w:rFonts w:ascii="Arial"/>
                                  <w:color w:val="2A2A2A"/>
                                  <w:spacing w:val="-2"/>
                                  <w:sz w:val="16"/>
                                </w:rPr>
                                <w:t>Antidepressant</w:t>
                              </w:r>
                              <w:r>
                                <w:rPr>
                                  <w:rFonts w:ascii="Arial"/>
                                  <w:color w:val="2A2A2A"/>
                                  <w:spacing w:val="-6"/>
                                  <w:sz w:val="16"/>
                                </w:rPr>
                                <w:t xml:space="preserve"> </w:t>
                              </w:r>
                              <w:r>
                                <w:rPr>
                                  <w:rFonts w:ascii="Arial"/>
                                  <w:color w:val="2A2A2A"/>
                                  <w:spacing w:val="-2"/>
                                  <w:sz w:val="16"/>
                                </w:rPr>
                                <w:t>medication</w:t>
                              </w:r>
                            </w:p>
                            <w:p w14:paraId="475B7584" w14:textId="77777777" w:rsidR="00EF4BD5" w:rsidRDefault="00000000">
                              <w:pPr>
                                <w:spacing w:before="1"/>
                                <w:jc w:val="center"/>
                                <w:rPr>
                                  <w:rFonts w:ascii="Arial" w:hAnsi="Arial"/>
                                  <w:sz w:val="16"/>
                                </w:rPr>
                              </w:pPr>
                              <w:r>
                                <w:rPr>
                                  <w:rFonts w:ascii="Arial" w:hAnsi="Arial"/>
                                  <w:color w:val="2A2A2A"/>
                                  <w:sz w:val="16"/>
                                </w:rPr>
                                <w:t>±</w:t>
                              </w:r>
                              <w:r>
                                <w:rPr>
                                  <w:rFonts w:ascii="Arial" w:hAnsi="Arial"/>
                                  <w:color w:val="2A2A2A"/>
                                  <w:spacing w:val="-3"/>
                                  <w:sz w:val="16"/>
                                </w:rPr>
                                <w:t xml:space="preserve"> </w:t>
                              </w:r>
                              <w:r>
                                <w:rPr>
                                  <w:rFonts w:ascii="Arial" w:hAnsi="Arial"/>
                                  <w:color w:val="2A2A2A"/>
                                  <w:spacing w:val="-2"/>
                                  <w:sz w:val="16"/>
                                </w:rPr>
                                <w:t>psychotherapy</w:t>
                              </w:r>
                            </w:p>
                          </w:txbxContent>
                        </wps:txbx>
                        <wps:bodyPr wrap="square" lIns="0" tIns="0" rIns="0" bIns="0" rtlCol="0">
                          <a:noAutofit/>
                        </wps:bodyPr>
                      </wps:wsp>
                    </wpg:wgp>
                  </a:graphicData>
                </a:graphic>
              </wp:anchor>
            </w:drawing>
          </mc:Choice>
          <mc:Fallback>
            <w:pict>
              <v:group w14:anchorId="5B3E342B" id="Group 185" o:spid="_x0000_s1202" style="position:absolute;left:0;text-align:left;margin-left:401.4pt;margin-top:-45.05pt;width:128.05pt;height:38.05pt;z-index:15756288;mso-wrap-distance-left:0;mso-wrap-distance-right:0;mso-position-horizontal-relative:page;mso-position-vertical-relative:text" coordsize="16262,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">
                <v:shape id="Graphic 186" o:spid="_x0000_s1203" style="position:absolute;left:8129;top:3738;width:13;height:1029;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" path="m,l,28227,,54744,,79552r,23097e" filled="f" strokecolor="#3f6b72" strokeweight=".33989mm">
                  <v:path arrowok="t"/>
                </v:shape>
                <v:shape id="Graphic 187" o:spid="_x0000_s1204" style="position:absolute;left:7902;top:4310;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" path="m45448,l,,22724,45448,45448,xe" fillcolor="#3f6b72" stroked="f">
                  <v:path arrowok="t"/>
                </v:shape>
                <v:shape id="Graphic 188" o:spid="_x0000_s1205" style="position:absolute;left:7902;top:4310;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" path="m45448,l22724,45448,,,45448,xe" filled="f" strokecolor="#3f6b72" strokeweight=".33989mm">
                  <v:path arrowok="t"/>
                </v:shape>
                <v:shape id="Graphic 189" o:spid="_x0000_s1206" style="position:absolute;left:52;top:52;width:16161;height:3378;visibility:visible;mso-wrap-style:square;v-text-anchor:top" coordsize="161607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" path="m1584141,l31350,,17636,1959,7838,7836,1959,17631,,31344,,306218r1959,13714l7838,329728r9798,5877l31350,337564r1552791,l1597856,335605r9797,-5877l1613532,319932r1960,-13714l1615492,31344r-1960,-13713l1607653,7836r-9797,-5877l1584141,xe" fillcolor="#edf4f4" stroked="f">
                  <v:path arrowok="t"/>
                </v:shape>
                <v:shape id="Graphic 190" o:spid="_x0000_s1207" style="position:absolute;left:52;top:52;width:16161;height:3378;visibility:visible;mso-wrap-style:square;v-text-anchor:top" coordsize="161607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" path="m31350,337564r1552791,l1597856,335605r9797,-5877l1613532,319932r1960,-13714l1615492,31344r-1960,-13713l1607653,7836r-9797,-5877l1584141,,31350,,17636,1959,7838,7836,1959,17631,,31344,,306218r1959,13714l7838,329728r9798,5877l31350,337564xe" filled="f" strokecolor="#3f6b72" strokeweight=".29133mm">
                  <v:path arrowok="t"/>
                </v:shape>
                <v:shape id="Textbox 191" o:spid="_x0000_s1208" type="#_x0000_t202" style="position:absolute;width:16262;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1571BC8F" w14:textId="77777777" w:rsidR="00EF4BD5" w:rsidRDefault="00000000">
                        <w:pPr>
                          <w:spacing w:before="72"/>
                          <w:jc w:val="center"/>
                          <w:rPr>
                            <w:rFonts w:ascii="Arial"/>
                            <w:sz w:val="16"/>
                          </w:rPr>
                        </w:pPr>
                        <w:r>
                          <w:rPr>
                            <w:rFonts w:ascii="Arial"/>
                            <w:color w:val="2A2A2A"/>
                            <w:spacing w:val="-2"/>
                            <w:sz w:val="16"/>
                          </w:rPr>
                          <w:t>Antidepressant</w:t>
                        </w:r>
                        <w:r>
                          <w:rPr>
                            <w:rFonts w:ascii="Arial"/>
                            <w:color w:val="2A2A2A"/>
                            <w:spacing w:val="-6"/>
                            <w:sz w:val="16"/>
                          </w:rPr>
                          <w:t xml:space="preserve"> </w:t>
                        </w:r>
                        <w:r>
                          <w:rPr>
                            <w:rFonts w:ascii="Arial"/>
                            <w:color w:val="2A2A2A"/>
                            <w:spacing w:val="-2"/>
                            <w:sz w:val="16"/>
                          </w:rPr>
                          <w:t>medication</w:t>
                        </w:r>
                      </w:p>
                      <w:p w14:paraId="475B7584" w14:textId="77777777" w:rsidR="00EF4BD5" w:rsidRDefault="00000000">
                        <w:pPr>
                          <w:spacing w:before="1"/>
                          <w:jc w:val="center"/>
                          <w:rPr>
                            <w:rFonts w:ascii="Arial" w:hAnsi="Arial"/>
                            <w:sz w:val="16"/>
                          </w:rPr>
                        </w:pPr>
                        <w:r>
                          <w:rPr>
                            <w:rFonts w:ascii="Arial" w:hAnsi="Arial"/>
                            <w:color w:val="2A2A2A"/>
                            <w:sz w:val="16"/>
                          </w:rPr>
                          <w:t>±</w:t>
                        </w:r>
                        <w:r>
                          <w:rPr>
                            <w:rFonts w:ascii="Arial" w:hAnsi="Arial"/>
                            <w:color w:val="2A2A2A"/>
                            <w:spacing w:val="-3"/>
                            <w:sz w:val="16"/>
                          </w:rPr>
                          <w:t xml:space="preserve"> </w:t>
                        </w:r>
                        <w:r>
                          <w:rPr>
                            <w:rFonts w:ascii="Arial" w:hAnsi="Arial"/>
                            <w:color w:val="2A2A2A"/>
                            <w:spacing w:val="-2"/>
                            <w:sz w:val="16"/>
                          </w:rPr>
                          <w:t>psychotherapy</w:t>
                        </w:r>
                      </w:p>
                    </w:txbxContent>
                  </v:textbox>
                </v:shape>
                <w10:wrap anchorx="page"/>
              </v:group>
            </w:pict>
          </mc:Fallback>
        </mc:AlternateContent>
      </w:r>
      <w:r>
        <w:rPr>
          <w:rFonts w:ascii="Arial"/>
          <w:color w:val="2A2A2A"/>
          <w:w w:val="105"/>
          <w:sz w:val="14"/>
        </w:rPr>
        <w:t>the</w:t>
      </w:r>
      <w:r>
        <w:rPr>
          <w:rFonts w:ascii="Arial"/>
          <w:color w:val="2A2A2A"/>
          <w:spacing w:val="-11"/>
          <w:w w:val="105"/>
          <w:sz w:val="14"/>
        </w:rPr>
        <w:t xml:space="preserve"> </w:t>
      </w:r>
      <w:r>
        <w:rPr>
          <w:rFonts w:ascii="Arial"/>
          <w:color w:val="2A2A2A"/>
          <w:w w:val="105"/>
          <w:sz w:val="14"/>
        </w:rPr>
        <w:t>intervention</w:t>
      </w:r>
      <w:r>
        <w:rPr>
          <w:rFonts w:ascii="Arial"/>
          <w:color w:val="2A2A2A"/>
          <w:spacing w:val="-10"/>
          <w:w w:val="105"/>
          <w:sz w:val="14"/>
        </w:rPr>
        <w:t xml:space="preserve"> </w:t>
      </w:r>
      <w:r>
        <w:rPr>
          <w:rFonts w:ascii="Arial"/>
          <w:color w:val="2A2A2A"/>
          <w:w w:val="105"/>
          <w:sz w:val="14"/>
        </w:rPr>
        <w:t>alone</w:t>
      </w:r>
      <w:r>
        <w:rPr>
          <w:rFonts w:ascii="Arial"/>
          <w:color w:val="2A2A2A"/>
          <w:spacing w:val="-10"/>
          <w:w w:val="105"/>
          <w:sz w:val="14"/>
        </w:rPr>
        <w:t xml:space="preserve"> </w:t>
      </w:r>
      <w:r>
        <w:rPr>
          <w:rFonts w:ascii="Arial"/>
          <w:color w:val="2A2A2A"/>
          <w:w w:val="105"/>
          <w:sz w:val="14"/>
        </w:rPr>
        <w:t>may</w:t>
      </w:r>
      <w:r>
        <w:rPr>
          <w:rFonts w:ascii="Arial"/>
          <w:color w:val="2A2A2A"/>
          <w:spacing w:val="-10"/>
          <w:w w:val="105"/>
          <w:sz w:val="14"/>
        </w:rPr>
        <w:t xml:space="preserve"> </w:t>
      </w:r>
      <w:r>
        <w:rPr>
          <w:rFonts w:ascii="Arial"/>
          <w:color w:val="2A2A2A"/>
          <w:w w:val="105"/>
          <w:sz w:val="14"/>
        </w:rPr>
        <w:t>yield a cleaner effect estimate</w:t>
      </w:r>
    </w:p>
    <w:p w14:paraId="412F3A83" w14:textId="77777777" w:rsidR="00EF4BD5" w:rsidRDefault="00EF4BD5">
      <w:pPr>
        <w:spacing w:line="276" w:lineRule="auto"/>
        <w:rPr>
          <w:rFonts w:ascii="Arial"/>
          <w:sz w:val="14"/>
        </w:rPr>
        <w:sectPr w:rsidR="00EF4BD5">
          <w:type w:val="continuous"/>
          <w:pgSz w:w="11910" w:h="16840"/>
          <w:pgMar w:top="1920" w:right="1133" w:bottom="860" w:left="1133" w:header="0" w:footer="678" w:gutter="0"/>
          <w:cols w:num="2" w:space="720" w:equalWidth="0">
            <w:col w:w="5835" w:space="40"/>
            <w:col w:w="3769"/>
          </w:cols>
        </w:sectPr>
      </w:pPr>
    </w:p>
    <w:p w14:paraId="4BE4844A" w14:textId="77777777" w:rsidR="00EF4BD5" w:rsidRDefault="00EF4BD5">
      <w:pPr>
        <w:pStyle w:val="BodyText"/>
        <w:spacing w:before="137"/>
        <w:jc w:val="left"/>
        <w:rPr>
          <w:rFonts w:ascii="Arial"/>
          <w:sz w:val="16"/>
        </w:rPr>
      </w:pPr>
    </w:p>
    <w:p w14:paraId="18B3D66A" w14:textId="77777777" w:rsidR="00EF4BD5" w:rsidRDefault="00000000">
      <w:pPr>
        <w:spacing w:before="1"/>
        <w:ind w:left="431" w:right="86"/>
        <w:jc w:val="both"/>
        <w:rPr>
          <w:rFonts w:ascii="Bookman Old Style" w:hAnsi="Bookman Old Style"/>
          <w:sz w:val="16"/>
        </w:rPr>
      </w:pPr>
      <w:r>
        <w:rPr>
          <w:b/>
          <w:sz w:val="16"/>
        </w:rPr>
        <w:t>Fig. 3</w:t>
      </w:r>
      <w:r>
        <w:rPr>
          <w:b/>
          <w:spacing w:val="40"/>
          <w:sz w:val="16"/>
        </w:rPr>
        <w:t xml:space="preserve"> </w:t>
      </w:r>
      <w:r>
        <w:rPr>
          <w:b/>
          <w:sz w:val="16"/>
        </w:rPr>
        <w:t xml:space="preserve">The critical step of establishing review-level PICO-S. A. </w:t>
      </w:r>
      <w:r>
        <w:rPr>
          <w:rFonts w:ascii="Bookman Old Style" w:hAnsi="Bookman Old Style"/>
          <w:sz w:val="16"/>
        </w:rPr>
        <w:t>Reviewers</w:t>
      </w:r>
      <w:r>
        <w:rPr>
          <w:rFonts w:ascii="Bookman Old Style" w:hAnsi="Bookman Old Style"/>
          <w:spacing w:val="-5"/>
          <w:sz w:val="16"/>
        </w:rPr>
        <w:t xml:space="preserve"> </w:t>
      </w:r>
      <w:r>
        <w:rPr>
          <w:rFonts w:ascii="Bookman Old Style" w:hAnsi="Bookman Old Style"/>
          <w:sz w:val="16"/>
        </w:rPr>
        <w:t>translate</w:t>
      </w:r>
      <w:r>
        <w:rPr>
          <w:rFonts w:ascii="Bookman Old Style" w:hAnsi="Bookman Old Style"/>
          <w:spacing w:val="-5"/>
          <w:sz w:val="16"/>
        </w:rPr>
        <w:t xml:space="preserve"> </w:t>
      </w:r>
      <w:r>
        <w:rPr>
          <w:rFonts w:ascii="Bookman Old Style" w:hAnsi="Bookman Old Style"/>
          <w:sz w:val="16"/>
        </w:rPr>
        <w:t>a</w:t>
      </w:r>
      <w:r>
        <w:rPr>
          <w:rFonts w:ascii="Bookman Old Style" w:hAnsi="Bookman Old Style"/>
          <w:spacing w:val="-5"/>
          <w:sz w:val="16"/>
        </w:rPr>
        <w:t xml:space="preserve"> </w:t>
      </w:r>
      <w:r>
        <w:rPr>
          <w:rFonts w:ascii="Bookman Old Style" w:hAnsi="Bookman Old Style"/>
          <w:sz w:val="16"/>
        </w:rPr>
        <w:t>review</w:t>
      </w:r>
      <w:r>
        <w:rPr>
          <w:rFonts w:ascii="Bookman Old Style" w:hAnsi="Bookman Old Style"/>
          <w:spacing w:val="-5"/>
          <w:sz w:val="16"/>
        </w:rPr>
        <w:t xml:space="preserve"> </w:t>
      </w:r>
      <w:r>
        <w:rPr>
          <w:rFonts w:ascii="Bookman Old Style" w:hAnsi="Bookman Old Style"/>
          <w:sz w:val="16"/>
        </w:rPr>
        <w:t>question</w:t>
      </w:r>
      <w:r>
        <w:rPr>
          <w:rFonts w:ascii="Bookman Old Style" w:hAnsi="Bookman Old Style"/>
          <w:spacing w:val="-5"/>
          <w:sz w:val="16"/>
        </w:rPr>
        <w:t xml:space="preserve"> </w:t>
      </w:r>
      <w:r>
        <w:rPr>
          <w:rFonts w:ascii="Bookman Old Style" w:hAnsi="Bookman Old Style"/>
          <w:sz w:val="16"/>
        </w:rPr>
        <w:t>into</w:t>
      </w:r>
      <w:r>
        <w:rPr>
          <w:rFonts w:ascii="Bookman Old Style" w:hAnsi="Bookman Old Style"/>
          <w:spacing w:val="-5"/>
          <w:sz w:val="16"/>
        </w:rPr>
        <w:t xml:space="preserve"> </w:t>
      </w:r>
      <w:r>
        <w:rPr>
          <w:rFonts w:ascii="Bookman Old Style" w:hAnsi="Bookman Old Style"/>
          <w:sz w:val="16"/>
        </w:rPr>
        <w:t>review-</w:t>
      </w:r>
      <w:r>
        <w:rPr>
          <w:rFonts w:ascii="Bookman Old Style" w:hAnsi="Bookman Old Style"/>
          <w:spacing w:val="-4"/>
          <w:sz w:val="16"/>
        </w:rPr>
        <w:t xml:space="preserve">level population, intervention, comparator, outcome, and study-design definitions, which determine study eligibility. This </w:t>
      </w:r>
      <w:r>
        <w:rPr>
          <w:rFonts w:ascii="Bookman Old Style" w:hAnsi="Bookman Old Style"/>
          <w:spacing w:val="-6"/>
          <w:sz w:val="16"/>
        </w:rPr>
        <w:t xml:space="preserve">formulation step is typically supplied by humans in current LLM-based systematic-review workflows. </w:t>
      </w:r>
      <w:r>
        <w:rPr>
          <w:b/>
          <w:spacing w:val="-6"/>
          <w:sz w:val="16"/>
        </w:rPr>
        <w:t>B.</w:t>
      </w:r>
      <w:r>
        <w:rPr>
          <w:b/>
          <w:spacing w:val="11"/>
          <w:sz w:val="16"/>
        </w:rPr>
        <w:t xml:space="preserve"> </w:t>
      </w:r>
      <w:r>
        <w:rPr>
          <w:rFonts w:ascii="Bookman Old Style" w:hAnsi="Bookman Old Style"/>
          <w:spacing w:val="-6"/>
          <w:sz w:val="16"/>
        </w:rPr>
        <w:t xml:space="preserve">The lumper–splitter </w:t>
      </w:r>
      <w:r>
        <w:rPr>
          <w:rFonts w:ascii="Bookman Old Style" w:hAnsi="Bookman Old Style"/>
          <w:spacing w:val="-4"/>
          <w:sz w:val="16"/>
        </w:rPr>
        <w:t>decision</w:t>
      </w:r>
      <w:r>
        <w:rPr>
          <w:rFonts w:ascii="Bookman Old Style" w:hAnsi="Bookman Old Style"/>
          <w:spacing w:val="-7"/>
          <w:sz w:val="16"/>
        </w:rPr>
        <w:t xml:space="preserve"> </w:t>
      </w:r>
      <w:r>
        <w:rPr>
          <w:rFonts w:ascii="Bookman Old Style" w:hAnsi="Bookman Old Style"/>
          <w:spacing w:val="-4"/>
          <w:sz w:val="16"/>
        </w:rPr>
        <w:t>determines</w:t>
      </w:r>
      <w:r>
        <w:rPr>
          <w:rFonts w:ascii="Bookman Old Style" w:hAnsi="Bookman Old Style"/>
          <w:spacing w:val="-7"/>
          <w:sz w:val="16"/>
        </w:rPr>
        <w:t xml:space="preserve"> </w:t>
      </w:r>
      <w:r>
        <w:rPr>
          <w:rFonts w:ascii="Bookman Old Style" w:hAnsi="Bookman Old Style"/>
          <w:spacing w:val="-4"/>
          <w:sz w:val="16"/>
        </w:rPr>
        <w:t>whether</w:t>
      </w:r>
      <w:r>
        <w:rPr>
          <w:rFonts w:ascii="Bookman Old Style" w:hAnsi="Bookman Old Style"/>
          <w:spacing w:val="-7"/>
          <w:sz w:val="16"/>
        </w:rPr>
        <w:t xml:space="preserve"> </w:t>
      </w:r>
      <w:r>
        <w:rPr>
          <w:rFonts w:ascii="Bookman Old Style" w:hAnsi="Bookman Old Style"/>
          <w:spacing w:val="-4"/>
          <w:sz w:val="16"/>
        </w:rPr>
        <w:t>related</w:t>
      </w:r>
      <w:r>
        <w:rPr>
          <w:rFonts w:ascii="Bookman Old Style" w:hAnsi="Bookman Old Style"/>
          <w:spacing w:val="-7"/>
          <w:sz w:val="16"/>
        </w:rPr>
        <w:t xml:space="preserve"> </w:t>
      </w:r>
      <w:r>
        <w:rPr>
          <w:rFonts w:ascii="Bookman Old Style" w:hAnsi="Bookman Old Style"/>
          <w:spacing w:val="-4"/>
          <w:sz w:val="16"/>
        </w:rPr>
        <w:t>compounds—illustrated</w:t>
      </w:r>
      <w:r>
        <w:rPr>
          <w:rFonts w:ascii="Bookman Old Style" w:hAnsi="Bookman Old Style"/>
          <w:spacing w:val="-7"/>
          <w:sz w:val="16"/>
        </w:rPr>
        <w:t xml:space="preserve"> </w:t>
      </w:r>
      <w:r>
        <w:rPr>
          <w:rFonts w:ascii="Bookman Old Style" w:hAnsi="Bookman Old Style"/>
          <w:spacing w:val="-4"/>
          <w:sz w:val="16"/>
        </w:rPr>
        <w:t>by</w:t>
      </w:r>
      <w:r>
        <w:rPr>
          <w:rFonts w:ascii="Bookman Old Style" w:hAnsi="Bookman Old Style"/>
          <w:spacing w:val="-7"/>
          <w:sz w:val="16"/>
        </w:rPr>
        <w:t xml:space="preserve"> </w:t>
      </w:r>
      <w:r>
        <w:rPr>
          <w:rFonts w:ascii="Bookman Old Style" w:hAnsi="Bookman Old Style"/>
          <w:spacing w:val="-4"/>
          <w:sz w:val="16"/>
        </w:rPr>
        <w:t>fluoxetine,</w:t>
      </w:r>
      <w:r>
        <w:rPr>
          <w:rFonts w:ascii="Bookman Old Style" w:hAnsi="Bookman Old Style"/>
          <w:spacing w:val="-7"/>
          <w:sz w:val="16"/>
        </w:rPr>
        <w:t xml:space="preserve"> </w:t>
      </w:r>
      <w:r>
        <w:rPr>
          <w:rFonts w:ascii="Bookman Old Style" w:hAnsi="Bookman Old Style"/>
          <w:spacing w:val="-4"/>
          <w:sz w:val="16"/>
        </w:rPr>
        <w:t>paroxetine,</w:t>
      </w:r>
      <w:r>
        <w:rPr>
          <w:rFonts w:ascii="Bookman Old Style" w:hAnsi="Bookman Old Style"/>
          <w:spacing w:val="-7"/>
          <w:sz w:val="16"/>
        </w:rPr>
        <w:t xml:space="preserve"> </w:t>
      </w:r>
      <w:r>
        <w:rPr>
          <w:rFonts w:ascii="Bookman Old Style" w:hAnsi="Bookman Old Style"/>
          <w:spacing w:val="-4"/>
          <w:sz w:val="16"/>
        </w:rPr>
        <w:t>and</w:t>
      </w:r>
      <w:r>
        <w:rPr>
          <w:rFonts w:ascii="Bookman Old Style" w:hAnsi="Bookman Old Style"/>
          <w:spacing w:val="-7"/>
          <w:sz w:val="16"/>
        </w:rPr>
        <w:t xml:space="preserve"> </w:t>
      </w:r>
      <w:r>
        <w:rPr>
          <w:rFonts w:ascii="Bookman Old Style" w:hAnsi="Bookman Old Style"/>
          <w:spacing w:val="-4"/>
          <w:sz w:val="16"/>
        </w:rPr>
        <w:t>sertraline—are</w:t>
      </w:r>
      <w:r>
        <w:rPr>
          <w:rFonts w:ascii="Bookman Old Style" w:hAnsi="Bookman Old Style"/>
          <w:spacing w:val="-7"/>
          <w:sz w:val="16"/>
        </w:rPr>
        <w:t xml:space="preserve"> </w:t>
      </w:r>
      <w:r>
        <w:rPr>
          <w:rFonts w:ascii="Bookman Old Style" w:hAnsi="Bookman Old Style"/>
          <w:spacing w:val="-4"/>
          <w:sz w:val="16"/>
        </w:rPr>
        <w:t>grouped</w:t>
      </w:r>
      <w:r>
        <w:rPr>
          <w:rFonts w:ascii="Bookman Old Style" w:hAnsi="Bookman Old Style"/>
          <w:spacing w:val="-7"/>
          <w:sz w:val="16"/>
        </w:rPr>
        <w:t xml:space="preserve"> </w:t>
      </w:r>
      <w:r>
        <w:rPr>
          <w:rFonts w:ascii="Bookman Old Style" w:hAnsi="Bookman Old Style"/>
          <w:spacing w:val="-4"/>
          <w:sz w:val="16"/>
        </w:rPr>
        <w:t>as</w:t>
      </w:r>
      <w:r>
        <w:rPr>
          <w:rFonts w:ascii="Bookman Old Style" w:hAnsi="Bookman Old Style"/>
          <w:spacing w:val="-7"/>
          <w:sz w:val="16"/>
        </w:rPr>
        <w:t xml:space="preserve"> </w:t>
      </w:r>
      <w:r>
        <w:rPr>
          <w:rFonts w:ascii="Bookman Old Style" w:hAnsi="Bookman Old Style"/>
          <w:spacing w:val="-4"/>
          <w:sz w:val="16"/>
        </w:rPr>
        <w:t xml:space="preserve">one </w:t>
      </w:r>
      <w:r>
        <w:rPr>
          <w:rFonts w:ascii="Bookman Old Style" w:hAnsi="Bookman Old Style"/>
          <w:spacing w:val="-2"/>
          <w:sz w:val="16"/>
        </w:rPr>
        <w:t>intervention</w:t>
      </w:r>
      <w:r>
        <w:rPr>
          <w:rFonts w:ascii="Bookman Old Style" w:hAnsi="Bookman Old Style"/>
          <w:spacing w:val="-3"/>
          <w:sz w:val="16"/>
        </w:rPr>
        <w:t xml:space="preserve"> </w:t>
      </w:r>
      <w:r>
        <w:rPr>
          <w:rFonts w:ascii="Bookman Old Style" w:hAnsi="Bookman Old Style"/>
          <w:spacing w:val="-2"/>
          <w:sz w:val="16"/>
        </w:rPr>
        <w:t>class</w:t>
      </w:r>
      <w:r>
        <w:rPr>
          <w:rFonts w:ascii="Bookman Old Style" w:hAnsi="Bookman Old Style"/>
          <w:spacing w:val="-3"/>
          <w:sz w:val="16"/>
        </w:rPr>
        <w:t xml:space="preserve"> </w:t>
      </w:r>
      <w:r>
        <w:rPr>
          <w:rFonts w:ascii="Bookman Old Style" w:hAnsi="Bookman Old Style"/>
          <w:spacing w:val="-2"/>
          <w:sz w:val="16"/>
        </w:rPr>
        <w:t>(newer-generation</w:t>
      </w:r>
      <w:r>
        <w:rPr>
          <w:rFonts w:ascii="Bookman Old Style" w:hAnsi="Bookman Old Style"/>
          <w:spacing w:val="-3"/>
          <w:sz w:val="16"/>
        </w:rPr>
        <w:t xml:space="preserve"> </w:t>
      </w:r>
      <w:r>
        <w:rPr>
          <w:rFonts w:ascii="Bookman Old Style" w:hAnsi="Bookman Old Style"/>
          <w:spacing w:val="-2"/>
          <w:sz w:val="16"/>
        </w:rPr>
        <w:t>antidepressants)</w:t>
      </w:r>
      <w:r>
        <w:rPr>
          <w:rFonts w:ascii="Bookman Old Style" w:hAnsi="Bookman Old Style"/>
          <w:spacing w:val="-3"/>
          <w:sz w:val="16"/>
        </w:rPr>
        <w:t xml:space="preserve"> </w:t>
      </w:r>
      <w:r>
        <w:rPr>
          <w:rFonts w:ascii="Bookman Old Style" w:hAnsi="Bookman Old Style"/>
          <w:spacing w:val="-2"/>
          <w:sz w:val="16"/>
        </w:rPr>
        <w:t>and</w:t>
      </w:r>
      <w:r>
        <w:rPr>
          <w:rFonts w:ascii="Bookman Old Style" w:hAnsi="Bookman Old Style"/>
          <w:spacing w:val="-3"/>
          <w:sz w:val="16"/>
        </w:rPr>
        <w:t xml:space="preserve"> </w:t>
      </w:r>
      <w:r>
        <w:rPr>
          <w:rFonts w:ascii="Bookman Old Style" w:hAnsi="Bookman Old Style"/>
          <w:spacing w:val="-2"/>
          <w:sz w:val="16"/>
        </w:rPr>
        <w:t>pooled</w:t>
      </w:r>
      <w:r>
        <w:rPr>
          <w:rFonts w:ascii="Bookman Old Style" w:hAnsi="Bookman Old Style"/>
          <w:spacing w:val="-3"/>
          <w:sz w:val="16"/>
        </w:rPr>
        <w:t xml:space="preserve"> </w:t>
      </w:r>
      <w:r>
        <w:rPr>
          <w:rFonts w:ascii="Bookman Old Style" w:hAnsi="Bookman Old Style"/>
          <w:spacing w:val="-2"/>
          <w:sz w:val="16"/>
        </w:rPr>
        <w:t>or</w:t>
      </w:r>
      <w:r>
        <w:rPr>
          <w:rFonts w:ascii="Bookman Old Style" w:hAnsi="Bookman Old Style"/>
          <w:spacing w:val="-3"/>
          <w:sz w:val="16"/>
        </w:rPr>
        <w:t xml:space="preserve"> </w:t>
      </w:r>
      <w:r>
        <w:rPr>
          <w:rFonts w:ascii="Bookman Old Style" w:hAnsi="Bookman Old Style"/>
          <w:spacing w:val="-2"/>
          <w:sz w:val="16"/>
        </w:rPr>
        <w:t>analyzed</w:t>
      </w:r>
      <w:r>
        <w:rPr>
          <w:rFonts w:ascii="Bookman Old Style" w:hAnsi="Bookman Old Style"/>
          <w:spacing w:val="-3"/>
          <w:sz w:val="16"/>
        </w:rPr>
        <w:t xml:space="preserve"> </w:t>
      </w:r>
      <w:r>
        <w:rPr>
          <w:rFonts w:ascii="Bookman Old Style" w:hAnsi="Bookman Old Style"/>
          <w:spacing w:val="-2"/>
          <w:sz w:val="16"/>
        </w:rPr>
        <w:t>separately</w:t>
      </w:r>
      <w:r>
        <w:rPr>
          <w:rFonts w:ascii="Bookman Old Style" w:hAnsi="Bookman Old Style"/>
          <w:spacing w:val="-3"/>
          <w:sz w:val="16"/>
        </w:rPr>
        <w:t xml:space="preserve"> </w:t>
      </w:r>
      <w:r>
        <w:rPr>
          <w:rFonts w:ascii="Bookman Old Style" w:hAnsi="Bookman Old Style"/>
          <w:spacing w:val="-2"/>
          <w:sz w:val="16"/>
        </w:rPr>
        <w:t>to</w:t>
      </w:r>
      <w:r>
        <w:rPr>
          <w:rFonts w:ascii="Bookman Old Style" w:hAnsi="Bookman Old Style"/>
          <w:spacing w:val="-3"/>
          <w:sz w:val="16"/>
        </w:rPr>
        <w:t xml:space="preserve"> </w:t>
      </w:r>
      <w:r>
        <w:rPr>
          <w:rFonts w:ascii="Bookman Old Style" w:hAnsi="Bookman Old Style"/>
          <w:spacing w:val="-2"/>
          <w:sz w:val="16"/>
        </w:rPr>
        <w:t>obtain</w:t>
      </w:r>
      <w:r>
        <w:rPr>
          <w:rFonts w:ascii="Bookman Old Style" w:hAnsi="Bookman Old Style"/>
          <w:spacing w:val="-3"/>
          <w:sz w:val="16"/>
        </w:rPr>
        <w:t xml:space="preserve"> </w:t>
      </w:r>
      <w:r>
        <w:rPr>
          <w:rFonts w:ascii="Bookman Old Style" w:hAnsi="Bookman Old Style"/>
          <w:spacing w:val="-2"/>
          <w:sz w:val="16"/>
        </w:rPr>
        <w:t>compound-level</w:t>
      </w:r>
      <w:r>
        <w:rPr>
          <w:rFonts w:ascii="Bookman Old Style" w:hAnsi="Bookman Old Style"/>
          <w:spacing w:val="-3"/>
          <w:sz w:val="16"/>
        </w:rPr>
        <w:t xml:space="preserve"> </w:t>
      </w:r>
      <w:r>
        <w:rPr>
          <w:rFonts w:ascii="Bookman Old Style" w:hAnsi="Bookman Old Style"/>
          <w:spacing w:val="-2"/>
          <w:sz w:val="16"/>
        </w:rPr>
        <w:t>esti</w:t>
      </w:r>
      <w:r>
        <w:rPr>
          <w:rFonts w:ascii="Bookman Old Style" w:hAnsi="Bookman Old Style"/>
          <w:spacing w:val="-2"/>
          <w:sz w:val="16"/>
        </w:rPr>
        <w:softHyphen/>
        <w:t>mates.</w:t>
      </w:r>
      <w:r>
        <w:rPr>
          <w:rFonts w:ascii="Bookman Old Style" w:hAnsi="Bookman Old Style"/>
          <w:spacing w:val="-8"/>
          <w:sz w:val="16"/>
        </w:rPr>
        <w:t xml:space="preserve"> </w:t>
      </w:r>
      <w:r>
        <w:rPr>
          <w:b/>
          <w:spacing w:val="-2"/>
          <w:sz w:val="16"/>
        </w:rPr>
        <w:t>C.</w:t>
      </w:r>
      <w:r>
        <w:rPr>
          <w:b/>
          <w:sz w:val="16"/>
        </w:rPr>
        <w:t xml:space="preserve"> </w:t>
      </w:r>
      <w:r>
        <w:rPr>
          <w:rFonts w:ascii="Bookman Old Style" w:hAnsi="Bookman Old Style"/>
          <w:spacing w:val="-2"/>
          <w:sz w:val="16"/>
        </w:rPr>
        <w:t>Eligibility</w:t>
      </w:r>
      <w:r>
        <w:rPr>
          <w:rFonts w:ascii="Bookman Old Style" w:hAnsi="Bookman Old Style"/>
          <w:spacing w:val="-8"/>
          <w:sz w:val="16"/>
        </w:rPr>
        <w:t xml:space="preserve"> </w:t>
      </w:r>
      <w:r>
        <w:rPr>
          <w:rFonts w:ascii="Bookman Old Style" w:hAnsi="Bookman Old Style"/>
          <w:spacing w:val="-2"/>
          <w:sz w:val="16"/>
        </w:rPr>
        <w:t>rules</w:t>
      </w:r>
      <w:r>
        <w:rPr>
          <w:rFonts w:ascii="Bookman Old Style" w:hAnsi="Bookman Old Style"/>
          <w:spacing w:val="-8"/>
          <w:sz w:val="16"/>
        </w:rPr>
        <w:t xml:space="preserve"> </w:t>
      </w:r>
      <w:r>
        <w:rPr>
          <w:rFonts w:ascii="Bookman Old Style" w:hAnsi="Bookman Old Style"/>
          <w:spacing w:val="-2"/>
          <w:sz w:val="16"/>
        </w:rPr>
        <w:t>for</w:t>
      </w:r>
      <w:r>
        <w:rPr>
          <w:rFonts w:ascii="Bookman Old Style" w:hAnsi="Bookman Old Style"/>
          <w:spacing w:val="-8"/>
          <w:sz w:val="16"/>
        </w:rPr>
        <w:t xml:space="preserve"> </w:t>
      </w:r>
      <w:r>
        <w:rPr>
          <w:rFonts w:ascii="Bookman Old Style" w:hAnsi="Bookman Old Style"/>
          <w:spacing w:val="-2"/>
          <w:sz w:val="16"/>
        </w:rPr>
        <w:t>co-interventions</w:t>
      </w:r>
      <w:r>
        <w:rPr>
          <w:rFonts w:ascii="Bookman Old Style" w:hAnsi="Bookman Old Style"/>
          <w:spacing w:val="-8"/>
          <w:sz w:val="16"/>
        </w:rPr>
        <w:t xml:space="preserve"> </w:t>
      </w:r>
      <w:r>
        <w:rPr>
          <w:rFonts w:ascii="Bookman Old Style" w:hAnsi="Bookman Old Style"/>
          <w:spacing w:val="-2"/>
          <w:sz w:val="16"/>
        </w:rPr>
        <w:t>should</w:t>
      </w:r>
      <w:r>
        <w:rPr>
          <w:rFonts w:ascii="Bookman Old Style" w:hAnsi="Bookman Old Style"/>
          <w:spacing w:val="-8"/>
          <w:sz w:val="16"/>
        </w:rPr>
        <w:t xml:space="preserve"> </w:t>
      </w:r>
      <w:r>
        <w:rPr>
          <w:rFonts w:ascii="Bookman Old Style" w:hAnsi="Bookman Old Style"/>
          <w:spacing w:val="-2"/>
          <w:sz w:val="16"/>
        </w:rPr>
        <w:t>reflect</w:t>
      </w:r>
      <w:r>
        <w:rPr>
          <w:rFonts w:ascii="Bookman Old Style" w:hAnsi="Bookman Old Style"/>
          <w:spacing w:val="-8"/>
          <w:sz w:val="16"/>
        </w:rPr>
        <w:t xml:space="preserve"> </w:t>
      </w:r>
      <w:r>
        <w:rPr>
          <w:rFonts w:ascii="Bookman Old Style" w:hAnsi="Bookman Old Style"/>
          <w:spacing w:val="-2"/>
          <w:sz w:val="16"/>
        </w:rPr>
        <w:t>clinical</w:t>
      </w:r>
      <w:r>
        <w:rPr>
          <w:rFonts w:ascii="Bookman Old Style" w:hAnsi="Bookman Old Style"/>
          <w:spacing w:val="-8"/>
          <w:sz w:val="16"/>
        </w:rPr>
        <w:t xml:space="preserve"> </w:t>
      </w:r>
      <w:r>
        <w:rPr>
          <w:rFonts w:ascii="Bookman Old Style" w:hAnsi="Bookman Old Style"/>
          <w:spacing w:val="-2"/>
          <w:sz w:val="16"/>
        </w:rPr>
        <w:t>context.</w:t>
      </w:r>
      <w:r>
        <w:rPr>
          <w:rFonts w:ascii="Bookman Old Style" w:hAnsi="Bookman Old Style"/>
          <w:spacing w:val="-8"/>
          <w:sz w:val="16"/>
        </w:rPr>
        <w:t xml:space="preserve"> </w:t>
      </w:r>
      <w:r>
        <w:rPr>
          <w:rFonts w:ascii="Bookman Old Style" w:hAnsi="Bookman Old Style"/>
          <w:spacing w:val="-2"/>
          <w:sz w:val="16"/>
        </w:rPr>
        <w:t>When</w:t>
      </w:r>
      <w:r>
        <w:rPr>
          <w:rFonts w:ascii="Bookman Old Style" w:hAnsi="Bookman Old Style"/>
          <w:spacing w:val="-8"/>
          <w:sz w:val="16"/>
        </w:rPr>
        <w:t xml:space="preserve"> </w:t>
      </w:r>
      <w:r>
        <w:rPr>
          <w:rFonts w:ascii="Bookman Old Style" w:hAnsi="Bookman Old Style"/>
          <w:spacing w:val="-2"/>
          <w:sz w:val="16"/>
        </w:rPr>
        <w:t>a</w:t>
      </w:r>
      <w:r>
        <w:rPr>
          <w:rFonts w:ascii="Bookman Old Style" w:hAnsi="Bookman Old Style"/>
          <w:spacing w:val="-8"/>
          <w:sz w:val="16"/>
        </w:rPr>
        <w:t xml:space="preserve"> </w:t>
      </w:r>
      <w:r>
        <w:rPr>
          <w:rFonts w:ascii="Bookman Old Style" w:hAnsi="Bookman Old Style"/>
          <w:spacing w:val="-2"/>
          <w:sz w:val="16"/>
        </w:rPr>
        <w:t>co-intervention</w:t>
      </w:r>
      <w:r>
        <w:rPr>
          <w:rFonts w:ascii="Bookman Old Style" w:hAnsi="Bookman Old Style"/>
          <w:spacing w:val="-8"/>
          <w:sz w:val="16"/>
        </w:rPr>
        <w:t xml:space="preserve"> </w:t>
      </w:r>
      <w:r>
        <w:rPr>
          <w:rFonts w:ascii="Bookman Old Style" w:hAnsi="Bookman Old Style"/>
          <w:spacing w:val="-2"/>
          <w:sz w:val="16"/>
        </w:rPr>
        <w:t>is</w:t>
      </w:r>
      <w:r>
        <w:rPr>
          <w:rFonts w:ascii="Bookman Old Style" w:hAnsi="Bookman Old Style"/>
          <w:spacing w:val="-8"/>
          <w:sz w:val="16"/>
        </w:rPr>
        <w:t xml:space="preserve"> </w:t>
      </w:r>
      <w:r>
        <w:rPr>
          <w:rFonts w:ascii="Bookman Old Style" w:hAnsi="Bookman Old Style"/>
          <w:spacing w:val="-2"/>
          <w:sz w:val="16"/>
        </w:rPr>
        <w:t>standard,</w:t>
      </w:r>
      <w:r>
        <w:rPr>
          <w:rFonts w:ascii="Bookman Old Style" w:hAnsi="Bookman Old Style"/>
          <w:spacing w:val="-8"/>
          <w:sz w:val="16"/>
        </w:rPr>
        <w:t xml:space="preserve"> </w:t>
      </w:r>
      <w:r>
        <w:rPr>
          <w:rFonts w:ascii="Bookman Old Style" w:hAnsi="Bookman Old Style"/>
          <w:spacing w:val="-2"/>
          <w:sz w:val="16"/>
        </w:rPr>
        <w:t>as</w:t>
      </w:r>
      <w:r>
        <w:rPr>
          <w:rFonts w:ascii="Bookman Old Style" w:hAnsi="Bookman Old Style"/>
          <w:spacing w:val="-8"/>
          <w:sz w:val="16"/>
        </w:rPr>
        <w:t xml:space="preserve"> </w:t>
      </w:r>
      <w:r>
        <w:rPr>
          <w:rFonts w:ascii="Bookman Old Style" w:hAnsi="Bookman Old Style"/>
          <w:spacing w:val="-2"/>
          <w:sz w:val="16"/>
        </w:rPr>
        <w:t xml:space="preserve">with </w:t>
      </w:r>
      <w:r>
        <w:rPr>
          <w:rFonts w:ascii="Bookman Old Style" w:hAnsi="Bookman Old Style"/>
          <w:spacing w:val="-4"/>
          <w:sz w:val="16"/>
        </w:rPr>
        <w:t>smoking-cessation</w:t>
      </w:r>
      <w:r>
        <w:rPr>
          <w:rFonts w:ascii="Bookman Old Style" w:hAnsi="Bookman Old Style"/>
          <w:spacing w:val="-7"/>
          <w:sz w:val="16"/>
        </w:rPr>
        <w:t xml:space="preserve"> </w:t>
      </w:r>
      <w:r>
        <w:rPr>
          <w:rFonts w:ascii="Bookman Old Style" w:hAnsi="Bookman Old Style"/>
          <w:spacing w:val="-4"/>
          <w:sz w:val="16"/>
        </w:rPr>
        <w:t>behavioral</w:t>
      </w:r>
      <w:r>
        <w:rPr>
          <w:rFonts w:ascii="Bookman Old Style" w:hAnsi="Bookman Old Style"/>
          <w:spacing w:val="-7"/>
          <w:sz w:val="16"/>
        </w:rPr>
        <w:t xml:space="preserve"> </w:t>
      </w:r>
      <w:r>
        <w:rPr>
          <w:rFonts w:ascii="Bookman Old Style" w:hAnsi="Bookman Old Style"/>
          <w:spacing w:val="-4"/>
          <w:sz w:val="16"/>
        </w:rPr>
        <w:t>support</w:t>
      </w:r>
      <w:r>
        <w:rPr>
          <w:rFonts w:ascii="Bookman Old Style" w:hAnsi="Bookman Old Style"/>
          <w:spacing w:val="-7"/>
          <w:sz w:val="16"/>
        </w:rPr>
        <w:t xml:space="preserve"> </w:t>
      </w:r>
      <w:r>
        <w:rPr>
          <w:rFonts w:ascii="Bookman Old Style" w:hAnsi="Bookman Old Style"/>
          <w:spacing w:val="-4"/>
          <w:sz w:val="16"/>
        </w:rPr>
        <w:t>delivered</w:t>
      </w:r>
      <w:r>
        <w:rPr>
          <w:rFonts w:ascii="Bookman Old Style" w:hAnsi="Bookman Old Style"/>
          <w:spacing w:val="-7"/>
          <w:sz w:val="16"/>
        </w:rPr>
        <w:t xml:space="preserve"> </w:t>
      </w:r>
      <w:r>
        <w:rPr>
          <w:rFonts w:ascii="Bookman Old Style" w:hAnsi="Bookman Old Style"/>
          <w:spacing w:val="-4"/>
          <w:sz w:val="16"/>
        </w:rPr>
        <w:t>with</w:t>
      </w:r>
      <w:r>
        <w:rPr>
          <w:rFonts w:ascii="Bookman Old Style" w:hAnsi="Bookman Old Style"/>
          <w:spacing w:val="-7"/>
          <w:sz w:val="16"/>
        </w:rPr>
        <w:t xml:space="preserve"> </w:t>
      </w:r>
      <w:r>
        <w:rPr>
          <w:rFonts w:ascii="Bookman Old Style" w:hAnsi="Bookman Old Style"/>
          <w:spacing w:val="-4"/>
          <w:sz w:val="16"/>
        </w:rPr>
        <w:t>pharmacotherapy,</w:t>
      </w:r>
      <w:r>
        <w:rPr>
          <w:rFonts w:ascii="Bookman Old Style" w:hAnsi="Bookman Old Style"/>
          <w:spacing w:val="-7"/>
          <w:sz w:val="16"/>
        </w:rPr>
        <w:t xml:space="preserve"> </w:t>
      </w:r>
      <w:r>
        <w:rPr>
          <w:rFonts w:ascii="Bookman Old Style" w:hAnsi="Bookman Old Style"/>
          <w:spacing w:val="-4"/>
          <w:sz w:val="16"/>
        </w:rPr>
        <w:t>excluding</w:t>
      </w:r>
      <w:r>
        <w:rPr>
          <w:rFonts w:ascii="Bookman Old Style" w:hAnsi="Bookman Old Style"/>
          <w:spacing w:val="-7"/>
          <w:sz w:val="16"/>
        </w:rPr>
        <w:t xml:space="preserve"> </w:t>
      </w:r>
      <w:r>
        <w:rPr>
          <w:rFonts w:ascii="Bookman Old Style" w:hAnsi="Bookman Old Style"/>
          <w:spacing w:val="-4"/>
          <w:sz w:val="16"/>
        </w:rPr>
        <w:t>combination</w:t>
      </w:r>
      <w:r>
        <w:rPr>
          <w:rFonts w:ascii="Bookman Old Style" w:hAnsi="Bookman Old Style"/>
          <w:spacing w:val="-7"/>
          <w:sz w:val="16"/>
        </w:rPr>
        <w:t xml:space="preserve"> </w:t>
      </w:r>
      <w:r>
        <w:rPr>
          <w:rFonts w:ascii="Bookman Old Style" w:hAnsi="Bookman Old Style"/>
          <w:spacing w:val="-4"/>
          <w:sz w:val="16"/>
        </w:rPr>
        <w:t>studies</w:t>
      </w:r>
      <w:r>
        <w:rPr>
          <w:rFonts w:ascii="Bookman Old Style" w:hAnsi="Bookman Old Style"/>
          <w:spacing w:val="-7"/>
          <w:sz w:val="16"/>
        </w:rPr>
        <w:t xml:space="preserve"> </w:t>
      </w:r>
      <w:r>
        <w:rPr>
          <w:rFonts w:ascii="Bookman Old Style" w:hAnsi="Bookman Old Style"/>
          <w:spacing w:val="-4"/>
          <w:sz w:val="16"/>
        </w:rPr>
        <w:t>may</w:t>
      </w:r>
      <w:r>
        <w:rPr>
          <w:rFonts w:ascii="Bookman Old Style" w:hAnsi="Bookman Old Style"/>
          <w:spacing w:val="-7"/>
          <w:sz w:val="16"/>
        </w:rPr>
        <w:t xml:space="preserve"> </w:t>
      </w:r>
      <w:r>
        <w:rPr>
          <w:rFonts w:ascii="Bookman Old Style" w:hAnsi="Bookman Old Style"/>
          <w:spacing w:val="-4"/>
          <w:sz w:val="16"/>
        </w:rPr>
        <w:t>omit</w:t>
      </w:r>
      <w:r>
        <w:rPr>
          <w:rFonts w:ascii="Bookman Old Style" w:hAnsi="Bookman Old Style"/>
          <w:spacing w:val="-7"/>
          <w:sz w:val="16"/>
        </w:rPr>
        <w:t xml:space="preserve"> </w:t>
      </w:r>
      <w:r>
        <w:rPr>
          <w:rFonts w:ascii="Bookman Old Style" w:hAnsi="Bookman Old Style"/>
          <w:spacing w:val="-4"/>
          <w:sz w:val="16"/>
        </w:rPr>
        <w:t>most</w:t>
      </w:r>
      <w:r>
        <w:rPr>
          <w:rFonts w:ascii="Bookman Old Style" w:hAnsi="Bookman Old Style"/>
          <w:spacing w:val="-7"/>
          <w:sz w:val="16"/>
        </w:rPr>
        <w:t xml:space="preserve"> </w:t>
      </w:r>
      <w:r>
        <w:rPr>
          <w:rFonts w:ascii="Bookman Old Style" w:hAnsi="Bookman Old Style"/>
          <w:spacing w:val="-4"/>
          <w:sz w:val="16"/>
        </w:rPr>
        <w:t>rel</w:t>
      </w:r>
      <w:r>
        <w:rPr>
          <w:rFonts w:ascii="Bookman Old Style" w:hAnsi="Bookman Old Style"/>
          <w:spacing w:val="-4"/>
          <w:sz w:val="16"/>
        </w:rPr>
        <w:softHyphen/>
        <w:t xml:space="preserve">evant evidence. When a co-intervention is optional, as with psychotherapy added to antidepressant medication, restricting </w:t>
      </w:r>
      <w:r>
        <w:rPr>
          <w:rFonts w:ascii="Bookman Old Style" w:hAnsi="Bookman Old Style"/>
          <w:spacing w:val="-2"/>
          <w:sz w:val="16"/>
        </w:rPr>
        <w:t>eligibility</w:t>
      </w:r>
      <w:r>
        <w:rPr>
          <w:rFonts w:ascii="Bookman Old Style" w:hAnsi="Bookman Old Style"/>
          <w:spacing w:val="-10"/>
          <w:sz w:val="16"/>
        </w:rPr>
        <w:t xml:space="preserve"> </w:t>
      </w:r>
      <w:r>
        <w:rPr>
          <w:rFonts w:ascii="Bookman Old Style" w:hAnsi="Bookman Old Style"/>
          <w:spacing w:val="-2"/>
          <w:sz w:val="16"/>
        </w:rPr>
        <w:t>to</w:t>
      </w:r>
      <w:r>
        <w:rPr>
          <w:rFonts w:ascii="Bookman Old Style" w:hAnsi="Bookman Old Style"/>
          <w:spacing w:val="-9"/>
          <w:sz w:val="16"/>
        </w:rPr>
        <w:t xml:space="preserve"> </w:t>
      </w:r>
      <w:r>
        <w:rPr>
          <w:rFonts w:ascii="Bookman Old Style" w:hAnsi="Bookman Old Style"/>
          <w:spacing w:val="-2"/>
          <w:sz w:val="16"/>
        </w:rPr>
        <w:t>studies</w:t>
      </w:r>
      <w:r>
        <w:rPr>
          <w:rFonts w:ascii="Bookman Old Style" w:hAnsi="Bookman Old Style"/>
          <w:spacing w:val="-10"/>
          <w:sz w:val="16"/>
        </w:rPr>
        <w:t xml:space="preserve"> </w:t>
      </w:r>
      <w:r>
        <w:rPr>
          <w:rFonts w:ascii="Bookman Old Style" w:hAnsi="Bookman Old Style"/>
          <w:spacing w:val="-2"/>
          <w:sz w:val="16"/>
        </w:rPr>
        <w:t>of</w:t>
      </w:r>
      <w:r>
        <w:rPr>
          <w:rFonts w:ascii="Bookman Old Style" w:hAnsi="Bookman Old Style"/>
          <w:spacing w:val="-9"/>
          <w:sz w:val="16"/>
        </w:rPr>
        <w:t xml:space="preserve"> </w:t>
      </w:r>
      <w:r>
        <w:rPr>
          <w:rFonts w:ascii="Bookman Old Style" w:hAnsi="Bookman Old Style"/>
          <w:spacing w:val="-2"/>
          <w:sz w:val="16"/>
        </w:rPr>
        <w:t>the</w:t>
      </w:r>
      <w:r>
        <w:rPr>
          <w:rFonts w:ascii="Bookman Old Style" w:hAnsi="Bookman Old Style"/>
          <w:spacing w:val="-9"/>
          <w:sz w:val="16"/>
        </w:rPr>
        <w:t xml:space="preserve"> </w:t>
      </w:r>
      <w:r>
        <w:rPr>
          <w:rFonts w:ascii="Bookman Old Style" w:hAnsi="Bookman Old Style"/>
          <w:spacing w:val="-2"/>
          <w:sz w:val="16"/>
        </w:rPr>
        <w:t>intervention</w:t>
      </w:r>
      <w:r>
        <w:rPr>
          <w:rFonts w:ascii="Bookman Old Style" w:hAnsi="Bookman Old Style"/>
          <w:spacing w:val="-9"/>
          <w:sz w:val="16"/>
        </w:rPr>
        <w:t xml:space="preserve"> </w:t>
      </w:r>
      <w:r>
        <w:rPr>
          <w:rFonts w:ascii="Bookman Old Style" w:hAnsi="Bookman Old Style"/>
          <w:spacing w:val="-2"/>
          <w:sz w:val="16"/>
        </w:rPr>
        <w:t>alone</w:t>
      </w:r>
      <w:r>
        <w:rPr>
          <w:rFonts w:ascii="Bookman Old Style" w:hAnsi="Bookman Old Style"/>
          <w:spacing w:val="-10"/>
          <w:sz w:val="16"/>
        </w:rPr>
        <w:t xml:space="preserve"> </w:t>
      </w:r>
      <w:r>
        <w:rPr>
          <w:rFonts w:ascii="Bookman Old Style" w:hAnsi="Bookman Old Style"/>
          <w:spacing w:val="-2"/>
          <w:sz w:val="16"/>
        </w:rPr>
        <w:t>may</w:t>
      </w:r>
      <w:r>
        <w:rPr>
          <w:rFonts w:ascii="Bookman Old Style" w:hAnsi="Bookman Old Style"/>
          <w:spacing w:val="-10"/>
          <w:sz w:val="16"/>
        </w:rPr>
        <w:t xml:space="preserve"> </w:t>
      </w:r>
      <w:r>
        <w:rPr>
          <w:rFonts w:ascii="Bookman Old Style" w:hAnsi="Bookman Old Style"/>
          <w:spacing w:val="-2"/>
          <w:sz w:val="16"/>
        </w:rPr>
        <w:t>yield</w:t>
      </w:r>
      <w:r>
        <w:rPr>
          <w:rFonts w:ascii="Bookman Old Style" w:hAnsi="Bookman Old Style"/>
          <w:spacing w:val="-9"/>
          <w:sz w:val="16"/>
        </w:rPr>
        <w:t xml:space="preserve"> </w:t>
      </w:r>
      <w:r>
        <w:rPr>
          <w:rFonts w:ascii="Bookman Old Style" w:hAnsi="Bookman Old Style"/>
          <w:spacing w:val="-2"/>
          <w:sz w:val="16"/>
        </w:rPr>
        <w:t>a</w:t>
      </w:r>
      <w:r>
        <w:rPr>
          <w:rFonts w:ascii="Bookman Old Style" w:hAnsi="Bookman Old Style"/>
          <w:spacing w:val="-10"/>
          <w:sz w:val="16"/>
        </w:rPr>
        <w:t xml:space="preserve"> </w:t>
      </w:r>
      <w:r>
        <w:rPr>
          <w:rFonts w:ascii="Bookman Old Style" w:hAnsi="Bookman Old Style"/>
          <w:spacing w:val="-2"/>
          <w:sz w:val="16"/>
        </w:rPr>
        <w:t>cleaner</w:t>
      </w:r>
      <w:r>
        <w:rPr>
          <w:rFonts w:ascii="Bookman Old Style" w:hAnsi="Bookman Old Style"/>
          <w:spacing w:val="-9"/>
          <w:sz w:val="16"/>
        </w:rPr>
        <w:t xml:space="preserve"> </w:t>
      </w:r>
      <w:r>
        <w:rPr>
          <w:rFonts w:ascii="Bookman Old Style" w:hAnsi="Bookman Old Style"/>
          <w:spacing w:val="-2"/>
          <w:sz w:val="16"/>
        </w:rPr>
        <w:t>effect</w:t>
      </w:r>
      <w:r>
        <w:rPr>
          <w:rFonts w:ascii="Bookman Old Style" w:hAnsi="Bookman Old Style"/>
          <w:spacing w:val="-9"/>
          <w:sz w:val="16"/>
        </w:rPr>
        <w:t xml:space="preserve"> </w:t>
      </w:r>
      <w:r>
        <w:rPr>
          <w:rFonts w:ascii="Bookman Old Style" w:hAnsi="Bookman Old Style"/>
          <w:spacing w:val="-2"/>
          <w:sz w:val="16"/>
        </w:rPr>
        <w:t>estimate.</w:t>
      </w:r>
      <w:r>
        <w:rPr>
          <w:rFonts w:ascii="Bookman Old Style" w:hAnsi="Bookman Old Style"/>
          <w:spacing w:val="-10"/>
          <w:sz w:val="16"/>
        </w:rPr>
        <w:t xml:space="preserve"> </w:t>
      </w:r>
      <w:r>
        <w:rPr>
          <w:rFonts w:ascii="Bookman Old Style" w:hAnsi="Bookman Old Style"/>
          <w:spacing w:val="-2"/>
          <w:sz w:val="16"/>
        </w:rPr>
        <w:t>These</w:t>
      </w:r>
      <w:r>
        <w:rPr>
          <w:rFonts w:ascii="Bookman Old Style" w:hAnsi="Bookman Old Style"/>
          <w:spacing w:val="-9"/>
          <w:sz w:val="16"/>
        </w:rPr>
        <w:t xml:space="preserve"> </w:t>
      </w:r>
      <w:r>
        <w:rPr>
          <w:rFonts w:ascii="Bookman Old Style" w:hAnsi="Bookman Old Style"/>
          <w:spacing w:val="-2"/>
          <w:sz w:val="16"/>
        </w:rPr>
        <w:t>examples</w:t>
      </w:r>
      <w:r>
        <w:rPr>
          <w:rFonts w:ascii="Bookman Old Style" w:hAnsi="Bookman Old Style"/>
          <w:spacing w:val="-9"/>
          <w:sz w:val="16"/>
        </w:rPr>
        <w:t xml:space="preserve"> </w:t>
      </w:r>
      <w:r>
        <w:rPr>
          <w:rFonts w:ascii="Bookman Old Style" w:hAnsi="Bookman Old Style"/>
          <w:spacing w:val="-2"/>
          <w:sz w:val="16"/>
        </w:rPr>
        <w:t>illustrate</w:t>
      </w:r>
      <w:r>
        <w:rPr>
          <w:rFonts w:ascii="Bookman Old Style" w:hAnsi="Bookman Old Style"/>
          <w:spacing w:val="-10"/>
          <w:sz w:val="16"/>
        </w:rPr>
        <w:t xml:space="preserve"> </w:t>
      </w:r>
      <w:r>
        <w:rPr>
          <w:rFonts w:ascii="Bookman Old Style" w:hAnsi="Bookman Old Style"/>
          <w:spacing w:val="-2"/>
          <w:sz w:val="16"/>
        </w:rPr>
        <w:t>why</w:t>
      </w:r>
      <w:r>
        <w:rPr>
          <w:rFonts w:ascii="Bookman Old Style" w:hAnsi="Bookman Old Style"/>
          <w:spacing w:val="-10"/>
          <w:sz w:val="16"/>
        </w:rPr>
        <w:t xml:space="preserve"> </w:t>
      </w:r>
      <w:r>
        <w:rPr>
          <w:rFonts w:ascii="Bookman Old Style" w:hAnsi="Bookman Old Style"/>
          <w:spacing w:val="-2"/>
          <w:sz w:val="16"/>
        </w:rPr>
        <w:t>reviewers should</w:t>
      </w:r>
      <w:r>
        <w:rPr>
          <w:rFonts w:ascii="Bookman Old Style" w:hAnsi="Bookman Old Style"/>
          <w:spacing w:val="-11"/>
          <w:sz w:val="16"/>
        </w:rPr>
        <w:t xml:space="preserve"> </w:t>
      </w:r>
      <w:r>
        <w:rPr>
          <w:rFonts w:ascii="Bookman Old Style" w:hAnsi="Bookman Old Style"/>
          <w:spacing w:val="-2"/>
          <w:sz w:val="16"/>
        </w:rPr>
        <w:t>pre-specify</w:t>
      </w:r>
      <w:r>
        <w:rPr>
          <w:rFonts w:ascii="Bookman Old Style" w:hAnsi="Bookman Old Style"/>
          <w:spacing w:val="-11"/>
          <w:sz w:val="16"/>
        </w:rPr>
        <w:t xml:space="preserve"> </w:t>
      </w:r>
      <w:r>
        <w:rPr>
          <w:rFonts w:ascii="Bookman Old Style" w:hAnsi="Bookman Old Style"/>
          <w:spacing w:val="-2"/>
          <w:sz w:val="16"/>
        </w:rPr>
        <w:t>co-intervention</w:t>
      </w:r>
      <w:r>
        <w:rPr>
          <w:rFonts w:ascii="Bookman Old Style" w:hAnsi="Bookman Old Style"/>
          <w:spacing w:val="-11"/>
          <w:sz w:val="16"/>
        </w:rPr>
        <w:t xml:space="preserve"> </w:t>
      </w:r>
      <w:r>
        <w:rPr>
          <w:rFonts w:ascii="Bookman Old Style" w:hAnsi="Bookman Old Style"/>
          <w:spacing w:val="-2"/>
          <w:sz w:val="16"/>
        </w:rPr>
        <w:t>rules</w:t>
      </w:r>
      <w:r>
        <w:rPr>
          <w:rFonts w:ascii="Bookman Old Style" w:hAnsi="Bookman Old Style"/>
          <w:spacing w:val="-11"/>
          <w:sz w:val="16"/>
        </w:rPr>
        <w:t xml:space="preserve"> </w:t>
      </w:r>
      <w:r>
        <w:rPr>
          <w:rFonts w:ascii="Bookman Old Style" w:hAnsi="Bookman Old Style"/>
          <w:spacing w:val="-2"/>
          <w:sz w:val="16"/>
        </w:rPr>
        <w:t>based</w:t>
      </w:r>
      <w:r>
        <w:rPr>
          <w:rFonts w:ascii="Bookman Old Style" w:hAnsi="Bookman Old Style"/>
          <w:spacing w:val="-10"/>
          <w:sz w:val="16"/>
        </w:rPr>
        <w:t xml:space="preserve"> </w:t>
      </w:r>
      <w:r>
        <w:rPr>
          <w:rFonts w:ascii="Bookman Old Style" w:hAnsi="Bookman Old Style"/>
          <w:spacing w:val="-2"/>
          <w:sz w:val="16"/>
        </w:rPr>
        <w:t>on</w:t>
      </w:r>
      <w:r>
        <w:rPr>
          <w:rFonts w:ascii="Bookman Old Style" w:hAnsi="Bookman Old Style"/>
          <w:spacing w:val="-11"/>
          <w:sz w:val="16"/>
        </w:rPr>
        <w:t xml:space="preserve"> </w:t>
      </w:r>
      <w:r>
        <w:rPr>
          <w:rFonts w:ascii="Bookman Old Style" w:hAnsi="Bookman Old Style"/>
          <w:spacing w:val="-2"/>
          <w:sz w:val="16"/>
        </w:rPr>
        <w:t>real-world</w:t>
      </w:r>
      <w:r>
        <w:rPr>
          <w:rFonts w:ascii="Bookman Old Style" w:hAnsi="Bookman Old Style"/>
          <w:spacing w:val="-11"/>
          <w:sz w:val="16"/>
        </w:rPr>
        <w:t xml:space="preserve"> </w:t>
      </w:r>
      <w:r>
        <w:rPr>
          <w:rFonts w:ascii="Bookman Old Style" w:hAnsi="Bookman Old Style"/>
          <w:spacing w:val="-2"/>
          <w:sz w:val="16"/>
        </w:rPr>
        <w:t>clinical</w:t>
      </w:r>
      <w:r>
        <w:rPr>
          <w:rFonts w:ascii="Bookman Old Style" w:hAnsi="Bookman Old Style"/>
          <w:spacing w:val="-11"/>
          <w:sz w:val="16"/>
        </w:rPr>
        <w:t xml:space="preserve"> </w:t>
      </w:r>
      <w:r>
        <w:rPr>
          <w:rFonts w:ascii="Bookman Old Style" w:hAnsi="Bookman Old Style"/>
          <w:spacing w:val="-2"/>
          <w:sz w:val="16"/>
        </w:rPr>
        <w:t>practice.</w:t>
      </w:r>
    </w:p>
    <w:p w14:paraId="46355794" w14:textId="77777777" w:rsidR="00EF4BD5" w:rsidRDefault="00EF4BD5">
      <w:pPr>
        <w:pStyle w:val="BodyText"/>
        <w:spacing w:before="134"/>
        <w:jc w:val="left"/>
        <w:rPr>
          <w:rFonts w:ascii="Bookman Old Style"/>
          <w:sz w:val="16"/>
        </w:rPr>
      </w:pPr>
    </w:p>
    <w:p w14:paraId="076DB604" w14:textId="77777777" w:rsidR="00EF4BD5" w:rsidRDefault="00000000">
      <w:pPr>
        <w:pStyle w:val="BodyText"/>
        <w:spacing w:line="254" w:lineRule="auto"/>
        <w:ind w:left="431" w:right="87"/>
      </w:pPr>
      <w:r>
        <w:t>interaction, such as when psychotherapy is added to antidepressant medications. Therefore, there is no universal</w:t>
      </w:r>
      <w:r>
        <w:rPr>
          <w:spacing w:val="-13"/>
        </w:rPr>
        <w:t xml:space="preserve"> </w:t>
      </w:r>
      <w:r>
        <w:t>rule;</w:t>
      </w:r>
      <w:r>
        <w:rPr>
          <w:spacing w:val="-12"/>
        </w:rPr>
        <w:t xml:space="preserve"> </w:t>
      </w:r>
      <w:r>
        <w:t>reviewers</w:t>
      </w:r>
      <w:r>
        <w:rPr>
          <w:spacing w:val="-12"/>
        </w:rPr>
        <w:t xml:space="preserve"> </w:t>
      </w:r>
      <w:r>
        <w:t>must</w:t>
      </w:r>
      <w:r>
        <w:rPr>
          <w:spacing w:val="-12"/>
        </w:rPr>
        <w:t xml:space="preserve"> </w:t>
      </w:r>
      <w:r>
        <w:t>pre-specify</w:t>
      </w:r>
      <w:r>
        <w:rPr>
          <w:spacing w:val="-12"/>
        </w:rPr>
        <w:t xml:space="preserve"> </w:t>
      </w:r>
      <w:r>
        <w:t>their</w:t>
      </w:r>
      <w:r>
        <w:rPr>
          <w:spacing w:val="-12"/>
        </w:rPr>
        <w:t xml:space="preserve"> </w:t>
      </w:r>
      <w:r>
        <w:t>approach</w:t>
      </w:r>
      <w:r>
        <w:rPr>
          <w:spacing w:val="-12"/>
        </w:rPr>
        <w:t xml:space="preserve"> </w:t>
      </w:r>
      <w:r>
        <w:t>to</w:t>
      </w:r>
      <w:r>
        <w:rPr>
          <w:spacing w:val="-12"/>
        </w:rPr>
        <w:t xml:space="preserve"> </w:t>
      </w:r>
      <w:r>
        <w:t>co-interventions</w:t>
      </w:r>
      <w:r>
        <w:rPr>
          <w:spacing w:val="-12"/>
        </w:rPr>
        <w:t xml:space="preserve"> </w:t>
      </w:r>
      <w:r>
        <w:t>based</w:t>
      </w:r>
      <w:r>
        <w:rPr>
          <w:spacing w:val="-12"/>
        </w:rPr>
        <w:t xml:space="preserve"> </w:t>
      </w:r>
      <w:r>
        <w:t>on</w:t>
      </w:r>
      <w:r>
        <w:rPr>
          <w:spacing w:val="-12"/>
        </w:rPr>
        <w:t xml:space="preserve"> </w:t>
      </w:r>
      <w:r>
        <w:t>real-world</w:t>
      </w:r>
      <w:r>
        <w:rPr>
          <w:spacing w:val="-12"/>
        </w:rPr>
        <w:t xml:space="preserve"> </w:t>
      </w:r>
      <w:r>
        <w:t xml:space="preserve">clinical </w:t>
      </w:r>
      <w:r>
        <w:rPr>
          <w:spacing w:val="-2"/>
        </w:rPr>
        <w:t>practice.</w:t>
      </w:r>
    </w:p>
    <w:p w14:paraId="16EC647D" w14:textId="77777777" w:rsidR="00EF4BD5" w:rsidRDefault="00000000">
      <w:pPr>
        <w:pStyle w:val="BodyText"/>
        <w:spacing w:line="254" w:lineRule="auto"/>
        <w:ind w:left="431" w:right="87" w:firstLine="298"/>
      </w:pPr>
      <w:r>
        <w:t>A comparable decision process applies when defining the comparator (C). Labels such as “placebo”, “waitlist”,</w:t>
      </w:r>
      <w:r>
        <w:rPr>
          <w:spacing w:val="22"/>
        </w:rPr>
        <w:t xml:space="preserve"> </w:t>
      </w:r>
      <w:r>
        <w:t>“no</w:t>
      </w:r>
      <w:r>
        <w:rPr>
          <w:spacing w:val="22"/>
        </w:rPr>
        <w:t xml:space="preserve"> </w:t>
      </w:r>
      <w:r>
        <w:t>treatment”,</w:t>
      </w:r>
      <w:r>
        <w:rPr>
          <w:spacing w:val="22"/>
        </w:rPr>
        <w:t xml:space="preserve"> </w:t>
      </w:r>
      <w:r>
        <w:t>and</w:t>
      </w:r>
      <w:r>
        <w:rPr>
          <w:spacing w:val="22"/>
        </w:rPr>
        <w:t xml:space="preserve"> </w:t>
      </w:r>
      <w:r>
        <w:t>“usual</w:t>
      </w:r>
      <w:r>
        <w:rPr>
          <w:spacing w:val="22"/>
        </w:rPr>
        <w:t xml:space="preserve"> </w:t>
      </w:r>
      <w:r>
        <w:t>care”</w:t>
      </w:r>
      <w:r>
        <w:rPr>
          <w:spacing w:val="22"/>
        </w:rPr>
        <w:t xml:space="preserve"> </w:t>
      </w:r>
      <w:r>
        <w:t>can</w:t>
      </w:r>
      <w:r>
        <w:rPr>
          <w:spacing w:val="22"/>
        </w:rPr>
        <w:t xml:space="preserve"> </w:t>
      </w:r>
      <w:r>
        <w:t>vary</w:t>
      </w:r>
      <w:r>
        <w:rPr>
          <w:spacing w:val="22"/>
        </w:rPr>
        <w:t xml:space="preserve"> </w:t>
      </w:r>
      <w:r>
        <w:t>significantly</w:t>
      </w:r>
      <w:r>
        <w:rPr>
          <w:spacing w:val="22"/>
        </w:rPr>
        <w:t xml:space="preserve"> </w:t>
      </w:r>
      <w:r>
        <w:t>in</w:t>
      </w:r>
      <w:r>
        <w:rPr>
          <w:spacing w:val="22"/>
        </w:rPr>
        <w:t xml:space="preserve"> </w:t>
      </w:r>
      <w:r>
        <w:t>meaning</w:t>
      </w:r>
      <w:r>
        <w:rPr>
          <w:spacing w:val="22"/>
        </w:rPr>
        <w:t xml:space="preserve"> </w:t>
      </w:r>
      <w:r>
        <w:t>across</w:t>
      </w:r>
      <w:r>
        <w:rPr>
          <w:spacing w:val="22"/>
        </w:rPr>
        <w:t xml:space="preserve"> </w:t>
      </w:r>
      <w:r>
        <w:t>studies</w:t>
      </w:r>
      <w:r>
        <w:rPr>
          <w:spacing w:val="22"/>
        </w:rPr>
        <w:t xml:space="preserve"> </w:t>
      </w:r>
      <w:r>
        <w:t>and</w:t>
      </w:r>
      <w:r>
        <w:rPr>
          <w:spacing w:val="22"/>
        </w:rPr>
        <w:t xml:space="preserve"> </w:t>
      </w:r>
      <w:r>
        <w:t>set</w:t>
      </w:r>
      <w:r>
        <w:softHyphen/>
        <w:t>tings</w:t>
      </w:r>
      <w:r>
        <w:rPr>
          <w:spacing w:val="-2"/>
        </w:rPr>
        <w:t xml:space="preserve"> </w:t>
      </w:r>
      <w:r>
        <w:t>[</w:t>
      </w:r>
      <w:hyperlink w:anchor="_bookmark58" w:history="1">
        <w:r>
          <w:rPr>
            <w:color w:val="0000FF"/>
          </w:rPr>
          <w:t>72</w:t>
        </w:r>
      </w:hyperlink>
      <w:r>
        <w:t>].</w:t>
      </w:r>
      <w:r>
        <w:rPr>
          <w:spacing w:val="-2"/>
        </w:rPr>
        <w:t xml:space="preserve"> </w:t>
      </w:r>
      <w:r>
        <w:t>For</w:t>
      </w:r>
      <w:r>
        <w:rPr>
          <w:spacing w:val="-2"/>
        </w:rPr>
        <w:t xml:space="preserve"> </w:t>
      </w:r>
      <w:r>
        <w:t>example,</w:t>
      </w:r>
      <w:r>
        <w:rPr>
          <w:spacing w:val="-2"/>
        </w:rPr>
        <w:t xml:space="preserve"> </w:t>
      </w:r>
      <w:r>
        <w:t>“usual</w:t>
      </w:r>
      <w:r>
        <w:rPr>
          <w:spacing w:val="-2"/>
        </w:rPr>
        <w:t xml:space="preserve"> </w:t>
      </w:r>
      <w:r>
        <w:t>care”</w:t>
      </w:r>
      <w:r>
        <w:rPr>
          <w:spacing w:val="-2"/>
        </w:rPr>
        <w:t xml:space="preserve"> </w:t>
      </w:r>
      <w:r>
        <w:t>for</w:t>
      </w:r>
      <w:r>
        <w:rPr>
          <w:spacing w:val="-2"/>
        </w:rPr>
        <w:t xml:space="preserve"> </w:t>
      </w:r>
      <w:r>
        <w:t>managing</w:t>
      </w:r>
      <w:r>
        <w:rPr>
          <w:spacing w:val="-2"/>
        </w:rPr>
        <w:t xml:space="preserve"> </w:t>
      </w:r>
      <w:r>
        <w:t>hypertension</w:t>
      </w:r>
      <w:r>
        <w:rPr>
          <w:spacing w:val="-2"/>
        </w:rPr>
        <w:t xml:space="preserve"> </w:t>
      </w:r>
      <w:r>
        <w:t>might</w:t>
      </w:r>
      <w:r>
        <w:rPr>
          <w:spacing w:val="-2"/>
        </w:rPr>
        <w:t xml:space="preserve"> </w:t>
      </w:r>
      <w:r>
        <w:t>involve</w:t>
      </w:r>
      <w:r>
        <w:rPr>
          <w:spacing w:val="-2"/>
        </w:rPr>
        <w:t xml:space="preserve"> </w:t>
      </w:r>
      <w:r>
        <w:t>routine</w:t>
      </w:r>
      <w:r>
        <w:rPr>
          <w:spacing w:val="-2"/>
        </w:rPr>
        <w:t xml:space="preserve"> </w:t>
      </w:r>
      <w:r>
        <w:t xml:space="preserve">pharmacological treatment plus lifestyle counseling in one healthcare system, but a less intensive treatment in another </w:t>
      </w:r>
      <w:r>
        <w:rPr>
          <w:spacing w:val="-4"/>
        </w:rPr>
        <w:t>[</w:t>
      </w:r>
      <w:hyperlink w:anchor="_bookmark58" w:history="1">
        <w:r>
          <w:rPr>
            <w:color w:val="0000FF"/>
            <w:spacing w:val="-4"/>
          </w:rPr>
          <w:t>72</w:t>
        </w:r>
      </w:hyperlink>
      <w:r>
        <w:rPr>
          <w:spacing w:val="-4"/>
        </w:rPr>
        <w:t xml:space="preserve">, </w:t>
      </w:r>
      <w:hyperlink w:anchor="_bookmark59" w:history="1">
        <w:r>
          <w:rPr>
            <w:color w:val="0000FF"/>
            <w:spacing w:val="-4"/>
          </w:rPr>
          <w:t>73</w:t>
        </w:r>
      </w:hyperlink>
      <w:r>
        <w:rPr>
          <w:spacing w:val="-4"/>
        </w:rPr>
        <w:t>]. Pooling</w:t>
      </w:r>
      <w:r>
        <w:rPr>
          <w:spacing w:val="-5"/>
        </w:rPr>
        <w:t xml:space="preserve"> </w:t>
      </w:r>
      <w:r>
        <w:rPr>
          <w:spacing w:val="-4"/>
        </w:rPr>
        <w:t>such comparators without accounting</w:t>
      </w:r>
      <w:r>
        <w:rPr>
          <w:spacing w:val="-5"/>
        </w:rPr>
        <w:t xml:space="preserve"> </w:t>
      </w:r>
      <w:r>
        <w:rPr>
          <w:spacing w:val="-4"/>
        </w:rPr>
        <w:t>for</w:t>
      </w:r>
      <w:r>
        <w:rPr>
          <w:spacing w:val="-5"/>
        </w:rPr>
        <w:t xml:space="preserve"> </w:t>
      </w:r>
      <w:r>
        <w:rPr>
          <w:spacing w:val="-4"/>
        </w:rPr>
        <w:t>these differences can obscure meaningful</w:t>
      </w:r>
      <w:r>
        <w:rPr>
          <w:spacing w:val="-5"/>
        </w:rPr>
        <w:t xml:space="preserve"> </w:t>
      </w:r>
      <w:r>
        <w:rPr>
          <w:spacing w:val="-4"/>
        </w:rPr>
        <w:t>hetero</w:t>
      </w:r>
      <w:r>
        <w:rPr>
          <w:spacing w:val="-4"/>
        </w:rPr>
        <w:softHyphen/>
      </w:r>
      <w:r>
        <w:rPr>
          <w:spacing w:val="-2"/>
        </w:rPr>
        <w:t xml:space="preserve">geneity and yield misleading effect estimates. Reviewers must therefore decide what specific comparators </w:t>
      </w:r>
      <w:r>
        <w:t>are appropriate for their review and determine whether different control conditions should be grouped together or analyzed separately.</w:t>
      </w:r>
    </w:p>
    <w:p w14:paraId="05D7C942" w14:textId="77777777" w:rsidR="00EF4BD5" w:rsidRDefault="00000000">
      <w:pPr>
        <w:pStyle w:val="BodyText"/>
        <w:spacing w:line="254" w:lineRule="auto"/>
        <w:ind w:left="431" w:right="86" w:firstLine="298"/>
      </w:pPr>
      <w:r>
        <w:t>Reviewers face similar boundary decisions for population (P) and study design (S) criteria. For pop</w:t>
      </w:r>
      <w:r>
        <w:softHyphen/>
        <w:t>ulations,</w:t>
      </w:r>
      <w:r>
        <w:rPr>
          <w:spacing w:val="-2"/>
        </w:rPr>
        <w:t xml:space="preserve"> </w:t>
      </w:r>
      <w:r>
        <w:t>they</w:t>
      </w:r>
      <w:r>
        <w:rPr>
          <w:spacing w:val="-2"/>
        </w:rPr>
        <w:t xml:space="preserve"> </w:t>
      </w:r>
      <w:r>
        <w:t>must</w:t>
      </w:r>
      <w:r>
        <w:rPr>
          <w:spacing w:val="-2"/>
        </w:rPr>
        <w:t xml:space="preserve"> </w:t>
      </w:r>
      <w:r>
        <w:t>decide</w:t>
      </w:r>
      <w:r>
        <w:rPr>
          <w:spacing w:val="-2"/>
        </w:rPr>
        <w:t xml:space="preserve"> </w:t>
      </w:r>
      <w:r>
        <w:t>whether</w:t>
      </w:r>
      <w:r>
        <w:rPr>
          <w:spacing w:val="-2"/>
        </w:rPr>
        <w:t xml:space="preserve"> </w:t>
      </w:r>
      <w:r>
        <w:t>patient</w:t>
      </w:r>
      <w:r>
        <w:rPr>
          <w:spacing w:val="-1"/>
        </w:rPr>
        <w:t xml:space="preserve"> </w:t>
      </w:r>
      <w:r>
        <w:t>differences,</w:t>
      </w:r>
      <w:r>
        <w:rPr>
          <w:spacing w:val="-2"/>
        </w:rPr>
        <w:t xml:space="preserve"> </w:t>
      </w:r>
      <w:r>
        <w:t>such</w:t>
      </w:r>
      <w:r>
        <w:rPr>
          <w:spacing w:val="-2"/>
        </w:rPr>
        <w:t xml:space="preserve"> </w:t>
      </w:r>
      <w:r>
        <w:t>as</w:t>
      </w:r>
      <w:r>
        <w:rPr>
          <w:spacing w:val="-2"/>
        </w:rPr>
        <w:t xml:space="preserve"> </w:t>
      </w:r>
      <w:r>
        <w:t>age,</w:t>
      </w:r>
      <w:r>
        <w:rPr>
          <w:spacing w:val="-2"/>
        </w:rPr>
        <w:t xml:space="preserve"> </w:t>
      </w:r>
      <w:r>
        <w:t>disease</w:t>
      </w:r>
      <w:r>
        <w:rPr>
          <w:spacing w:val="-2"/>
        </w:rPr>
        <w:t xml:space="preserve"> </w:t>
      </w:r>
      <w:r>
        <w:t>severity,</w:t>
      </w:r>
      <w:r>
        <w:rPr>
          <w:spacing w:val="-2"/>
        </w:rPr>
        <w:t xml:space="preserve"> </w:t>
      </w:r>
      <w:r>
        <w:t>diagnostic</w:t>
      </w:r>
      <w:r>
        <w:rPr>
          <w:spacing w:val="-2"/>
        </w:rPr>
        <w:t xml:space="preserve"> </w:t>
      </w:r>
      <w:r>
        <w:t>criteria, or</w:t>
      </w:r>
      <w:r>
        <w:rPr>
          <w:spacing w:val="-11"/>
        </w:rPr>
        <w:t xml:space="preserve"> </w:t>
      </w:r>
      <w:r>
        <w:t>comorbidities,</w:t>
      </w:r>
      <w:r>
        <w:rPr>
          <w:spacing w:val="-11"/>
        </w:rPr>
        <w:t xml:space="preserve"> </w:t>
      </w:r>
      <w:r>
        <w:t>are</w:t>
      </w:r>
      <w:r>
        <w:rPr>
          <w:spacing w:val="-11"/>
        </w:rPr>
        <w:t xml:space="preserve"> </w:t>
      </w:r>
      <w:r>
        <w:t>distinct</w:t>
      </w:r>
      <w:r>
        <w:rPr>
          <w:spacing w:val="-11"/>
        </w:rPr>
        <w:t xml:space="preserve"> </w:t>
      </w:r>
      <w:r>
        <w:t>enough</w:t>
      </w:r>
      <w:r>
        <w:rPr>
          <w:spacing w:val="-11"/>
        </w:rPr>
        <w:t xml:space="preserve"> </w:t>
      </w:r>
      <w:r>
        <w:t>to</w:t>
      </w:r>
      <w:r>
        <w:rPr>
          <w:spacing w:val="-11"/>
        </w:rPr>
        <w:t xml:space="preserve"> </w:t>
      </w:r>
      <w:r>
        <w:t>separate</w:t>
      </w:r>
      <w:r>
        <w:rPr>
          <w:spacing w:val="-11"/>
        </w:rPr>
        <w:t xml:space="preserve"> </w:t>
      </w:r>
      <w:r>
        <w:t>or</w:t>
      </w:r>
      <w:r>
        <w:rPr>
          <w:spacing w:val="-11"/>
        </w:rPr>
        <w:t xml:space="preserve"> </w:t>
      </w:r>
      <w:r>
        <w:t>similar</w:t>
      </w:r>
      <w:r>
        <w:rPr>
          <w:spacing w:val="-11"/>
        </w:rPr>
        <w:t xml:space="preserve"> </w:t>
      </w:r>
      <w:r>
        <w:t>enough</w:t>
      </w:r>
      <w:r>
        <w:rPr>
          <w:spacing w:val="-11"/>
        </w:rPr>
        <w:t xml:space="preserve"> </w:t>
      </w:r>
      <w:r>
        <w:t>to</w:t>
      </w:r>
      <w:r>
        <w:rPr>
          <w:spacing w:val="-11"/>
        </w:rPr>
        <w:t xml:space="preserve"> </w:t>
      </w:r>
      <w:r>
        <w:t>combine.</w:t>
      </w:r>
      <w:r>
        <w:rPr>
          <w:spacing w:val="-11"/>
        </w:rPr>
        <w:t xml:space="preserve"> </w:t>
      </w:r>
      <w:r>
        <w:t>For</w:t>
      </w:r>
      <w:r>
        <w:rPr>
          <w:spacing w:val="-11"/>
        </w:rPr>
        <w:t xml:space="preserve"> </w:t>
      </w:r>
      <w:r>
        <w:t>study</w:t>
      </w:r>
      <w:r>
        <w:rPr>
          <w:spacing w:val="-11"/>
        </w:rPr>
        <w:t xml:space="preserve"> </w:t>
      </w:r>
      <w:r>
        <w:t>design,</w:t>
      </w:r>
      <w:r>
        <w:rPr>
          <w:spacing w:val="-11"/>
        </w:rPr>
        <w:t xml:space="preserve"> </w:t>
      </w:r>
      <w:r>
        <w:t>review</w:t>
      </w:r>
      <w:r>
        <w:softHyphen/>
        <w:t>ers</w:t>
      </w:r>
      <w:r>
        <w:rPr>
          <w:spacing w:val="-6"/>
        </w:rPr>
        <w:t xml:space="preserve"> </w:t>
      </w:r>
      <w:r>
        <w:t>must</w:t>
      </w:r>
      <w:r>
        <w:rPr>
          <w:spacing w:val="-6"/>
        </w:rPr>
        <w:t xml:space="preserve"> </w:t>
      </w:r>
      <w:r>
        <w:t>determine</w:t>
      </w:r>
      <w:r>
        <w:rPr>
          <w:spacing w:val="-6"/>
        </w:rPr>
        <w:t xml:space="preserve"> </w:t>
      </w:r>
      <w:r>
        <w:t>which</w:t>
      </w:r>
      <w:r>
        <w:rPr>
          <w:spacing w:val="-6"/>
        </w:rPr>
        <w:t xml:space="preserve"> </w:t>
      </w:r>
      <w:r>
        <w:t>evidence</w:t>
      </w:r>
      <w:r>
        <w:rPr>
          <w:spacing w:val="-6"/>
        </w:rPr>
        <w:t xml:space="preserve"> </w:t>
      </w:r>
      <w:r>
        <w:t>types</w:t>
      </w:r>
      <w:r>
        <w:rPr>
          <w:spacing w:val="-6"/>
        </w:rPr>
        <w:t xml:space="preserve"> </w:t>
      </w:r>
      <w:r>
        <w:t>(e.g.,</w:t>
      </w:r>
      <w:r>
        <w:rPr>
          <w:spacing w:val="-6"/>
        </w:rPr>
        <w:t xml:space="preserve"> </w:t>
      </w:r>
      <w:r>
        <w:t>randomized</w:t>
      </w:r>
      <w:r>
        <w:rPr>
          <w:spacing w:val="-6"/>
        </w:rPr>
        <w:t xml:space="preserve"> </w:t>
      </w:r>
      <w:r>
        <w:t>vs.</w:t>
      </w:r>
      <w:r>
        <w:rPr>
          <w:spacing w:val="-6"/>
        </w:rPr>
        <w:t xml:space="preserve"> </w:t>
      </w:r>
      <w:r>
        <w:t>observational)</w:t>
      </w:r>
      <w:r>
        <w:rPr>
          <w:spacing w:val="-6"/>
        </w:rPr>
        <w:t xml:space="preserve"> </w:t>
      </w:r>
      <w:r>
        <w:t>and</w:t>
      </w:r>
      <w:r>
        <w:rPr>
          <w:spacing w:val="-6"/>
        </w:rPr>
        <w:t xml:space="preserve"> </w:t>
      </w:r>
      <w:r>
        <w:t>specific</w:t>
      </w:r>
      <w:r>
        <w:rPr>
          <w:spacing w:val="-6"/>
        </w:rPr>
        <w:t xml:space="preserve"> </w:t>
      </w:r>
      <w:r>
        <w:t>features</w:t>
      </w:r>
      <w:r>
        <w:rPr>
          <w:spacing w:val="-6"/>
        </w:rPr>
        <w:t xml:space="preserve"> </w:t>
      </w:r>
      <w:r>
        <w:t>(e.g., cluster</w:t>
      </w:r>
      <w:r>
        <w:rPr>
          <w:spacing w:val="-4"/>
        </w:rPr>
        <w:t xml:space="preserve"> </w:t>
      </w:r>
      <w:r>
        <w:t>or</w:t>
      </w:r>
      <w:r>
        <w:rPr>
          <w:spacing w:val="-4"/>
        </w:rPr>
        <w:t xml:space="preserve"> </w:t>
      </w:r>
      <w:r>
        <w:t>crossover</w:t>
      </w:r>
      <w:r>
        <w:rPr>
          <w:spacing w:val="-4"/>
        </w:rPr>
        <w:t xml:space="preserve"> </w:t>
      </w:r>
      <w:r>
        <w:t>designs)</w:t>
      </w:r>
      <w:r>
        <w:rPr>
          <w:spacing w:val="-4"/>
        </w:rPr>
        <w:t xml:space="preserve"> </w:t>
      </w:r>
      <w:r>
        <w:t>are</w:t>
      </w:r>
      <w:r>
        <w:rPr>
          <w:spacing w:val="-4"/>
        </w:rPr>
        <w:t xml:space="preserve"> </w:t>
      </w:r>
      <w:r>
        <w:t>acceptable.</w:t>
      </w:r>
      <w:r>
        <w:rPr>
          <w:spacing w:val="-4"/>
        </w:rPr>
        <w:t xml:space="preserve"> </w:t>
      </w:r>
      <w:r>
        <w:t>Corresponding</w:t>
      </w:r>
      <w:r>
        <w:rPr>
          <w:spacing w:val="-4"/>
        </w:rPr>
        <w:t xml:space="preserve"> </w:t>
      </w:r>
      <w:r>
        <w:t>challenges</w:t>
      </w:r>
      <w:r>
        <w:rPr>
          <w:spacing w:val="-4"/>
        </w:rPr>
        <w:t xml:space="preserve"> </w:t>
      </w:r>
      <w:r>
        <w:t>apply</w:t>
      </w:r>
      <w:r>
        <w:rPr>
          <w:spacing w:val="-4"/>
        </w:rPr>
        <w:t xml:space="preserve"> </w:t>
      </w:r>
      <w:r>
        <w:t>to</w:t>
      </w:r>
      <w:r>
        <w:rPr>
          <w:spacing w:val="-4"/>
        </w:rPr>
        <w:t xml:space="preserve"> </w:t>
      </w:r>
      <w:r>
        <w:t>outcomes</w:t>
      </w:r>
      <w:r>
        <w:rPr>
          <w:spacing w:val="-4"/>
        </w:rPr>
        <w:t xml:space="preserve"> </w:t>
      </w:r>
      <w:r>
        <w:t>(O),</w:t>
      </w:r>
      <w:r>
        <w:rPr>
          <w:spacing w:val="-4"/>
        </w:rPr>
        <w:t xml:space="preserve"> </w:t>
      </w:r>
      <w:r>
        <w:t>which</w:t>
      </w:r>
      <w:r>
        <w:rPr>
          <w:spacing w:val="-4"/>
        </w:rPr>
        <w:t xml:space="preserve"> </w:t>
      </w:r>
      <w:r>
        <w:t xml:space="preserve">we discuss in detail in Section </w:t>
      </w:r>
      <w:hyperlink w:anchor="_bookmark3" w:history="1">
        <w:r>
          <w:rPr>
            <w:color w:val="0000FF"/>
          </w:rPr>
          <w:t>3.3</w:t>
        </w:r>
      </w:hyperlink>
      <w:r>
        <w:t>.</w:t>
      </w:r>
    </w:p>
    <w:p w14:paraId="4250A525" w14:textId="77777777" w:rsidR="00EF4BD5" w:rsidRDefault="00000000">
      <w:pPr>
        <w:pStyle w:val="Heading3"/>
        <w:numPr>
          <w:ilvl w:val="1"/>
          <w:numId w:val="2"/>
        </w:numPr>
        <w:tabs>
          <w:tab w:val="left" w:pos="910"/>
        </w:tabs>
        <w:spacing w:before="222"/>
        <w:ind w:left="910" w:hanging="479"/>
        <w:jc w:val="left"/>
      </w:pPr>
      <w:bookmarkStart w:id="11" w:name="Defining_extraction_specifications_and_a"/>
      <w:bookmarkStart w:id="12" w:name="_bookmark3"/>
      <w:bookmarkEnd w:id="11"/>
      <w:bookmarkEnd w:id="12"/>
      <w:r>
        <w:t>Defining</w:t>
      </w:r>
      <w:r>
        <w:rPr>
          <w:spacing w:val="57"/>
        </w:rPr>
        <w:t xml:space="preserve"> </w:t>
      </w:r>
      <w:r>
        <w:t>extraction</w:t>
      </w:r>
      <w:r>
        <w:rPr>
          <w:spacing w:val="58"/>
        </w:rPr>
        <w:t xml:space="preserve"> </w:t>
      </w:r>
      <w:r>
        <w:t>specifications</w:t>
      </w:r>
      <w:r>
        <w:rPr>
          <w:spacing w:val="58"/>
        </w:rPr>
        <w:t xml:space="preserve"> </w:t>
      </w:r>
      <w:r>
        <w:t>and</w:t>
      </w:r>
      <w:r>
        <w:rPr>
          <w:spacing w:val="57"/>
        </w:rPr>
        <w:t xml:space="preserve"> </w:t>
      </w:r>
      <w:r>
        <w:t>aligning</w:t>
      </w:r>
      <w:r>
        <w:rPr>
          <w:spacing w:val="58"/>
        </w:rPr>
        <w:t xml:space="preserve"> </w:t>
      </w:r>
      <w:r>
        <w:rPr>
          <w:spacing w:val="-2"/>
        </w:rPr>
        <w:t>outcomes</w:t>
      </w:r>
    </w:p>
    <w:p w14:paraId="2ADC50D0" w14:textId="77777777" w:rsidR="00EF4BD5" w:rsidRDefault="00000000">
      <w:pPr>
        <w:pStyle w:val="BodyText"/>
        <w:spacing w:before="112" w:line="254" w:lineRule="auto"/>
        <w:ind w:left="431" w:right="87"/>
      </w:pPr>
      <w:r>
        <w:t>Designing well-specified data extraction forms is an important step in data extraction. Existing LLM-</w:t>
      </w:r>
      <w:r>
        <w:rPr>
          <w:spacing w:val="-2"/>
        </w:rPr>
        <w:t>based</w:t>
      </w:r>
      <w:r>
        <w:rPr>
          <w:spacing w:val="-3"/>
        </w:rPr>
        <w:t xml:space="preserve"> </w:t>
      </w:r>
      <w:r>
        <w:rPr>
          <w:spacing w:val="-2"/>
        </w:rPr>
        <w:t>data</w:t>
      </w:r>
      <w:r>
        <w:rPr>
          <w:spacing w:val="-4"/>
        </w:rPr>
        <w:t xml:space="preserve"> </w:t>
      </w:r>
      <w:r>
        <w:rPr>
          <w:spacing w:val="-2"/>
        </w:rPr>
        <w:t>extraction</w:t>
      </w:r>
      <w:r>
        <w:rPr>
          <w:spacing w:val="-3"/>
        </w:rPr>
        <w:t xml:space="preserve"> </w:t>
      </w:r>
      <w:r>
        <w:rPr>
          <w:spacing w:val="-2"/>
        </w:rPr>
        <w:t>studies</w:t>
      </w:r>
      <w:r>
        <w:rPr>
          <w:spacing w:val="-4"/>
        </w:rPr>
        <w:t xml:space="preserve"> </w:t>
      </w:r>
      <w:r>
        <w:rPr>
          <w:spacing w:val="-2"/>
        </w:rPr>
        <w:t>typically</w:t>
      </w:r>
      <w:r>
        <w:rPr>
          <w:spacing w:val="-4"/>
        </w:rPr>
        <w:t xml:space="preserve"> </w:t>
      </w:r>
      <w:r>
        <w:rPr>
          <w:spacing w:val="-2"/>
        </w:rPr>
        <w:t>start</w:t>
      </w:r>
      <w:r>
        <w:rPr>
          <w:spacing w:val="-3"/>
        </w:rPr>
        <w:t xml:space="preserve"> </w:t>
      </w:r>
      <w:r>
        <w:rPr>
          <w:spacing w:val="-2"/>
        </w:rPr>
        <w:t>with</w:t>
      </w:r>
      <w:r>
        <w:rPr>
          <w:spacing w:val="-4"/>
        </w:rPr>
        <w:t xml:space="preserve"> </w:t>
      </w:r>
      <w:r>
        <w:rPr>
          <w:spacing w:val="-2"/>
        </w:rPr>
        <w:t>a</w:t>
      </w:r>
      <w:r>
        <w:rPr>
          <w:spacing w:val="-4"/>
        </w:rPr>
        <w:t xml:space="preserve"> </w:t>
      </w:r>
      <w:r>
        <w:rPr>
          <w:spacing w:val="-2"/>
        </w:rPr>
        <w:t>predefined</w:t>
      </w:r>
      <w:r>
        <w:rPr>
          <w:spacing w:val="-3"/>
        </w:rPr>
        <w:t xml:space="preserve"> </w:t>
      </w:r>
      <w:r>
        <w:rPr>
          <w:spacing w:val="-2"/>
        </w:rPr>
        <w:t>extraction</w:t>
      </w:r>
      <w:r>
        <w:rPr>
          <w:spacing w:val="-4"/>
        </w:rPr>
        <w:t xml:space="preserve"> </w:t>
      </w:r>
      <w:r>
        <w:rPr>
          <w:spacing w:val="-2"/>
        </w:rPr>
        <w:t>form</w:t>
      </w:r>
      <w:r>
        <w:rPr>
          <w:spacing w:val="-3"/>
        </w:rPr>
        <w:t xml:space="preserve"> </w:t>
      </w:r>
      <w:r>
        <w:rPr>
          <w:spacing w:val="-2"/>
        </w:rPr>
        <w:t>or</w:t>
      </w:r>
      <w:r>
        <w:rPr>
          <w:spacing w:val="-4"/>
        </w:rPr>
        <w:t xml:space="preserve"> </w:t>
      </w:r>
      <w:r>
        <w:rPr>
          <w:spacing w:val="-2"/>
        </w:rPr>
        <w:t>schema</w:t>
      </w:r>
      <w:r>
        <w:rPr>
          <w:spacing w:val="-4"/>
        </w:rPr>
        <w:t xml:space="preserve"> </w:t>
      </w:r>
      <w:r>
        <w:rPr>
          <w:spacing w:val="-2"/>
        </w:rPr>
        <w:t>that</w:t>
      </w:r>
      <w:r>
        <w:rPr>
          <w:spacing w:val="-3"/>
        </w:rPr>
        <w:t xml:space="preserve"> </w:t>
      </w:r>
      <w:r>
        <w:rPr>
          <w:spacing w:val="-2"/>
        </w:rPr>
        <w:t>specifies</w:t>
      </w:r>
      <w:r>
        <w:rPr>
          <w:spacing w:val="-4"/>
        </w:rPr>
        <w:t xml:space="preserve"> </w:t>
      </w:r>
      <w:r>
        <w:rPr>
          <w:spacing w:val="-2"/>
        </w:rPr>
        <w:t xml:space="preserve">the </w:t>
      </w:r>
      <w:r>
        <w:t>information</w:t>
      </w:r>
      <w:r>
        <w:rPr>
          <w:spacing w:val="-1"/>
        </w:rPr>
        <w:t xml:space="preserve"> </w:t>
      </w:r>
      <w:r>
        <w:t>to</w:t>
      </w:r>
      <w:r>
        <w:rPr>
          <w:spacing w:val="-1"/>
        </w:rPr>
        <w:t xml:space="preserve"> </w:t>
      </w:r>
      <w:r>
        <w:t>be</w:t>
      </w:r>
      <w:r>
        <w:rPr>
          <w:spacing w:val="-1"/>
        </w:rPr>
        <w:t xml:space="preserve"> </w:t>
      </w:r>
      <w:r>
        <w:t>extracted</w:t>
      </w:r>
      <w:r>
        <w:rPr>
          <w:spacing w:val="-1"/>
        </w:rPr>
        <w:t xml:space="preserve"> </w:t>
      </w:r>
      <w:r>
        <w:t>(e.g.,</w:t>
      </w:r>
      <w:r>
        <w:rPr>
          <w:spacing w:val="-1"/>
        </w:rPr>
        <w:t xml:space="preserve"> </w:t>
      </w:r>
      <w:r>
        <w:t>[</w:t>
      </w:r>
      <w:hyperlink w:anchor="_bookmark25" w:history="1">
        <w:r>
          <w:rPr>
            <w:color w:val="0000FF"/>
          </w:rPr>
          <w:t>25</w:t>
        </w:r>
      </w:hyperlink>
      <w:r>
        <w:t>,</w:t>
      </w:r>
      <w:r>
        <w:rPr>
          <w:spacing w:val="-1"/>
        </w:rPr>
        <w:t xml:space="preserve"> </w:t>
      </w:r>
      <w:hyperlink w:anchor="_bookmark43" w:history="1">
        <w:r>
          <w:rPr>
            <w:color w:val="0000FF"/>
          </w:rPr>
          <w:t>55</w:t>
        </w:r>
      </w:hyperlink>
      <w:r>
        <w:t>]).</w:t>
      </w:r>
      <w:r>
        <w:rPr>
          <w:spacing w:val="-1"/>
        </w:rPr>
        <w:t xml:space="preserve"> </w:t>
      </w:r>
      <w:r>
        <w:t>These</w:t>
      </w:r>
      <w:r>
        <w:rPr>
          <w:spacing w:val="-1"/>
        </w:rPr>
        <w:t xml:space="preserve"> </w:t>
      </w:r>
      <w:r>
        <w:t>specifications</w:t>
      </w:r>
      <w:r>
        <w:rPr>
          <w:spacing w:val="-1"/>
        </w:rPr>
        <w:t xml:space="preserve"> </w:t>
      </w:r>
      <w:r>
        <w:t>determine</w:t>
      </w:r>
      <w:r>
        <w:rPr>
          <w:spacing w:val="-1"/>
        </w:rPr>
        <w:t xml:space="preserve"> </w:t>
      </w:r>
      <w:r>
        <w:t>not</w:t>
      </w:r>
      <w:r>
        <w:rPr>
          <w:spacing w:val="-1"/>
        </w:rPr>
        <w:t xml:space="preserve"> </w:t>
      </w:r>
      <w:r>
        <w:t>only</w:t>
      </w:r>
      <w:r>
        <w:rPr>
          <w:spacing w:val="-1"/>
        </w:rPr>
        <w:t xml:space="preserve"> </w:t>
      </w:r>
      <w:r>
        <w:t>what</w:t>
      </w:r>
      <w:r>
        <w:rPr>
          <w:spacing w:val="-1"/>
        </w:rPr>
        <w:t xml:space="preserve"> </w:t>
      </w:r>
      <w:r>
        <w:t>information</w:t>
      </w:r>
      <w:r>
        <w:rPr>
          <w:spacing w:val="-1"/>
        </w:rPr>
        <w:t xml:space="preserve"> </w:t>
      </w:r>
      <w:r>
        <w:t xml:space="preserve">is </w:t>
      </w:r>
      <w:r>
        <w:rPr>
          <w:spacing w:val="-4"/>
        </w:rPr>
        <w:t>collected</w:t>
      </w:r>
      <w:r>
        <w:rPr>
          <w:spacing w:val="-7"/>
        </w:rPr>
        <w:t xml:space="preserve"> </w:t>
      </w:r>
      <w:r>
        <w:rPr>
          <w:spacing w:val="-4"/>
        </w:rPr>
        <w:t>but</w:t>
      </w:r>
      <w:r>
        <w:rPr>
          <w:spacing w:val="-7"/>
        </w:rPr>
        <w:t xml:space="preserve"> </w:t>
      </w:r>
      <w:r>
        <w:rPr>
          <w:spacing w:val="-4"/>
        </w:rPr>
        <w:t>also</w:t>
      </w:r>
      <w:r>
        <w:rPr>
          <w:spacing w:val="-7"/>
        </w:rPr>
        <w:t xml:space="preserve"> </w:t>
      </w:r>
      <w:r>
        <w:rPr>
          <w:spacing w:val="-4"/>
        </w:rPr>
        <w:t>how</w:t>
      </w:r>
      <w:r>
        <w:rPr>
          <w:spacing w:val="-7"/>
        </w:rPr>
        <w:t xml:space="preserve"> </w:t>
      </w:r>
      <w:r>
        <w:rPr>
          <w:spacing w:val="-4"/>
        </w:rPr>
        <w:t>choices</w:t>
      </w:r>
      <w:r>
        <w:rPr>
          <w:spacing w:val="-7"/>
        </w:rPr>
        <w:t xml:space="preserve"> </w:t>
      </w:r>
      <w:r>
        <w:rPr>
          <w:spacing w:val="-4"/>
        </w:rPr>
        <w:t>among</w:t>
      </w:r>
      <w:r>
        <w:rPr>
          <w:spacing w:val="-7"/>
        </w:rPr>
        <w:t xml:space="preserve"> </w:t>
      </w:r>
      <w:r>
        <w:rPr>
          <w:spacing w:val="-4"/>
        </w:rPr>
        <w:t>multiple</w:t>
      </w:r>
      <w:r>
        <w:rPr>
          <w:spacing w:val="-7"/>
        </w:rPr>
        <w:t xml:space="preserve"> </w:t>
      </w:r>
      <w:r>
        <w:rPr>
          <w:spacing w:val="-4"/>
        </w:rPr>
        <w:t>eligible</w:t>
      </w:r>
      <w:r>
        <w:rPr>
          <w:spacing w:val="-7"/>
        </w:rPr>
        <w:t xml:space="preserve"> </w:t>
      </w:r>
      <w:r>
        <w:rPr>
          <w:spacing w:val="-4"/>
        </w:rPr>
        <w:t>outcome</w:t>
      </w:r>
      <w:r>
        <w:rPr>
          <w:spacing w:val="-7"/>
        </w:rPr>
        <w:t xml:space="preserve"> </w:t>
      </w:r>
      <w:r>
        <w:rPr>
          <w:spacing w:val="-4"/>
        </w:rPr>
        <w:t>measures,</w:t>
      </w:r>
      <w:r>
        <w:rPr>
          <w:spacing w:val="-7"/>
        </w:rPr>
        <w:t xml:space="preserve"> </w:t>
      </w:r>
      <w:r>
        <w:rPr>
          <w:spacing w:val="-4"/>
        </w:rPr>
        <w:t>time</w:t>
      </w:r>
      <w:r>
        <w:rPr>
          <w:spacing w:val="-7"/>
        </w:rPr>
        <w:t xml:space="preserve"> </w:t>
      </w:r>
      <w:r>
        <w:rPr>
          <w:spacing w:val="-4"/>
        </w:rPr>
        <w:t>points,</w:t>
      </w:r>
      <w:r>
        <w:rPr>
          <w:spacing w:val="-7"/>
        </w:rPr>
        <w:t xml:space="preserve"> </w:t>
      </w:r>
      <w:r>
        <w:rPr>
          <w:spacing w:val="-4"/>
        </w:rPr>
        <w:t>analysis</w:t>
      </w:r>
      <w:r>
        <w:rPr>
          <w:spacing w:val="-7"/>
        </w:rPr>
        <w:t xml:space="preserve"> </w:t>
      </w:r>
      <w:r>
        <w:rPr>
          <w:spacing w:val="-4"/>
        </w:rPr>
        <w:t xml:space="preserve">populations, </w:t>
      </w:r>
      <w:r>
        <w:t>and effect estimates are resolved [</w:t>
      </w:r>
      <w:hyperlink w:anchor="_bookmark60" w:history="1">
        <w:r>
          <w:rPr>
            <w:color w:val="0000FF"/>
          </w:rPr>
          <w:t>74</w:t>
        </w:r>
      </w:hyperlink>
      <w:r>
        <w:t xml:space="preserve">, </w:t>
      </w:r>
      <w:hyperlink w:anchor="_bookmark61" w:history="1">
        <w:r>
          <w:rPr>
            <w:color w:val="0000FF"/>
          </w:rPr>
          <w:t>75</w:t>
        </w:r>
      </w:hyperlink>
      <w:r>
        <w:t>]. Clear outcome definitions are therefore essential for accurate data</w:t>
      </w:r>
      <w:r>
        <w:rPr>
          <w:spacing w:val="-2"/>
        </w:rPr>
        <w:t xml:space="preserve"> </w:t>
      </w:r>
      <w:r>
        <w:t>extraction,</w:t>
      </w:r>
      <w:r>
        <w:rPr>
          <w:spacing w:val="-2"/>
        </w:rPr>
        <w:t xml:space="preserve"> </w:t>
      </w:r>
      <w:r>
        <w:t>whether</w:t>
      </w:r>
      <w:r>
        <w:rPr>
          <w:spacing w:val="-2"/>
        </w:rPr>
        <w:t xml:space="preserve"> </w:t>
      </w:r>
      <w:r>
        <w:t>performed</w:t>
      </w:r>
      <w:r>
        <w:rPr>
          <w:spacing w:val="-2"/>
        </w:rPr>
        <w:t xml:space="preserve"> </w:t>
      </w:r>
      <w:r>
        <w:t>by</w:t>
      </w:r>
      <w:r>
        <w:rPr>
          <w:spacing w:val="-2"/>
        </w:rPr>
        <w:t xml:space="preserve"> </w:t>
      </w:r>
      <w:r>
        <w:t>human</w:t>
      </w:r>
      <w:r>
        <w:rPr>
          <w:spacing w:val="-2"/>
        </w:rPr>
        <w:t xml:space="preserve"> </w:t>
      </w:r>
      <w:r>
        <w:t>reviewers</w:t>
      </w:r>
      <w:r>
        <w:rPr>
          <w:spacing w:val="-2"/>
        </w:rPr>
        <w:t xml:space="preserve"> </w:t>
      </w:r>
      <w:r>
        <w:t>or</w:t>
      </w:r>
      <w:r>
        <w:rPr>
          <w:spacing w:val="-2"/>
        </w:rPr>
        <w:t xml:space="preserve"> </w:t>
      </w:r>
      <w:r>
        <w:t>LLMs.</w:t>
      </w:r>
      <w:r>
        <w:rPr>
          <w:spacing w:val="-2"/>
        </w:rPr>
        <w:t xml:space="preserve"> </w:t>
      </w:r>
      <w:r>
        <w:t>In</w:t>
      </w:r>
      <w:r>
        <w:rPr>
          <w:spacing w:val="-2"/>
        </w:rPr>
        <w:t xml:space="preserve"> </w:t>
      </w:r>
      <w:r>
        <w:t>a</w:t>
      </w:r>
      <w:r>
        <w:rPr>
          <w:spacing w:val="-2"/>
        </w:rPr>
        <w:t xml:space="preserve"> </w:t>
      </w:r>
      <w:r>
        <w:t>large-scale</w:t>
      </w:r>
      <w:r>
        <w:rPr>
          <w:spacing w:val="-2"/>
        </w:rPr>
        <w:t xml:space="preserve"> </w:t>
      </w:r>
      <w:r>
        <w:t>reproducibility</w:t>
      </w:r>
      <w:r>
        <w:rPr>
          <w:spacing w:val="-2"/>
        </w:rPr>
        <w:t xml:space="preserve"> </w:t>
      </w:r>
      <w:r>
        <w:t xml:space="preserve">study </w:t>
      </w:r>
      <w:r>
        <w:rPr>
          <w:spacing w:val="-2"/>
        </w:rPr>
        <w:t>of human extraction of adverse-event data, 29.9% of unreproducible trial-level extractions were classified as</w:t>
      </w:r>
      <w:r>
        <w:rPr>
          <w:spacing w:val="-6"/>
        </w:rPr>
        <w:t xml:space="preserve"> </w:t>
      </w:r>
      <w:r>
        <w:rPr>
          <w:spacing w:val="-2"/>
        </w:rPr>
        <w:t>ambiguous,</w:t>
      </w:r>
      <w:r>
        <w:rPr>
          <w:spacing w:val="-6"/>
        </w:rPr>
        <w:t xml:space="preserve"> </w:t>
      </w:r>
      <w:r>
        <w:rPr>
          <w:spacing w:val="-2"/>
        </w:rPr>
        <w:t>primarily</w:t>
      </w:r>
      <w:r>
        <w:rPr>
          <w:spacing w:val="-6"/>
        </w:rPr>
        <w:t xml:space="preserve"> </w:t>
      </w:r>
      <w:r>
        <w:rPr>
          <w:spacing w:val="-2"/>
        </w:rPr>
        <w:t>because</w:t>
      </w:r>
      <w:r>
        <w:rPr>
          <w:spacing w:val="-5"/>
        </w:rPr>
        <w:t xml:space="preserve"> </w:t>
      </w:r>
      <w:r>
        <w:rPr>
          <w:spacing w:val="-2"/>
        </w:rPr>
        <w:t>outcome</w:t>
      </w:r>
      <w:r>
        <w:rPr>
          <w:spacing w:val="-6"/>
        </w:rPr>
        <w:t xml:space="preserve"> </w:t>
      </w:r>
      <w:r>
        <w:rPr>
          <w:spacing w:val="-2"/>
        </w:rPr>
        <w:t>definitions</w:t>
      </w:r>
      <w:r>
        <w:rPr>
          <w:spacing w:val="-6"/>
        </w:rPr>
        <w:t xml:space="preserve"> </w:t>
      </w:r>
      <w:r>
        <w:rPr>
          <w:spacing w:val="-2"/>
        </w:rPr>
        <w:t>were</w:t>
      </w:r>
      <w:r>
        <w:rPr>
          <w:spacing w:val="-6"/>
        </w:rPr>
        <w:t xml:space="preserve"> </w:t>
      </w:r>
      <w:r>
        <w:rPr>
          <w:spacing w:val="-2"/>
        </w:rPr>
        <w:t>unclear</w:t>
      </w:r>
      <w:r>
        <w:rPr>
          <w:spacing w:val="-5"/>
        </w:rPr>
        <w:t xml:space="preserve"> </w:t>
      </w:r>
      <w:r>
        <w:rPr>
          <w:spacing w:val="-2"/>
        </w:rPr>
        <w:t>[</w:t>
      </w:r>
      <w:hyperlink w:anchor="_bookmark62" w:history="1">
        <w:r>
          <w:rPr>
            <w:color w:val="0000FF"/>
            <w:spacing w:val="-2"/>
          </w:rPr>
          <w:t>76</w:t>
        </w:r>
      </w:hyperlink>
      <w:r>
        <w:rPr>
          <w:spacing w:val="-2"/>
        </w:rPr>
        <w:t>].</w:t>
      </w:r>
      <w:r>
        <w:rPr>
          <w:spacing w:val="-6"/>
        </w:rPr>
        <w:t xml:space="preserve"> </w:t>
      </w:r>
      <w:r>
        <w:rPr>
          <w:spacing w:val="-2"/>
        </w:rPr>
        <w:t>LLM</w:t>
      </w:r>
      <w:r>
        <w:rPr>
          <w:spacing w:val="-6"/>
        </w:rPr>
        <w:t xml:space="preserve"> </w:t>
      </w:r>
      <w:r>
        <w:rPr>
          <w:spacing w:val="-2"/>
        </w:rPr>
        <w:t>extraction</w:t>
      </w:r>
      <w:r>
        <w:rPr>
          <w:spacing w:val="-5"/>
        </w:rPr>
        <w:t xml:space="preserve"> </w:t>
      </w:r>
      <w:r>
        <w:rPr>
          <w:spacing w:val="-2"/>
        </w:rPr>
        <w:t>appears</w:t>
      </w:r>
      <w:r>
        <w:rPr>
          <w:spacing w:val="-5"/>
        </w:rPr>
        <w:t xml:space="preserve"> </w:t>
      </w:r>
      <w:r>
        <w:rPr>
          <w:spacing w:val="-2"/>
        </w:rPr>
        <w:t xml:space="preserve">similarly sensitive to such complexity: performance deteriorated when outcomes were ambiguous, multiple similar </w:t>
      </w:r>
      <w:r>
        <w:t>measures were reported, or the required values had to be inferred [</w:t>
      </w:r>
      <w:hyperlink w:anchor="_bookmark63" w:history="1">
        <w:r>
          <w:rPr>
            <w:color w:val="0000FF"/>
          </w:rPr>
          <w:t>77</w:t>
        </w:r>
      </w:hyperlink>
      <w:r>
        <w:t>].</w:t>
      </w:r>
    </w:p>
    <w:p w14:paraId="61150344" w14:textId="77777777" w:rsidR="00EF4BD5" w:rsidRDefault="00000000">
      <w:pPr>
        <w:pStyle w:val="BodyText"/>
        <w:spacing w:line="218" w:lineRule="exact"/>
        <w:ind w:left="730"/>
      </w:pPr>
      <w:r>
        <w:rPr>
          <w:spacing w:val="-2"/>
        </w:rPr>
        <w:t>The</w:t>
      </w:r>
      <w:r>
        <w:rPr>
          <w:spacing w:val="1"/>
        </w:rPr>
        <w:t xml:space="preserve"> </w:t>
      </w:r>
      <w:r>
        <w:rPr>
          <w:spacing w:val="-2"/>
        </w:rPr>
        <w:t>lumper-splitter</w:t>
      </w:r>
      <w:r>
        <w:rPr>
          <w:spacing w:val="1"/>
        </w:rPr>
        <w:t xml:space="preserve"> </w:t>
      </w:r>
      <w:r>
        <w:rPr>
          <w:spacing w:val="-2"/>
        </w:rPr>
        <w:t>problem</w:t>
      </w:r>
      <w:r>
        <w:rPr>
          <w:spacing w:val="1"/>
        </w:rPr>
        <w:t xml:space="preserve"> </w:t>
      </w:r>
      <w:r>
        <w:rPr>
          <w:spacing w:val="-2"/>
        </w:rPr>
        <w:t>discussed</w:t>
      </w:r>
      <w:r>
        <w:rPr>
          <w:spacing w:val="1"/>
        </w:rPr>
        <w:t xml:space="preserve"> </w:t>
      </w:r>
      <w:r>
        <w:rPr>
          <w:spacing w:val="-2"/>
        </w:rPr>
        <w:t>in</w:t>
      </w:r>
      <w:r>
        <w:rPr>
          <w:spacing w:val="1"/>
        </w:rPr>
        <w:t xml:space="preserve"> </w:t>
      </w:r>
      <w:r>
        <w:rPr>
          <w:spacing w:val="-2"/>
        </w:rPr>
        <w:t>Section</w:t>
      </w:r>
      <w:r>
        <w:rPr>
          <w:spacing w:val="1"/>
        </w:rPr>
        <w:t xml:space="preserve"> </w:t>
      </w:r>
      <w:hyperlink w:anchor="_bookmark1" w:history="1">
        <w:r>
          <w:rPr>
            <w:color w:val="0000FF"/>
            <w:spacing w:val="-2"/>
          </w:rPr>
          <w:t>3.2</w:t>
        </w:r>
      </w:hyperlink>
      <w:r>
        <w:rPr>
          <w:color w:val="0000FF"/>
          <w:spacing w:val="1"/>
        </w:rPr>
        <w:t xml:space="preserve"> </w:t>
      </w:r>
      <w:r>
        <w:rPr>
          <w:spacing w:val="-2"/>
        </w:rPr>
        <w:t>also</w:t>
      </w:r>
      <w:r>
        <w:rPr>
          <w:spacing w:val="1"/>
        </w:rPr>
        <w:t xml:space="preserve"> </w:t>
      </w:r>
      <w:r>
        <w:rPr>
          <w:spacing w:val="-2"/>
        </w:rPr>
        <w:t>arises</w:t>
      </w:r>
      <w:r>
        <w:rPr>
          <w:spacing w:val="1"/>
        </w:rPr>
        <w:t xml:space="preserve"> </w:t>
      </w:r>
      <w:r>
        <w:rPr>
          <w:spacing w:val="-2"/>
        </w:rPr>
        <w:t>when</w:t>
      </w:r>
      <w:r>
        <w:rPr>
          <w:spacing w:val="1"/>
        </w:rPr>
        <w:t xml:space="preserve"> </w:t>
      </w:r>
      <w:r>
        <w:rPr>
          <w:spacing w:val="-2"/>
        </w:rPr>
        <w:t>defining</w:t>
      </w:r>
      <w:r>
        <w:rPr>
          <w:spacing w:val="1"/>
        </w:rPr>
        <w:t xml:space="preserve"> </w:t>
      </w:r>
      <w:r>
        <w:rPr>
          <w:spacing w:val="-2"/>
        </w:rPr>
        <w:t>review-level</w:t>
      </w:r>
      <w:r>
        <w:rPr>
          <w:spacing w:val="1"/>
        </w:rPr>
        <w:t xml:space="preserve"> </w:t>
      </w:r>
      <w:r>
        <w:rPr>
          <w:spacing w:val="-2"/>
        </w:rPr>
        <w:t>outcomes</w:t>
      </w:r>
    </w:p>
    <w:p w14:paraId="7E2B4162" w14:textId="77777777" w:rsidR="00EF4BD5" w:rsidRDefault="00000000">
      <w:pPr>
        <w:pStyle w:val="BodyText"/>
        <w:spacing w:before="13" w:line="254" w:lineRule="auto"/>
        <w:ind w:left="431" w:right="86"/>
      </w:pPr>
      <w:r>
        <w:t>[</w:t>
      </w:r>
      <w:hyperlink w:anchor="_bookmark64" w:history="1">
        <w:r>
          <w:rPr>
            <w:color w:val="0000FF"/>
          </w:rPr>
          <w:t>78</w:t>
        </w:r>
      </w:hyperlink>
      <w:r>
        <w:t>]:</w:t>
      </w:r>
      <w:r>
        <w:rPr>
          <w:spacing w:val="-3"/>
        </w:rPr>
        <w:t xml:space="preserve"> </w:t>
      </w:r>
      <w:r>
        <w:t>reviewers</w:t>
      </w:r>
      <w:r>
        <w:rPr>
          <w:spacing w:val="-3"/>
        </w:rPr>
        <w:t xml:space="preserve"> </w:t>
      </w:r>
      <w:r>
        <w:t>must</w:t>
      </w:r>
      <w:r>
        <w:rPr>
          <w:spacing w:val="-3"/>
        </w:rPr>
        <w:t xml:space="preserve"> </w:t>
      </w:r>
      <w:r>
        <w:t>decide</w:t>
      </w:r>
      <w:r>
        <w:rPr>
          <w:spacing w:val="-3"/>
        </w:rPr>
        <w:t xml:space="preserve"> </w:t>
      </w:r>
      <w:r>
        <w:t>which</w:t>
      </w:r>
      <w:r>
        <w:rPr>
          <w:spacing w:val="-3"/>
        </w:rPr>
        <w:t xml:space="preserve"> </w:t>
      </w:r>
      <w:r>
        <w:t>outcomes</w:t>
      </w:r>
      <w:r>
        <w:rPr>
          <w:spacing w:val="-3"/>
        </w:rPr>
        <w:t xml:space="preserve"> </w:t>
      </w:r>
      <w:r>
        <w:t>to</w:t>
      </w:r>
      <w:r>
        <w:rPr>
          <w:spacing w:val="-3"/>
        </w:rPr>
        <w:t xml:space="preserve"> </w:t>
      </w:r>
      <w:r>
        <w:t>include</w:t>
      </w:r>
      <w:r>
        <w:rPr>
          <w:spacing w:val="-3"/>
        </w:rPr>
        <w:t xml:space="preserve"> </w:t>
      </w:r>
      <w:r>
        <w:t>and</w:t>
      </w:r>
      <w:r>
        <w:rPr>
          <w:spacing w:val="-3"/>
        </w:rPr>
        <w:t xml:space="preserve"> </w:t>
      </w:r>
      <w:r>
        <w:t>how</w:t>
      </w:r>
      <w:r>
        <w:rPr>
          <w:spacing w:val="-3"/>
        </w:rPr>
        <w:t xml:space="preserve"> </w:t>
      </w:r>
      <w:r>
        <w:t>to</w:t>
      </w:r>
      <w:r>
        <w:rPr>
          <w:spacing w:val="-3"/>
        </w:rPr>
        <w:t xml:space="preserve"> </w:t>
      </w:r>
      <w:r>
        <w:t>align</w:t>
      </w:r>
      <w:r>
        <w:rPr>
          <w:spacing w:val="-3"/>
        </w:rPr>
        <w:t xml:space="preserve"> </w:t>
      </w:r>
      <w:r>
        <w:t>them</w:t>
      </w:r>
      <w:r>
        <w:rPr>
          <w:spacing w:val="-3"/>
        </w:rPr>
        <w:t xml:space="preserve"> </w:t>
      </w:r>
      <w:r>
        <w:t>across</w:t>
      </w:r>
      <w:r>
        <w:rPr>
          <w:spacing w:val="-3"/>
        </w:rPr>
        <w:t xml:space="preserve"> </w:t>
      </w:r>
      <w:r>
        <w:t>studies.</w:t>
      </w:r>
      <w:r>
        <w:rPr>
          <w:spacing w:val="-3"/>
        </w:rPr>
        <w:t xml:space="preserve"> </w:t>
      </w:r>
      <w:r>
        <w:t xml:space="preserve">Outcomes </w:t>
      </w:r>
      <w:r>
        <w:rPr>
          <w:spacing w:val="-2"/>
        </w:rPr>
        <w:t xml:space="preserve">with similar labels but inherently different meanings must be kept separate, whereas conceptually similar </w:t>
      </w:r>
      <w:r>
        <w:t>outcomes</w:t>
      </w:r>
      <w:r>
        <w:rPr>
          <w:spacing w:val="7"/>
        </w:rPr>
        <w:t xml:space="preserve"> </w:t>
      </w:r>
      <w:r>
        <w:t>with</w:t>
      </w:r>
      <w:r>
        <w:rPr>
          <w:spacing w:val="7"/>
        </w:rPr>
        <w:t xml:space="preserve"> </w:t>
      </w:r>
      <w:r>
        <w:t>different</w:t>
      </w:r>
      <w:r>
        <w:rPr>
          <w:spacing w:val="7"/>
        </w:rPr>
        <w:t xml:space="preserve"> </w:t>
      </w:r>
      <w:r>
        <w:t>labels</w:t>
      </w:r>
      <w:r>
        <w:rPr>
          <w:spacing w:val="7"/>
        </w:rPr>
        <w:t xml:space="preserve"> </w:t>
      </w:r>
      <w:r>
        <w:t>must</w:t>
      </w:r>
      <w:r>
        <w:rPr>
          <w:spacing w:val="8"/>
        </w:rPr>
        <w:t xml:space="preserve"> </w:t>
      </w:r>
      <w:r>
        <w:t>be</w:t>
      </w:r>
      <w:r>
        <w:rPr>
          <w:spacing w:val="7"/>
        </w:rPr>
        <w:t xml:space="preserve"> </w:t>
      </w:r>
      <w:r>
        <w:t>mapped</w:t>
      </w:r>
      <w:r>
        <w:rPr>
          <w:spacing w:val="7"/>
        </w:rPr>
        <w:t xml:space="preserve"> </w:t>
      </w:r>
      <w:r>
        <w:t>onto</w:t>
      </w:r>
      <w:r>
        <w:rPr>
          <w:spacing w:val="7"/>
        </w:rPr>
        <w:t xml:space="preserve"> </w:t>
      </w:r>
      <w:r>
        <w:t>a</w:t>
      </w:r>
      <w:r>
        <w:rPr>
          <w:spacing w:val="8"/>
        </w:rPr>
        <w:t xml:space="preserve"> </w:t>
      </w:r>
      <w:r>
        <w:t>common</w:t>
      </w:r>
      <w:r>
        <w:rPr>
          <w:spacing w:val="7"/>
        </w:rPr>
        <w:t xml:space="preserve"> </w:t>
      </w:r>
      <w:r>
        <w:t>construct</w:t>
      </w:r>
      <w:r>
        <w:rPr>
          <w:spacing w:val="7"/>
        </w:rPr>
        <w:t xml:space="preserve"> </w:t>
      </w:r>
      <w:r>
        <w:t>(see</w:t>
      </w:r>
      <w:r>
        <w:rPr>
          <w:spacing w:val="7"/>
        </w:rPr>
        <w:t xml:space="preserve"> </w:t>
      </w:r>
      <w:hyperlink w:anchor="_bookmark4" w:history="1">
        <w:r>
          <w:rPr>
            <w:color w:val="0000FF"/>
          </w:rPr>
          <w:t>Figure</w:t>
        </w:r>
        <w:r>
          <w:rPr>
            <w:color w:val="0000FF"/>
            <w:spacing w:val="8"/>
          </w:rPr>
          <w:t xml:space="preserve"> </w:t>
        </w:r>
        <w:r>
          <w:rPr>
            <w:color w:val="0000FF"/>
          </w:rPr>
          <w:t>4</w:t>
        </w:r>
      </w:hyperlink>
      <w:r>
        <w:rPr>
          <w:color w:val="0000FF"/>
          <w:spacing w:val="7"/>
        </w:rPr>
        <w:t xml:space="preserve"> </w:t>
      </w:r>
      <w:r>
        <w:t>for</w:t>
      </w:r>
      <w:r>
        <w:rPr>
          <w:spacing w:val="7"/>
        </w:rPr>
        <w:t xml:space="preserve"> </w:t>
      </w:r>
      <w:r>
        <w:rPr>
          <w:spacing w:val="-2"/>
        </w:rPr>
        <w:t>examples).</w:t>
      </w:r>
    </w:p>
    <w:p w14:paraId="5C784C34" w14:textId="77777777" w:rsidR="00EF4BD5" w:rsidRDefault="00EF4BD5">
      <w:pPr>
        <w:pStyle w:val="BodyText"/>
        <w:spacing w:line="254" w:lineRule="auto"/>
        <w:sectPr w:rsidR="00EF4BD5">
          <w:type w:val="continuous"/>
          <w:pgSz w:w="11910" w:h="16840"/>
          <w:pgMar w:top="1920" w:right="1133" w:bottom="860" w:left="1133" w:header="0" w:footer="678" w:gutter="0"/>
          <w:cols w:space="720"/>
        </w:sectPr>
      </w:pPr>
    </w:p>
    <w:p w14:paraId="0E104D9F" w14:textId="77777777" w:rsidR="00EF4BD5" w:rsidRDefault="00EF4BD5">
      <w:pPr>
        <w:pStyle w:val="BodyText"/>
        <w:spacing w:before="134"/>
        <w:jc w:val="left"/>
        <w:rPr>
          <w:sz w:val="17"/>
        </w:rPr>
      </w:pPr>
    </w:p>
    <w:p w14:paraId="227E815D" w14:textId="77777777" w:rsidR="00EF4BD5" w:rsidRDefault="00000000">
      <w:pPr>
        <w:ind w:left="1249"/>
        <w:rPr>
          <w:rFonts w:ascii="Arial"/>
          <w:b/>
          <w:sz w:val="17"/>
        </w:rPr>
      </w:pPr>
      <w:r>
        <w:rPr>
          <w:rFonts w:ascii="Arial"/>
          <w:b/>
          <w:noProof/>
          <w:sz w:val="17"/>
        </w:rPr>
        <mc:AlternateContent>
          <mc:Choice Requires="wpg">
            <w:drawing>
              <wp:anchor distT="0" distB="0" distL="0" distR="0" simplePos="0" relativeHeight="15757312" behindDoc="0" locked="0" layoutInCell="1" allowOverlap="1" wp14:anchorId="29EDDA02" wp14:editId="24D13FFE">
                <wp:simplePos x="0" y="0"/>
                <wp:positionH relativeFrom="page">
                  <wp:posOffset>2543039</wp:posOffset>
                </wp:positionH>
                <wp:positionV relativeFrom="paragraph">
                  <wp:posOffset>-205405</wp:posOffset>
                </wp:positionV>
                <wp:extent cx="3241040" cy="115062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1150620"/>
                          <a:chOff x="0" y="0"/>
                          <a:chExt cx="3241040" cy="1150620"/>
                        </a:xfrm>
                      </wpg:grpSpPr>
                      <wps:wsp>
                        <wps:cNvPr id="193" name="Graphic 193"/>
                        <wps:cNvSpPr/>
                        <wps:spPr>
                          <a:xfrm>
                            <a:off x="8064" y="8064"/>
                            <a:ext cx="1011555" cy="506095"/>
                          </a:xfrm>
                          <a:custGeom>
                            <a:avLst/>
                            <a:gdLst/>
                            <a:ahLst/>
                            <a:cxnLst/>
                            <a:rect l="l" t="t" r="r" b="b"/>
                            <a:pathLst>
                              <a:path w="1011555" h="506095">
                                <a:moveTo>
                                  <a:pt x="942744" y="0"/>
                                </a:move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close/>
                              </a:path>
                            </a:pathLst>
                          </a:custGeom>
                          <a:solidFill>
                            <a:srgbClr val="F4F4F4"/>
                          </a:solidFill>
                        </wps:spPr>
                        <wps:bodyPr wrap="square" lIns="0" tIns="0" rIns="0" bIns="0" rtlCol="0">
                          <a:prstTxWarp prst="textNoShape">
                            <a:avLst/>
                          </a:prstTxWarp>
                          <a:noAutofit/>
                        </wps:bodyPr>
                      </wps:wsp>
                      <wps:wsp>
                        <wps:cNvPr id="194" name="Graphic 194"/>
                        <wps:cNvSpPr/>
                        <wps:spPr>
                          <a:xfrm>
                            <a:off x="8064" y="8064"/>
                            <a:ext cx="1011555" cy="506095"/>
                          </a:xfrm>
                          <a:custGeom>
                            <a:avLst/>
                            <a:gdLst/>
                            <a:ahLst/>
                            <a:cxnLst/>
                            <a:rect l="l" t="t" r="r" b="b"/>
                            <a:pathLst>
                              <a:path w="1011555" h="506095">
                                <a:moveTo>
                                  <a:pt x="68314" y="505529"/>
                                </a:move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close/>
                              </a:path>
                            </a:pathLst>
                          </a:custGeom>
                          <a:ln w="16129">
                            <a:solidFill>
                              <a:srgbClr val="9A9A9A"/>
                            </a:solidFill>
                            <a:prstDash val="solid"/>
                          </a:ln>
                        </wps:spPr>
                        <wps:bodyPr wrap="square" lIns="0" tIns="0" rIns="0" bIns="0" rtlCol="0">
                          <a:prstTxWarp prst="textNoShape">
                            <a:avLst/>
                          </a:prstTxWarp>
                          <a:noAutofit/>
                        </wps:bodyPr>
                      </wps:wsp>
                      <wps:wsp>
                        <wps:cNvPr id="195" name="Graphic 195"/>
                        <wps:cNvSpPr/>
                        <wps:spPr>
                          <a:xfrm>
                            <a:off x="1114765" y="8064"/>
                            <a:ext cx="1011555" cy="506095"/>
                          </a:xfrm>
                          <a:custGeom>
                            <a:avLst/>
                            <a:gdLst/>
                            <a:ahLst/>
                            <a:cxnLst/>
                            <a:rect l="l" t="t" r="r" b="b"/>
                            <a:pathLst>
                              <a:path w="1011555" h="506095">
                                <a:moveTo>
                                  <a:pt x="942744" y="0"/>
                                </a:move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close/>
                              </a:path>
                            </a:pathLst>
                          </a:custGeom>
                          <a:solidFill>
                            <a:srgbClr val="F4F4F4"/>
                          </a:solidFill>
                        </wps:spPr>
                        <wps:bodyPr wrap="square" lIns="0" tIns="0" rIns="0" bIns="0" rtlCol="0">
                          <a:prstTxWarp prst="textNoShape">
                            <a:avLst/>
                          </a:prstTxWarp>
                          <a:noAutofit/>
                        </wps:bodyPr>
                      </wps:wsp>
                      <wps:wsp>
                        <wps:cNvPr id="196" name="Graphic 196"/>
                        <wps:cNvSpPr/>
                        <wps:spPr>
                          <a:xfrm>
                            <a:off x="1114765" y="8064"/>
                            <a:ext cx="1011555" cy="506095"/>
                          </a:xfrm>
                          <a:custGeom>
                            <a:avLst/>
                            <a:gdLst/>
                            <a:ahLst/>
                            <a:cxnLst/>
                            <a:rect l="l" t="t" r="r" b="b"/>
                            <a:pathLst>
                              <a:path w="1011555" h="506095">
                                <a:moveTo>
                                  <a:pt x="68314" y="505529"/>
                                </a:move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close/>
                              </a:path>
                            </a:pathLst>
                          </a:custGeom>
                          <a:ln w="16129">
                            <a:solidFill>
                              <a:srgbClr val="9A9A9A"/>
                            </a:solidFill>
                            <a:prstDash val="solid"/>
                          </a:ln>
                        </wps:spPr>
                        <wps:bodyPr wrap="square" lIns="0" tIns="0" rIns="0" bIns="0" rtlCol="0">
                          <a:prstTxWarp prst="textNoShape">
                            <a:avLst/>
                          </a:prstTxWarp>
                          <a:noAutofit/>
                        </wps:bodyPr>
                      </wps:wsp>
                      <wps:wsp>
                        <wps:cNvPr id="197" name="Graphic 197"/>
                        <wps:cNvSpPr/>
                        <wps:spPr>
                          <a:xfrm>
                            <a:off x="2221465" y="8064"/>
                            <a:ext cx="1011555" cy="506095"/>
                          </a:xfrm>
                          <a:custGeom>
                            <a:avLst/>
                            <a:gdLst/>
                            <a:ahLst/>
                            <a:cxnLst/>
                            <a:rect l="l" t="t" r="r" b="b"/>
                            <a:pathLst>
                              <a:path w="1011555" h="506095">
                                <a:moveTo>
                                  <a:pt x="942744" y="0"/>
                                </a:move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close/>
                              </a:path>
                            </a:pathLst>
                          </a:custGeom>
                          <a:solidFill>
                            <a:srgbClr val="F4F4F4"/>
                          </a:solidFill>
                        </wps:spPr>
                        <wps:bodyPr wrap="square" lIns="0" tIns="0" rIns="0" bIns="0" rtlCol="0">
                          <a:prstTxWarp prst="textNoShape">
                            <a:avLst/>
                          </a:prstTxWarp>
                          <a:noAutofit/>
                        </wps:bodyPr>
                      </wps:wsp>
                      <wps:wsp>
                        <wps:cNvPr id="198" name="Graphic 198"/>
                        <wps:cNvSpPr/>
                        <wps:spPr>
                          <a:xfrm>
                            <a:off x="2221465" y="8064"/>
                            <a:ext cx="1011555" cy="506095"/>
                          </a:xfrm>
                          <a:custGeom>
                            <a:avLst/>
                            <a:gdLst/>
                            <a:ahLst/>
                            <a:cxnLst/>
                            <a:rect l="l" t="t" r="r" b="b"/>
                            <a:pathLst>
                              <a:path w="1011555" h="506095">
                                <a:moveTo>
                                  <a:pt x="68314" y="505529"/>
                                </a:moveTo>
                                <a:lnTo>
                                  <a:pt x="942744" y="505529"/>
                                </a:lnTo>
                                <a:lnTo>
                                  <a:pt x="972632" y="501260"/>
                                </a:lnTo>
                                <a:lnTo>
                                  <a:pt x="993980" y="488450"/>
                                </a:lnTo>
                                <a:lnTo>
                                  <a:pt x="1006789" y="467102"/>
                                </a:lnTo>
                                <a:lnTo>
                                  <a:pt x="1011059" y="437214"/>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437214"/>
                                </a:lnTo>
                                <a:lnTo>
                                  <a:pt x="4269" y="467102"/>
                                </a:lnTo>
                                <a:lnTo>
                                  <a:pt x="17078" y="488450"/>
                                </a:lnTo>
                                <a:lnTo>
                                  <a:pt x="38427" y="501260"/>
                                </a:lnTo>
                                <a:lnTo>
                                  <a:pt x="68314" y="505529"/>
                                </a:lnTo>
                                <a:close/>
                              </a:path>
                            </a:pathLst>
                          </a:custGeom>
                          <a:ln w="16129">
                            <a:solidFill>
                              <a:srgbClr val="9A9A9A"/>
                            </a:solidFill>
                            <a:prstDash val="solid"/>
                          </a:ln>
                        </wps:spPr>
                        <wps:bodyPr wrap="square" lIns="0" tIns="0" rIns="0" bIns="0" rtlCol="0">
                          <a:prstTxWarp prst="textNoShape">
                            <a:avLst/>
                          </a:prstTxWarp>
                          <a:noAutofit/>
                        </wps:bodyPr>
                      </wps:wsp>
                      <wps:wsp>
                        <wps:cNvPr id="199" name="Graphic 199"/>
                        <wps:cNvSpPr/>
                        <wps:spPr>
                          <a:xfrm>
                            <a:off x="1254810" y="704876"/>
                            <a:ext cx="731520" cy="437515"/>
                          </a:xfrm>
                          <a:custGeom>
                            <a:avLst/>
                            <a:gdLst/>
                            <a:ahLst/>
                            <a:cxnLst/>
                            <a:rect l="l" t="t" r="r" b="b"/>
                            <a:pathLst>
                              <a:path w="731520" h="437515">
                                <a:moveTo>
                                  <a:pt x="662653" y="0"/>
                                </a:moveTo>
                                <a:lnTo>
                                  <a:pt x="68314" y="0"/>
                                </a:lnTo>
                                <a:lnTo>
                                  <a:pt x="38427" y="4269"/>
                                </a:lnTo>
                                <a:lnTo>
                                  <a:pt x="17078" y="17078"/>
                                </a:lnTo>
                                <a:lnTo>
                                  <a:pt x="4269" y="38427"/>
                                </a:lnTo>
                                <a:lnTo>
                                  <a:pt x="0" y="68314"/>
                                </a:lnTo>
                                <a:lnTo>
                                  <a:pt x="0" y="368900"/>
                                </a:lnTo>
                                <a:lnTo>
                                  <a:pt x="4269" y="398787"/>
                                </a:lnTo>
                                <a:lnTo>
                                  <a:pt x="17078" y="420136"/>
                                </a:lnTo>
                                <a:lnTo>
                                  <a:pt x="38427" y="432945"/>
                                </a:lnTo>
                                <a:lnTo>
                                  <a:pt x="68314" y="437214"/>
                                </a:lnTo>
                                <a:lnTo>
                                  <a:pt x="662653" y="437214"/>
                                </a:lnTo>
                                <a:lnTo>
                                  <a:pt x="692541" y="432945"/>
                                </a:lnTo>
                                <a:lnTo>
                                  <a:pt x="713889" y="420136"/>
                                </a:lnTo>
                                <a:lnTo>
                                  <a:pt x="726698" y="398787"/>
                                </a:lnTo>
                                <a:lnTo>
                                  <a:pt x="730968" y="368900"/>
                                </a:lnTo>
                                <a:lnTo>
                                  <a:pt x="730968" y="68314"/>
                                </a:lnTo>
                                <a:lnTo>
                                  <a:pt x="726698" y="38427"/>
                                </a:lnTo>
                                <a:lnTo>
                                  <a:pt x="713889" y="17078"/>
                                </a:lnTo>
                                <a:lnTo>
                                  <a:pt x="692541" y="4269"/>
                                </a:lnTo>
                                <a:lnTo>
                                  <a:pt x="662653" y="0"/>
                                </a:lnTo>
                                <a:close/>
                              </a:path>
                            </a:pathLst>
                          </a:custGeom>
                          <a:solidFill>
                            <a:srgbClr val="E6F2E6"/>
                          </a:solidFill>
                        </wps:spPr>
                        <wps:bodyPr wrap="square" lIns="0" tIns="0" rIns="0" bIns="0" rtlCol="0">
                          <a:prstTxWarp prst="textNoShape">
                            <a:avLst/>
                          </a:prstTxWarp>
                          <a:noAutofit/>
                        </wps:bodyPr>
                      </wps:wsp>
                      <wps:wsp>
                        <wps:cNvPr id="200" name="Graphic 200"/>
                        <wps:cNvSpPr/>
                        <wps:spPr>
                          <a:xfrm>
                            <a:off x="1254810" y="704876"/>
                            <a:ext cx="731520" cy="437515"/>
                          </a:xfrm>
                          <a:custGeom>
                            <a:avLst/>
                            <a:gdLst/>
                            <a:ahLst/>
                            <a:cxnLst/>
                            <a:rect l="l" t="t" r="r" b="b"/>
                            <a:pathLst>
                              <a:path w="731520" h="437515">
                                <a:moveTo>
                                  <a:pt x="68314" y="437214"/>
                                </a:moveTo>
                                <a:lnTo>
                                  <a:pt x="662653" y="437214"/>
                                </a:lnTo>
                                <a:lnTo>
                                  <a:pt x="692541" y="432945"/>
                                </a:lnTo>
                                <a:lnTo>
                                  <a:pt x="713889" y="420136"/>
                                </a:lnTo>
                                <a:lnTo>
                                  <a:pt x="726698" y="398787"/>
                                </a:lnTo>
                                <a:lnTo>
                                  <a:pt x="730968" y="368900"/>
                                </a:lnTo>
                                <a:lnTo>
                                  <a:pt x="730968" y="68314"/>
                                </a:lnTo>
                                <a:lnTo>
                                  <a:pt x="726698" y="38427"/>
                                </a:lnTo>
                                <a:lnTo>
                                  <a:pt x="713889" y="17078"/>
                                </a:lnTo>
                                <a:lnTo>
                                  <a:pt x="692541" y="4269"/>
                                </a:lnTo>
                                <a:lnTo>
                                  <a:pt x="662653" y="0"/>
                                </a:lnTo>
                                <a:lnTo>
                                  <a:pt x="68314" y="0"/>
                                </a:lnTo>
                                <a:lnTo>
                                  <a:pt x="38427" y="4269"/>
                                </a:lnTo>
                                <a:lnTo>
                                  <a:pt x="17078" y="17078"/>
                                </a:lnTo>
                                <a:lnTo>
                                  <a:pt x="4269" y="38427"/>
                                </a:lnTo>
                                <a:lnTo>
                                  <a:pt x="0" y="68314"/>
                                </a:lnTo>
                                <a:lnTo>
                                  <a:pt x="0" y="368900"/>
                                </a:lnTo>
                                <a:lnTo>
                                  <a:pt x="4269" y="398787"/>
                                </a:lnTo>
                                <a:lnTo>
                                  <a:pt x="17078" y="420136"/>
                                </a:lnTo>
                                <a:lnTo>
                                  <a:pt x="38427" y="432945"/>
                                </a:lnTo>
                                <a:lnTo>
                                  <a:pt x="68314" y="437214"/>
                                </a:lnTo>
                                <a:close/>
                              </a:path>
                            </a:pathLst>
                          </a:custGeom>
                          <a:ln w="16129">
                            <a:solidFill>
                              <a:srgbClr val="368944"/>
                            </a:solidFill>
                            <a:prstDash val="solid"/>
                          </a:ln>
                        </wps:spPr>
                        <wps:bodyPr wrap="square" lIns="0" tIns="0" rIns="0" bIns="0" rtlCol="0">
                          <a:prstTxWarp prst="textNoShape">
                            <a:avLst/>
                          </a:prstTxWarp>
                          <a:noAutofit/>
                        </wps:bodyPr>
                      </wps:wsp>
                      <wps:wsp>
                        <wps:cNvPr id="201" name="Graphic 201"/>
                        <wps:cNvSpPr/>
                        <wps:spPr>
                          <a:xfrm>
                            <a:off x="532191" y="510539"/>
                            <a:ext cx="835660" cy="170180"/>
                          </a:xfrm>
                          <a:custGeom>
                            <a:avLst/>
                            <a:gdLst/>
                            <a:ahLst/>
                            <a:cxnLst/>
                            <a:rect l="l" t="t" r="r" b="b"/>
                            <a:pathLst>
                              <a:path w="835660" h="170180">
                                <a:moveTo>
                                  <a:pt x="0" y="0"/>
                                </a:moveTo>
                                <a:lnTo>
                                  <a:pt x="50271" y="10210"/>
                                </a:lnTo>
                                <a:lnTo>
                                  <a:pt x="100399" y="20392"/>
                                </a:lnTo>
                                <a:lnTo>
                                  <a:pt x="150383" y="30545"/>
                                </a:lnTo>
                                <a:lnTo>
                                  <a:pt x="200222" y="40668"/>
                                </a:lnTo>
                                <a:lnTo>
                                  <a:pt x="249918" y="50762"/>
                                </a:lnTo>
                                <a:lnTo>
                                  <a:pt x="299470" y="60827"/>
                                </a:lnTo>
                                <a:lnTo>
                                  <a:pt x="348878" y="70863"/>
                                </a:lnTo>
                                <a:lnTo>
                                  <a:pt x="398142" y="80870"/>
                                </a:lnTo>
                                <a:lnTo>
                                  <a:pt x="447262" y="90848"/>
                                </a:lnTo>
                                <a:lnTo>
                                  <a:pt x="496238" y="100796"/>
                                </a:lnTo>
                                <a:lnTo>
                                  <a:pt x="545071" y="110716"/>
                                </a:lnTo>
                                <a:lnTo>
                                  <a:pt x="593759" y="120606"/>
                                </a:lnTo>
                                <a:lnTo>
                                  <a:pt x="642304" y="130467"/>
                                </a:lnTo>
                                <a:lnTo>
                                  <a:pt x="690705" y="140299"/>
                                </a:lnTo>
                                <a:lnTo>
                                  <a:pt x="738961" y="150102"/>
                                </a:lnTo>
                                <a:lnTo>
                                  <a:pt x="787075" y="159875"/>
                                </a:lnTo>
                                <a:lnTo>
                                  <a:pt x="835044" y="169620"/>
                                </a:lnTo>
                              </a:path>
                            </a:pathLst>
                          </a:custGeom>
                          <a:ln w="18976">
                            <a:solidFill>
                              <a:srgbClr val="368944"/>
                            </a:solidFill>
                            <a:prstDash val="solid"/>
                          </a:ln>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13" cstate="print"/>
                          <a:stretch>
                            <a:fillRect/>
                          </a:stretch>
                        </pic:blipFill>
                        <pic:spPr>
                          <a:xfrm>
                            <a:off x="1296292" y="631447"/>
                            <a:ext cx="80431" cy="74757"/>
                          </a:xfrm>
                          <a:prstGeom prst="rect">
                            <a:avLst/>
                          </a:prstGeom>
                        </pic:spPr>
                      </pic:pic>
                      <pic:pic xmlns:pic="http://schemas.openxmlformats.org/drawingml/2006/picture">
                        <pic:nvPicPr>
                          <pic:cNvPr id="203" name="Image 203"/>
                          <pic:cNvPicPr/>
                        </pic:nvPicPr>
                        <pic:blipFill>
                          <a:blip r:embed="rId14" cstate="print"/>
                          <a:stretch>
                            <a:fillRect/>
                          </a:stretch>
                        </pic:blipFill>
                        <pic:spPr>
                          <a:xfrm>
                            <a:off x="1582342" y="525711"/>
                            <a:ext cx="75905" cy="146943"/>
                          </a:xfrm>
                          <a:prstGeom prst="rect">
                            <a:avLst/>
                          </a:prstGeom>
                        </pic:spPr>
                      </pic:pic>
                      <wps:wsp>
                        <wps:cNvPr id="204" name="Graphic 204"/>
                        <wps:cNvSpPr/>
                        <wps:spPr>
                          <a:xfrm>
                            <a:off x="1873353" y="510539"/>
                            <a:ext cx="835660" cy="170180"/>
                          </a:xfrm>
                          <a:custGeom>
                            <a:avLst/>
                            <a:gdLst/>
                            <a:ahLst/>
                            <a:cxnLst/>
                            <a:rect l="l" t="t" r="r" b="b"/>
                            <a:pathLst>
                              <a:path w="835660" h="170180">
                                <a:moveTo>
                                  <a:pt x="835044" y="0"/>
                                </a:moveTo>
                                <a:lnTo>
                                  <a:pt x="784772" y="10210"/>
                                </a:lnTo>
                                <a:lnTo>
                                  <a:pt x="734644" y="20392"/>
                                </a:lnTo>
                                <a:lnTo>
                                  <a:pt x="684661" y="30545"/>
                                </a:lnTo>
                                <a:lnTo>
                                  <a:pt x="634821" y="40668"/>
                                </a:lnTo>
                                <a:lnTo>
                                  <a:pt x="585125" y="50762"/>
                                </a:lnTo>
                                <a:lnTo>
                                  <a:pt x="535573" y="60827"/>
                                </a:lnTo>
                                <a:lnTo>
                                  <a:pt x="486165" y="70863"/>
                                </a:lnTo>
                                <a:lnTo>
                                  <a:pt x="436901" y="80870"/>
                                </a:lnTo>
                                <a:lnTo>
                                  <a:pt x="387781" y="90848"/>
                                </a:lnTo>
                                <a:lnTo>
                                  <a:pt x="338805" y="100796"/>
                                </a:lnTo>
                                <a:lnTo>
                                  <a:pt x="289973" y="110716"/>
                                </a:lnTo>
                                <a:lnTo>
                                  <a:pt x="241284" y="120606"/>
                                </a:lnTo>
                                <a:lnTo>
                                  <a:pt x="192740" y="130467"/>
                                </a:lnTo>
                                <a:lnTo>
                                  <a:pt x="144339" y="140299"/>
                                </a:lnTo>
                                <a:lnTo>
                                  <a:pt x="96082" y="150102"/>
                                </a:lnTo>
                                <a:lnTo>
                                  <a:pt x="47969" y="159875"/>
                                </a:lnTo>
                                <a:lnTo>
                                  <a:pt x="0" y="169620"/>
                                </a:lnTo>
                              </a:path>
                            </a:pathLst>
                          </a:custGeom>
                          <a:ln w="18976">
                            <a:solidFill>
                              <a:srgbClr val="368944"/>
                            </a:solidFill>
                            <a:prstDash val="solid"/>
                          </a:ln>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15" cstate="print"/>
                          <a:stretch>
                            <a:fillRect/>
                          </a:stretch>
                        </pic:blipFill>
                        <pic:spPr>
                          <a:xfrm>
                            <a:off x="1863865" y="631447"/>
                            <a:ext cx="80431" cy="74757"/>
                          </a:xfrm>
                          <a:prstGeom prst="rect">
                            <a:avLst/>
                          </a:prstGeom>
                        </pic:spPr>
                      </pic:pic>
                      <wps:wsp>
                        <wps:cNvPr id="206" name="Textbox 206"/>
                        <wps:cNvSpPr txBox="1"/>
                        <wps:spPr>
                          <a:xfrm>
                            <a:off x="177210" y="132777"/>
                            <a:ext cx="685800" cy="248920"/>
                          </a:xfrm>
                          <a:prstGeom prst="rect">
                            <a:avLst/>
                          </a:prstGeom>
                        </wps:spPr>
                        <wps:txbx>
                          <w:txbxContent>
                            <w:p w14:paraId="276E9CA6" w14:textId="77777777" w:rsidR="00EF4BD5" w:rsidRDefault="00000000">
                              <w:pPr>
                                <w:spacing w:line="271" w:lineRule="auto"/>
                                <w:ind w:left="177" w:right="18" w:hanging="178"/>
                                <w:rPr>
                                  <w:rFonts w:ascii="Arial" w:hAnsi="Arial"/>
                                  <w:sz w:val="16"/>
                                </w:rPr>
                              </w:pPr>
                              <w:r>
                                <w:rPr>
                                  <w:rFonts w:ascii="Arial" w:hAnsi="Arial"/>
                                  <w:color w:val="2A2A2A"/>
                                  <w:sz w:val="16"/>
                                </w:rPr>
                                <w:t>“WOMAC</w:t>
                              </w:r>
                              <w:r>
                                <w:rPr>
                                  <w:rFonts w:ascii="Arial" w:hAnsi="Arial"/>
                                  <w:color w:val="2A2A2A"/>
                                  <w:spacing w:val="-9"/>
                                  <w:sz w:val="16"/>
                                </w:rPr>
                                <w:t xml:space="preserve"> </w:t>
                              </w:r>
                              <w:r>
                                <w:rPr>
                                  <w:rFonts w:ascii="Arial" w:hAnsi="Arial"/>
                                  <w:color w:val="2A2A2A"/>
                                  <w:sz w:val="16"/>
                                </w:rPr>
                                <w:t xml:space="preserve">pain </w:t>
                              </w:r>
                              <w:r>
                                <w:rPr>
                                  <w:rFonts w:ascii="Arial" w:hAnsi="Arial"/>
                                  <w:color w:val="2A2A2A"/>
                                  <w:spacing w:val="-2"/>
                                  <w:sz w:val="16"/>
                                </w:rPr>
                                <w:t>subscale”</w:t>
                              </w:r>
                            </w:p>
                          </w:txbxContent>
                        </wps:txbx>
                        <wps:bodyPr wrap="square" lIns="0" tIns="0" rIns="0" bIns="0" rtlCol="0">
                          <a:noAutofit/>
                        </wps:bodyPr>
                      </wps:wsp>
                      <wps:wsp>
                        <wps:cNvPr id="207" name="Textbox 207"/>
                        <wps:cNvSpPr txBox="1"/>
                        <wps:spPr>
                          <a:xfrm>
                            <a:off x="1338761" y="132777"/>
                            <a:ext cx="575945" cy="248920"/>
                          </a:xfrm>
                          <a:prstGeom prst="rect">
                            <a:avLst/>
                          </a:prstGeom>
                        </wps:spPr>
                        <wps:txbx>
                          <w:txbxContent>
                            <w:p w14:paraId="12FA5B8A" w14:textId="77777777" w:rsidR="00EF4BD5" w:rsidRDefault="00000000">
                              <w:pPr>
                                <w:spacing w:line="271" w:lineRule="auto"/>
                                <w:ind w:left="91" w:right="18" w:hanging="92"/>
                                <w:rPr>
                                  <w:rFonts w:ascii="Arial" w:hAnsi="Arial"/>
                                  <w:sz w:val="16"/>
                                </w:rPr>
                              </w:pPr>
                              <w:r>
                                <w:rPr>
                                  <w:rFonts w:ascii="Arial" w:hAnsi="Arial"/>
                                  <w:color w:val="2A2A2A"/>
                                  <w:sz w:val="16"/>
                                </w:rPr>
                                <w:t>“KOOS</w:t>
                              </w:r>
                              <w:r>
                                <w:rPr>
                                  <w:rFonts w:ascii="Arial" w:hAnsi="Arial"/>
                                  <w:color w:val="2A2A2A"/>
                                  <w:spacing w:val="-12"/>
                                  <w:sz w:val="16"/>
                                </w:rPr>
                                <w:t xml:space="preserve"> </w:t>
                              </w:r>
                              <w:r>
                                <w:rPr>
                                  <w:rFonts w:ascii="Arial" w:hAnsi="Arial"/>
                                  <w:color w:val="2A2A2A"/>
                                  <w:sz w:val="16"/>
                                </w:rPr>
                                <w:t xml:space="preserve">pain </w:t>
                              </w:r>
                              <w:r>
                                <w:rPr>
                                  <w:rFonts w:ascii="Arial" w:hAnsi="Arial"/>
                                  <w:color w:val="2A2A2A"/>
                                  <w:spacing w:val="-2"/>
                                  <w:sz w:val="16"/>
                                </w:rPr>
                                <w:t>subscale”</w:t>
                              </w:r>
                            </w:p>
                          </w:txbxContent>
                        </wps:txbx>
                        <wps:bodyPr wrap="square" lIns="0" tIns="0" rIns="0" bIns="0" rtlCol="0">
                          <a:noAutofit/>
                        </wps:bodyPr>
                      </wps:wsp>
                      <wps:wsp>
                        <wps:cNvPr id="208" name="Textbox 208"/>
                        <wps:cNvSpPr txBox="1"/>
                        <wps:spPr>
                          <a:xfrm>
                            <a:off x="2533521" y="142483"/>
                            <a:ext cx="400050" cy="229235"/>
                          </a:xfrm>
                          <a:prstGeom prst="rect">
                            <a:avLst/>
                          </a:prstGeom>
                        </wps:spPr>
                        <wps:txbx>
                          <w:txbxContent>
                            <w:p w14:paraId="0F0B5893" w14:textId="77777777" w:rsidR="00EF4BD5" w:rsidRDefault="00000000">
                              <w:pPr>
                                <w:spacing w:before="4" w:line="230" w:lineRule="auto"/>
                                <w:ind w:left="121" w:right="18" w:hanging="122"/>
                                <w:rPr>
                                  <w:rFonts w:ascii="Arial" w:hAnsi="Arial"/>
                                  <w:sz w:val="16"/>
                                </w:rPr>
                              </w:pPr>
                              <w:r>
                                <w:rPr>
                                  <w:rFonts w:ascii="Arial" w:hAnsi="Arial"/>
                                  <w:color w:val="2A2A2A"/>
                                  <w:sz w:val="16"/>
                                </w:rPr>
                                <w:t>“VAS</w:t>
                              </w:r>
                              <w:r>
                                <w:rPr>
                                  <w:rFonts w:ascii="Arial" w:hAnsi="Arial"/>
                                  <w:color w:val="2A2A2A"/>
                                  <w:spacing w:val="-12"/>
                                  <w:sz w:val="16"/>
                                </w:rPr>
                                <w:t xml:space="preserve"> </w:t>
                              </w:r>
                              <w:r>
                                <w:rPr>
                                  <w:rFonts w:ascii="Arial" w:hAnsi="Arial"/>
                                  <w:color w:val="2A2A2A"/>
                                  <w:sz w:val="16"/>
                                </w:rPr>
                                <w:t xml:space="preserve">for </w:t>
                              </w:r>
                              <w:r>
                                <w:rPr>
                                  <w:rFonts w:ascii="Arial" w:hAnsi="Arial"/>
                                  <w:color w:val="2A2A2A"/>
                                  <w:spacing w:val="-2"/>
                                  <w:sz w:val="16"/>
                                </w:rPr>
                                <w:t>pain”</w:t>
                              </w:r>
                            </w:p>
                          </w:txbxContent>
                        </wps:txbx>
                        <wps:bodyPr wrap="square" lIns="0" tIns="0" rIns="0" bIns="0" rtlCol="0">
                          <a:noAutofit/>
                        </wps:bodyPr>
                      </wps:wsp>
                      <wps:wsp>
                        <wps:cNvPr id="209" name="Textbox 209"/>
                        <wps:cNvSpPr txBox="1"/>
                        <wps:spPr>
                          <a:xfrm>
                            <a:off x="1470040" y="844749"/>
                            <a:ext cx="313690" cy="159385"/>
                          </a:xfrm>
                          <a:prstGeom prst="rect">
                            <a:avLst/>
                          </a:prstGeom>
                        </wps:spPr>
                        <wps:txbx>
                          <w:txbxContent>
                            <w:p w14:paraId="77F48023" w14:textId="77777777" w:rsidR="00EF4BD5" w:rsidRDefault="00000000">
                              <w:pPr>
                                <w:spacing w:line="250" w:lineRule="exact"/>
                                <w:rPr>
                                  <w:rFonts w:ascii="Arial"/>
                                  <w:b/>
                                </w:rPr>
                              </w:pPr>
                              <w:r>
                                <w:rPr>
                                  <w:rFonts w:ascii="Arial"/>
                                  <w:b/>
                                  <w:color w:val="368944"/>
                                  <w:spacing w:val="-4"/>
                                </w:rPr>
                                <w:t>Pain</w:t>
                              </w:r>
                            </w:p>
                          </w:txbxContent>
                        </wps:txbx>
                        <wps:bodyPr wrap="square" lIns="0" tIns="0" rIns="0" bIns="0" rtlCol="0">
                          <a:noAutofit/>
                        </wps:bodyPr>
                      </wps:wsp>
                    </wpg:wgp>
                  </a:graphicData>
                </a:graphic>
              </wp:anchor>
            </w:drawing>
          </mc:Choice>
          <mc:Fallback>
            <w:pict>
              <v:group w14:anchorId="29EDDA02" id="Group 192" o:spid="_x0000_s1209" style="position:absolute;left:0;text-align:left;margin-left:200.25pt;margin-top:-16.15pt;width:255.2pt;height:90.6pt;z-index:15757312;mso-wrap-distance-left:0;mso-wrap-distance-right:0;mso-position-horizontal-relative:page;mso-position-vertical-relative:text" coordsize="32410,11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">
                <v:shape id="Graphic 193" o:spid="_x0000_s1210" style="position:absolute;left:80;top:80;width:10116;height:5061;visibility:visible;mso-wrap-style:square;v-text-anchor:top" coordsize="101155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" path="m942744,l68314,,38427,4269,17078,17078,4269,38427,,68314,,437214r4269,29888l17078,488450r21349,12810l68314,505529r874430,l972632,501260r21348,-12810l1006789,467102r4270,-29888l1011059,68314r-4270,-29887l993980,17078,972632,4269,942744,xe" fillcolor="#f4f4f4" stroked="f">
                  <v:path arrowok="t"/>
                </v:shape>
                <v:shape id="Graphic 194" o:spid="_x0000_s1211" style="position:absolute;left:80;top:80;width:10116;height:5061;visibility:visible;mso-wrap-style:square;v-text-anchor:top" coordsize="101155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" path="m68314,505529r874430,l972632,501260r21348,-12810l1006789,467102r4270,-29888l1011059,68314r-4270,-29887l993980,17078,972632,4269,942744,,68314,,38427,4269,17078,17078,4269,38427,,68314,,437214r4269,29888l17078,488450r21349,12810l68314,505529xe" filled="f" strokecolor="#9a9a9a" strokeweight="1.27pt">
                  <v:path arrowok="t"/>
                </v:shape>
                <v:shape id="Graphic 195" o:spid="_x0000_s1212" style="position:absolute;left:11147;top:80;width:10116;height:5061;visibility:visible;mso-wrap-style:square;v-text-anchor:top" coordsize="101155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" path="m942744,l68314,,38427,4269,17078,17078,4269,38427,,68314,,437214r4269,29888l17078,488450r21349,12810l68314,505529r874430,l972632,501260r21348,-12810l1006789,467102r4270,-29888l1011059,68314r-4270,-29887l993980,17078,972632,4269,942744,xe" fillcolor="#f4f4f4" stroked="f">
                  <v:path arrowok="t"/>
                </v:shape>
                <v:shape id="Graphic 196" o:spid="_x0000_s1213" style="position:absolute;left:11147;top:80;width:10116;height:5061;visibility:visible;mso-wrap-style:square;v-text-anchor:top" coordsize="101155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" path="m68314,505529r874430,l972632,501260r21348,-12810l1006789,467102r4270,-29888l1011059,68314r-4270,-29887l993980,17078,972632,4269,942744,,68314,,38427,4269,17078,17078,4269,38427,,68314,,437214r4269,29888l17078,488450r21349,12810l68314,505529xe" filled="f" strokecolor="#9a9a9a" strokeweight="1.27pt">
                  <v:path arrowok="t"/>
                </v:shape>
                <v:shape id="Graphic 197" o:spid="_x0000_s1214" style="position:absolute;left:22214;top:80;width:10116;height:5061;visibility:visible;mso-wrap-style:square;v-text-anchor:top" coordsize="101155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" path="m942744,l68314,,38427,4269,17078,17078,4269,38427,,68314,,437214r4269,29888l17078,488450r21349,12810l68314,505529r874430,l972632,501260r21348,-12810l1006789,467102r4270,-29888l1011059,68314r-4270,-29887l993980,17078,972632,4269,942744,xe" fillcolor="#f4f4f4" stroked="f">
                  <v:path arrowok="t"/>
                </v:shape>
                <v:shape id="Graphic 198" o:spid="_x0000_s1215" style="position:absolute;left:22214;top:80;width:10116;height:5061;visibility:visible;mso-wrap-style:square;v-text-anchor:top" coordsize="101155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" path="m68314,505529r874430,l972632,501260r21348,-12810l1006789,467102r4270,-29888l1011059,68314r-4270,-29887l993980,17078,972632,4269,942744,,68314,,38427,4269,17078,17078,4269,38427,,68314,,437214r4269,29888l17078,488450r21349,12810l68314,505529xe" filled="f" strokecolor="#9a9a9a" strokeweight="1.27pt">
                  <v:path arrowok="t"/>
                </v:shape>
                <v:shape id="Graphic 199" o:spid="_x0000_s1216" style="position:absolute;left:12548;top:7048;width:7315;height:4375;visibility:visible;mso-wrap-style:square;v-text-anchor:top" coordsize="731520,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" path="m662653,l68314,,38427,4269,17078,17078,4269,38427,,68314,,368900r4269,29887l17078,420136r21349,12809l68314,437214r594339,l692541,432945r21348,-12809l726698,398787r4270,-29887l730968,68314,726698,38427,713889,17078,692541,4269,662653,xe" fillcolor="#e6f2e6" stroked="f">
                  <v:path arrowok="t"/>
                </v:shape>
                <v:shape id="Graphic 200" o:spid="_x0000_s1217" style="position:absolute;left:12548;top:7048;width:7315;height:4375;visibility:visible;mso-wrap-style:square;v-text-anchor:top" coordsize="731520,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" path="m68314,437214r594339,l692541,432945r21348,-12809l726698,398787r4270,-29887l730968,68314,726698,38427,713889,17078,692541,4269,662653,,68314,,38427,4269,17078,17078,4269,38427,,68314,,368900r4269,29887l17078,420136r21349,12809l68314,437214xe" filled="f" strokecolor="#368944" strokeweight="1.27pt">
                  <v:path arrowok="t"/>
                </v:shape>
                <v:shape id="Graphic 201" o:spid="_x0000_s1218" style="position:absolute;left:5321;top:5105;width:8357;height:1702;visibility:visible;mso-wrap-style:square;v-text-anchor:top" coordsize="83566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" path="m,l50271,10210r50128,10182l150383,30545r49839,10123l249918,50762r49552,10065l348878,70863r49264,10007l447262,90848r48976,9948l545071,110716r48688,9890l642304,130467r48401,9832l738961,150102r48114,9773l835044,169620e" filled="f" strokecolor="#368944" strokeweight=".5271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2" o:spid="_x0000_s1219" type="#_x0000_t75" style="position:absolute;left:12962;top:6314;width:805;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">
                  <v:imagedata r:id="rId16" o:title=""/>
                </v:shape>
                <v:shape id="Image 203" o:spid="_x0000_s1220" type="#_x0000_t75" style="position:absolute;left:15823;top:5257;width:759;height: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">
                  <v:imagedata r:id="rId17" o:title=""/>
                </v:shape>
                <v:shape id="Graphic 204" o:spid="_x0000_s1221" style="position:absolute;left:18733;top:5105;width:8357;height:1702;visibility:visible;mso-wrap-style:square;v-text-anchor:top" coordsize="83566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" path="m835044,l784772,10210,734644,20392,684661,30545,634821,40668,585125,50762,535573,60827,486165,70863,436901,80870r-49120,9978l338805,100796r-48832,9920l241284,120606r-48544,9861l144339,140299r-48257,9803l47969,159875,,169620e" filled="f" strokecolor="#368944" strokeweight=".52711mm">
                  <v:path arrowok="t"/>
                </v:shape>
                <v:shape id="Image 205" o:spid="_x0000_s1222" type="#_x0000_t75" style="position:absolute;left:18638;top:6314;width:804;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">
                  <v:imagedata r:id="rId18" o:title=""/>
                </v:shape>
                <v:shape id="Textbox 206" o:spid="_x0000_s1223" type="#_x0000_t202" style="position:absolute;left:1772;top:1327;width:6858;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6E9CA6" w14:textId="77777777" w:rsidR="00EF4BD5" w:rsidRDefault="00000000">
                        <w:pPr>
                          <w:spacing w:line="271" w:lineRule="auto"/>
                          <w:ind w:left="177" w:right="18" w:hanging="178"/>
                          <w:rPr>
                            <w:rFonts w:ascii="Arial" w:hAnsi="Arial"/>
                            <w:sz w:val="16"/>
                          </w:rPr>
                        </w:pPr>
                        <w:r>
                          <w:rPr>
                            <w:rFonts w:ascii="Arial" w:hAnsi="Arial"/>
                            <w:color w:val="2A2A2A"/>
                            <w:sz w:val="16"/>
                          </w:rPr>
                          <w:t>“WOMAC</w:t>
                        </w:r>
                        <w:r>
                          <w:rPr>
                            <w:rFonts w:ascii="Arial" w:hAnsi="Arial"/>
                            <w:color w:val="2A2A2A"/>
                            <w:spacing w:val="-9"/>
                            <w:sz w:val="16"/>
                          </w:rPr>
                          <w:t xml:space="preserve"> </w:t>
                        </w:r>
                        <w:r>
                          <w:rPr>
                            <w:rFonts w:ascii="Arial" w:hAnsi="Arial"/>
                            <w:color w:val="2A2A2A"/>
                            <w:sz w:val="16"/>
                          </w:rPr>
                          <w:t xml:space="preserve">pain </w:t>
                        </w:r>
                        <w:r>
                          <w:rPr>
                            <w:rFonts w:ascii="Arial" w:hAnsi="Arial"/>
                            <w:color w:val="2A2A2A"/>
                            <w:spacing w:val="-2"/>
                            <w:sz w:val="16"/>
                          </w:rPr>
                          <w:t>subscale”</w:t>
                        </w:r>
                      </w:p>
                    </w:txbxContent>
                  </v:textbox>
                </v:shape>
                <v:shape id="Textbox 207" o:spid="_x0000_s1224" type="#_x0000_t202" style="position:absolute;left:13387;top:1327;width:5760;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12FA5B8A" w14:textId="77777777" w:rsidR="00EF4BD5" w:rsidRDefault="00000000">
                        <w:pPr>
                          <w:spacing w:line="271" w:lineRule="auto"/>
                          <w:ind w:left="91" w:right="18" w:hanging="92"/>
                          <w:rPr>
                            <w:rFonts w:ascii="Arial" w:hAnsi="Arial"/>
                            <w:sz w:val="16"/>
                          </w:rPr>
                        </w:pPr>
                        <w:r>
                          <w:rPr>
                            <w:rFonts w:ascii="Arial" w:hAnsi="Arial"/>
                            <w:color w:val="2A2A2A"/>
                            <w:sz w:val="16"/>
                          </w:rPr>
                          <w:t>“KOOS</w:t>
                        </w:r>
                        <w:r>
                          <w:rPr>
                            <w:rFonts w:ascii="Arial" w:hAnsi="Arial"/>
                            <w:color w:val="2A2A2A"/>
                            <w:spacing w:val="-12"/>
                            <w:sz w:val="16"/>
                          </w:rPr>
                          <w:t xml:space="preserve"> </w:t>
                        </w:r>
                        <w:r>
                          <w:rPr>
                            <w:rFonts w:ascii="Arial" w:hAnsi="Arial"/>
                            <w:color w:val="2A2A2A"/>
                            <w:sz w:val="16"/>
                          </w:rPr>
                          <w:t xml:space="preserve">pain </w:t>
                        </w:r>
                        <w:r>
                          <w:rPr>
                            <w:rFonts w:ascii="Arial" w:hAnsi="Arial"/>
                            <w:color w:val="2A2A2A"/>
                            <w:spacing w:val="-2"/>
                            <w:sz w:val="16"/>
                          </w:rPr>
                          <w:t>subscale”</w:t>
                        </w:r>
                      </w:p>
                    </w:txbxContent>
                  </v:textbox>
                </v:shape>
                <v:shape id="Textbox 208" o:spid="_x0000_s1225" type="#_x0000_t202" style="position:absolute;left:25335;top:1424;width:4000;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0F0B5893" w14:textId="77777777" w:rsidR="00EF4BD5" w:rsidRDefault="00000000">
                        <w:pPr>
                          <w:spacing w:before="4" w:line="230" w:lineRule="auto"/>
                          <w:ind w:left="121" w:right="18" w:hanging="122"/>
                          <w:rPr>
                            <w:rFonts w:ascii="Arial" w:hAnsi="Arial"/>
                            <w:sz w:val="16"/>
                          </w:rPr>
                        </w:pPr>
                        <w:r>
                          <w:rPr>
                            <w:rFonts w:ascii="Arial" w:hAnsi="Arial"/>
                            <w:color w:val="2A2A2A"/>
                            <w:sz w:val="16"/>
                          </w:rPr>
                          <w:t>“VAS</w:t>
                        </w:r>
                        <w:r>
                          <w:rPr>
                            <w:rFonts w:ascii="Arial" w:hAnsi="Arial"/>
                            <w:color w:val="2A2A2A"/>
                            <w:spacing w:val="-12"/>
                            <w:sz w:val="16"/>
                          </w:rPr>
                          <w:t xml:space="preserve"> </w:t>
                        </w:r>
                        <w:r>
                          <w:rPr>
                            <w:rFonts w:ascii="Arial" w:hAnsi="Arial"/>
                            <w:color w:val="2A2A2A"/>
                            <w:sz w:val="16"/>
                          </w:rPr>
                          <w:t xml:space="preserve">for </w:t>
                        </w:r>
                        <w:r>
                          <w:rPr>
                            <w:rFonts w:ascii="Arial" w:hAnsi="Arial"/>
                            <w:color w:val="2A2A2A"/>
                            <w:spacing w:val="-2"/>
                            <w:sz w:val="16"/>
                          </w:rPr>
                          <w:t>pain”</w:t>
                        </w:r>
                      </w:p>
                    </w:txbxContent>
                  </v:textbox>
                </v:shape>
                <v:shape id="Textbox 209" o:spid="_x0000_s1226" type="#_x0000_t202" style="position:absolute;left:14700;top:8447;width:313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77F48023" w14:textId="77777777" w:rsidR="00EF4BD5" w:rsidRDefault="00000000">
                        <w:pPr>
                          <w:spacing w:line="250" w:lineRule="exact"/>
                          <w:rPr>
                            <w:rFonts w:ascii="Arial"/>
                            <w:b/>
                          </w:rPr>
                        </w:pPr>
                        <w:r>
                          <w:rPr>
                            <w:rFonts w:ascii="Arial"/>
                            <w:b/>
                            <w:color w:val="368944"/>
                            <w:spacing w:val="-4"/>
                          </w:rPr>
                          <w:t>Pain</w:t>
                        </w:r>
                      </w:p>
                    </w:txbxContent>
                  </v:textbox>
                </v:shape>
                <w10:wrap anchorx="page"/>
              </v:group>
            </w:pict>
          </mc:Fallback>
        </mc:AlternateContent>
      </w:r>
      <w:r>
        <w:rPr>
          <w:rFonts w:ascii="Arial"/>
          <w:b/>
          <w:color w:val="2A2A2A"/>
          <w:sz w:val="17"/>
        </w:rPr>
        <w:t xml:space="preserve">Different </w:t>
      </w:r>
      <w:r>
        <w:rPr>
          <w:rFonts w:ascii="Arial"/>
          <w:b/>
          <w:color w:val="2A2A2A"/>
          <w:spacing w:val="-2"/>
          <w:sz w:val="17"/>
        </w:rPr>
        <w:t>wording</w:t>
      </w:r>
    </w:p>
    <w:p w14:paraId="6A3593E4" w14:textId="77777777" w:rsidR="00EF4BD5" w:rsidRDefault="00000000">
      <w:pPr>
        <w:spacing w:before="21"/>
        <w:ind w:left="1249"/>
        <w:rPr>
          <w:rFonts w:ascii="Arial" w:hAnsi="Arial"/>
          <w:b/>
          <w:sz w:val="17"/>
        </w:rPr>
      </w:pPr>
      <w:r>
        <w:rPr>
          <w:rFonts w:ascii="Arial" w:hAnsi="Arial"/>
          <w:b/>
          <w:color w:val="2A2A2A"/>
          <w:sz w:val="17"/>
        </w:rPr>
        <w:t>→</w:t>
      </w:r>
      <w:r>
        <w:rPr>
          <w:rFonts w:ascii="Arial" w:hAnsi="Arial"/>
          <w:b/>
          <w:color w:val="2A2A2A"/>
          <w:spacing w:val="1"/>
          <w:sz w:val="17"/>
        </w:rPr>
        <w:t xml:space="preserve"> </w:t>
      </w:r>
      <w:r>
        <w:rPr>
          <w:rFonts w:ascii="Arial" w:hAnsi="Arial"/>
          <w:b/>
          <w:color w:val="2A2A2A"/>
          <w:sz w:val="17"/>
        </w:rPr>
        <w:t>same</w:t>
      </w:r>
      <w:r>
        <w:rPr>
          <w:rFonts w:ascii="Arial" w:hAnsi="Arial"/>
          <w:b/>
          <w:color w:val="2A2A2A"/>
          <w:spacing w:val="2"/>
          <w:sz w:val="17"/>
        </w:rPr>
        <w:t xml:space="preserve"> </w:t>
      </w:r>
      <w:r>
        <w:rPr>
          <w:rFonts w:ascii="Arial" w:hAnsi="Arial"/>
          <w:b/>
          <w:color w:val="2A2A2A"/>
          <w:spacing w:val="-2"/>
          <w:sz w:val="17"/>
        </w:rPr>
        <w:t>outcome</w:t>
      </w:r>
    </w:p>
    <w:p w14:paraId="24777A21" w14:textId="77777777" w:rsidR="00EF4BD5" w:rsidRDefault="00EF4BD5">
      <w:pPr>
        <w:pStyle w:val="BodyText"/>
        <w:jc w:val="left"/>
        <w:rPr>
          <w:rFonts w:ascii="Arial"/>
          <w:b/>
        </w:rPr>
      </w:pPr>
    </w:p>
    <w:p w14:paraId="169517D6" w14:textId="77777777" w:rsidR="00EF4BD5" w:rsidRDefault="00EF4BD5">
      <w:pPr>
        <w:pStyle w:val="BodyText"/>
        <w:jc w:val="left"/>
        <w:rPr>
          <w:rFonts w:ascii="Arial"/>
          <w:b/>
        </w:rPr>
      </w:pPr>
    </w:p>
    <w:p w14:paraId="70C02A08" w14:textId="77777777" w:rsidR="00EF4BD5" w:rsidRDefault="00EF4BD5">
      <w:pPr>
        <w:pStyle w:val="BodyText"/>
        <w:jc w:val="left"/>
        <w:rPr>
          <w:rFonts w:ascii="Arial"/>
          <w:b/>
        </w:rPr>
      </w:pPr>
    </w:p>
    <w:p w14:paraId="17196514" w14:textId="77777777" w:rsidR="00EF4BD5" w:rsidRDefault="00EF4BD5">
      <w:pPr>
        <w:pStyle w:val="BodyText"/>
        <w:jc w:val="left"/>
        <w:rPr>
          <w:rFonts w:ascii="Arial"/>
          <w:b/>
        </w:rPr>
      </w:pPr>
    </w:p>
    <w:p w14:paraId="44476098" w14:textId="77777777" w:rsidR="00EF4BD5" w:rsidRDefault="00000000">
      <w:pPr>
        <w:pStyle w:val="BodyText"/>
        <w:spacing w:before="61"/>
        <w:jc w:val="left"/>
        <w:rPr>
          <w:rFonts w:ascii="Arial"/>
          <w:b/>
        </w:rPr>
      </w:pPr>
      <w:r>
        <w:rPr>
          <w:rFonts w:ascii="Arial"/>
          <w:b/>
          <w:noProof/>
        </w:rPr>
        <mc:AlternateContent>
          <mc:Choice Requires="wps">
            <w:drawing>
              <wp:anchor distT="0" distB="0" distL="0" distR="0" simplePos="0" relativeHeight="487616000" behindDoc="1" locked="0" layoutInCell="1" allowOverlap="1" wp14:anchorId="0A90AEC5" wp14:editId="6B8D7795">
                <wp:simplePos x="0" y="0"/>
                <wp:positionH relativeFrom="page">
                  <wp:posOffset>1512718</wp:posOffset>
                </wp:positionH>
                <wp:positionV relativeFrom="paragraph">
                  <wp:posOffset>200239</wp:posOffset>
                </wp:positionV>
                <wp:extent cx="4256405" cy="127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6405" cy="1270"/>
                        </a:xfrm>
                        <a:custGeom>
                          <a:avLst/>
                          <a:gdLst/>
                          <a:ahLst/>
                          <a:cxnLst/>
                          <a:rect l="l" t="t" r="r" b="b"/>
                          <a:pathLst>
                            <a:path w="4256405">
                              <a:moveTo>
                                <a:pt x="0" y="0"/>
                              </a:moveTo>
                              <a:lnTo>
                                <a:pt x="4256013" y="0"/>
                              </a:lnTo>
                            </a:path>
                          </a:pathLst>
                        </a:custGeom>
                        <a:ln w="11385">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017ED2AA" id="Graphic 210" o:spid="_x0000_s1026" style="position:absolute;margin-left:119.1pt;margin-top:15.75pt;width:335.1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4256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" path="m,l4256013,e" filled="f" strokecolor="#d8d8d8" strokeweight=".31625mm">
                <v:path arrowok="t"/>
                <w10:wrap type="topAndBottom" anchorx="page"/>
              </v:shape>
            </w:pict>
          </mc:Fallback>
        </mc:AlternateContent>
      </w:r>
    </w:p>
    <w:p w14:paraId="01518722" w14:textId="77777777" w:rsidR="00EF4BD5" w:rsidRDefault="00EF4BD5">
      <w:pPr>
        <w:pStyle w:val="BodyText"/>
        <w:jc w:val="left"/>
        <w:rPr>
          <w:rFonts w:ascii="Arial"/>
          <w:b/>
          <w:sz w:val="17"/>
        </w:rPr>
      </w:pPr>
    </w:p>
    <w:p w14:paraId="2FB9C3A6" w14:textId="77777777" w:rsidR="00EF4BD5" w:rsidRDefault="00EF4BD5">
      <w:pPr>
        <w:pStyle w:val="BodyText"/>
        <w:spacing w:before="4"/>
        <w:jc w:val="left"/>
        <w:rPr>
          <w:rFonts w:ascii="Arial"/>
          <w:b/>
          <w:sz w:val="17"/>
        </w:rPr>
      </w:pPr>
    </w:p>
    <w:p w14:paraId="049375CD" w14:textId="77777777" w:rsidR="00EF4BD5" w:rsidRDefault="00000000">
      <w:pPr>
        <w:ind w:left="1249"/>
        <w:rPr>
          <w:rFonts w:ascii="Arial"/>
          <w:b/>
          <w:sz w:val="17"/>
        </w:rPr>
      </w:pPr>
      <w:r>
        <w:rPr>
          <w:rFonts w:ascii="Arial"/>
          <w:b/>
          <w:noProof/>
          <w:sz w:val="17"/>
        </w:rPr>
        <mc:AlternateContent>
          <mc:Choice Requires="wpg">
            <w:drawing>
              <wp:anchor distT="0" distB="0" distL="0" distR="0" simplePos="0" relativeHeight="15757824" behindDoc="0" locked="0" layoutInCell="1" allowOverlap="1" wp14:anchorId="2D317BED" wp14:editId="5E6C030B">
                <wp:simplePos x="0" y="0"/>
                <wp:positionH relativeFrom="page">
                  <wp:posOffset>2543039</wp:posOffset>
                </wp:positionH>
                <wp:positionV relativeFrom="paragraph">
                  <wp:posOffset>-175752</wp:posOffset>
                </wp:positionV>
                <wp:extent cx="3241040" cy="59055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1040" cy="590550"/>
                          <a:chOff x="0" y="0"/>
                          <a:chExt cx="3241040" cy="590550"/>
                        </a:xfrm>
                      </wpg:grpSpPr>
                      <wps:wsp>
                        <wps:cNvPr id="212" name="Graphic 212"/>
                        <wps:cNvSpPr/>
                        <wps:spPr>
                          <a:xfrm>
                            <a:off x="8064" y="8064"/>
                            <a:ext cx="1011555" cy="574040"/>
                          </a:xfrm>
                          <a:custGeom>
                            <a:avLst/>
                            <a:gdLst/>
                            <a:ahLst/>
                            <a:cxnLst/>
                            <a:rect l="l" t="t" r="r" b="b"/>
                            <a:pathLst>
                              <a:path w="1011555" h="574040">
                                <a:moveTo>
                                  <a:pt x="942744" y="0"/>
                                </a:move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close/>
                              </a:path>
                            </a:pathLst>
                          </a:custGeom>
                          <a:solidFill>
                            <a:srgbClr val="FBE8E6"/>
                          </a:solidFill>
                        </wps:spPr>
                        <wps:bodyPr wrap="square" lIns="0" tIns="0" rIns="0" bIns="0" rtlCol="0">
                          <a:prstTxWarp prst="textNoShape">
                            <a:avLst/>
                          </a:prstTxWarp>
                          <a:noAutofit/>
                        </wps:bodyPr>
                      </wps:wsp>
                      <wps:wsp>
                        <wps:cNvPr id="213" name="Graphic 213"/>
                        <wps:cNvSpPr/>
                        <wps:spPr>
                          <a:xfrm>
                            <a:off x="8064" y="8064"/>
                            <a:ext cx="1011555" cy="574040"/>
                          </a:xfrm>
                          <a:custGeom>
                            <a:avLst/>
                            <a:gdLst/>
                            <a:ahLst/>
                            <a:cxnLst/>
                            <a:rect l="l" t="t" r="r" b="b"/>
                            <a:pathLst>
                              <a:path w="1011555" h="574040">
                                <a:moveTo>
                                  <a:pt x="68314" y="573844"/>
                                </a:move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close/>
                              </a:path>
                            </a:pathLst>
                          </a:custGeom>
                          <a:ln w="16129">
                            <a:solidFill>
                              <a:srgbClr val="CC3D34"/>
                            </a:solidFill>
                            <a:prstDash val="solid"/>
                          </a:ln>
                        </wps:spPr>
                        <wps:bodyPr wrap="square" lIns="0" tIns="0" rIns="0" bIns="0" rtlCol="0">
                          <a:prstTxWarp prst="textNoShape">
                            <a:avLst/>
                          </a:prstTxWarp>
                          <a:noAutofit/>
                        </wps:bodyPr>
                      </wps:wsp>
                      <wps:wsp>
                        <wps:cNvPr id="214" name="Graphic 214"/>
                        <wps:cNvSpPr/>
                        <wps:spPr>
                          <a:xfrm>
                            <a:off x="1114765" y="8064"/>
                            <a:ext cx="1011555" cy="574040"/>
                          </a:xfrm>
                          <a:custGeom>
                            <a:avLst/>
                            <a:gdLst/>
                            <a:ahLst/>
                            <a:cxnLst/>
                            <a:rect l="l" t="t" r="r" b="b"/>
                            <a:pathLst>
                              <a:path w="1011555" h="574040">
                                <a:moveTo>
                                  <a:pt x="942744" y="0"/>
                                </a:move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close/>
                              </a:path>
                            </a:pathLst>
                          </a:custGeom>
                          <a:solidFill>
                            <a:srgbClr val="FBE8E6"/>
                          </a:solidFill>
                        </wps:spPr>
                        <wps:bodyPr wrap="square" lIns="0" tIns="0" rIns="0" bIns="0" rtlCol="0">
                          <a:prstTxWarp prst="textNoShape">
                            <a:avLst/>
                          </a:prstTxWarp>
                          <a:noAutofit/>
                        </wps:bodyPr>
                      </wps:wsp>
                      <wps:wsp>
                        <wps:cNvPr id="215" name="Graphic 215"/>
                        <wps:cNvSpPr/>
                        <wps:spPr>
                          <a:xfrm>
                            <a:off x="1114765" y="8064"/>
                            <a:ext cx="1011555" cy="574040"/>
                          </a:xfrm>
                          <a:custGeom>
                            <a:avLst/>
                            <a:gdLst/>
                            <a:ahLst/>
                            <a:cxnLst/>
                            <a:rect l="l" t="t" r="r" b="b"/>
                            <a:pathLst>
                              <a:path w="1011555" h="574040">
                                <a:moveTo>
                                  <a:pt x="68314" y="573844"/>
                                </a:move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close/>
                              </a:path>
                            </a:pathLst>
                          </a:custGeom>
                          <a:ln w="16129">
                            <a:solidFill>
                              <a:srgbClr val="CC3D34"/>
                            </a:solidFill>
                            <a:prstDash val="solid"/>
                          </a:ln>
                        </wps:spPr>
                        <wps:bodyPr wrap="square" lIns="0" tIns="0" rIns="0" bIns="0" rtlCol="0">
                          <a:prstTxWarp prst="textNoShape">
                            <a:avLst/>
                          </a:prstTxWarp>
                          <a:noAutofit/>
                        </wps:bodyPr>
                      </wps:wsp>
                      <wps:wsp>
                        <wps:cNvPr id="216" name="Graphic 216"/>
                        <wps:cNvSpPr/>
                        <wps:spPr>
                          <a:xfrm>
                            <a:off x="2221465" y="8064"/>
                            <a:ext cx="1011555" cy="574040"/>
                          </a:xfrm>
                          <a:custGeom>
                            <a:avLst/>
                            <a:gdLst/>
                            <a:ahLst/>
                            <a:cxnLst/>
                            <a:rect l="l" t="t" r="r" b="b"/>
                            <a:pathLst>
                              <a:path w="1011555" h="574040">
                                <a:moveTo>
                                  <a:pt x="942744" y="0"/>
                                </a:move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close/>
                              </a:path>
                            </a:pathLst>
                          </a:custGeom>
                          <a:solidFill>
                            <a:srgbClr val="FBE8E6"/>
                          </a:solidFill>
                        </wps:spPr>
                        <wps:bodyPr wrap="square" lIns="0" tIns="0" rIns="0" bIns="0" rtlCol="0">
                          <a:prstTxWarp prst="textNoShape">
                            <a:avLst/>
                          </a:prstTxWarp>
                          <a:noAutofit/>
                        </wps:bodyPr>
                      </wps:wsp>
                      <wps:wsp>
                        <wps:cNvPr id="217" name="Graphic 217"/>
                        <wps:cNvSpPr/>
                        <wps:spPr>
                          <a:xfrm>
                            <a:off x="2221465" y="8064"/>
                            <a:ext cx="1011555" cy="574040"/>
                          </a:xfrm>
                          <a:custGeom>
                            <a:avLst/>
                            <a:gdLst/>
                            <a:ahLst/>
                            <a:cxnLst/>
                            <a:rect l="l" t="t" r="r" b="b"/>
                            <a:pathLst>
                              <a:path w="1011555" h="574040">
                                <a:moveTo>
                                  <a:pt x="68314" y="573844"/>
                                </a:moveTo>
                                <a:lnTo>
                                  <a:pt x="942744" y="573844"/>
                                </a:lnTo>
                                <a:lnTo>
                                  <a:pt x="972632" y="569574"/>
                                </a:lnTo>
                                <a:lnTo>
                                  <a:pt x="993980" y="556765"/>
                                </a:lnTo>
                                <a:lnTo>
                                  <a:pt x="1006789" y="535417"/>
                                </a:lnTo>
                                <a:lnTo>
                                  <a:pt x="1011059" y="505529"/>
                                </a:lnTo>
                                <a:lnTo>
                                  <a:pt x="1011059" y="68314"/>
                                </a:lnTo>
                                <a:lnTo>
                                  <a:pt x="1006789" y="38427"/>
                                </a:lnTo>
                                <a:lnTo>
                                  <a:pt x="993980" y="17078"/>
                                </a:lnTo>
                                <a:lnTo>
                                  <a:pt x="972632" y="4269"/>
                                </a:lnTo>
                                <a:lnTo>
                                  <a:pt x="942744" y="0"/>
                                </a:lnTo>
                                <a:lnTo>
                                  <a:pt x="68314" y="0"/>
                                </a:lnTo>
                                <a:lnTo>
                                  <a:pt x="38427" y="4269"/>
                                </a:lnTo>
                                <a:lnTo>
                                  <a:pt x="17078" y="17078"/>
                                </a:lnTo>
                                <a:lnTo>
                                  <a:pt x="4269" y="38427"/>
                                </a:lnTo>
                                <a:lnTo>
                                  <a:pt x="0" y="68314"/>
                                </a:lnTo>
                                <a:lnTo>
                                  <a:pt x="0" y="505529"/>
                                </a:lnTo>
                                <a:lnTo>
                                  <a:pt x="4269" y="535417"/>
                                </a:lnTo>
                                <a:lnTo>
                                  <a:pt x="17078" y="556765"/>
                                </a:lnTo>
                                <a:lnTo>
                                  <a:pt x="38427" y="569574"/>
                                </a:lnTo>
                                <a:lnTo>
                                  <a:pt x="68314" y="573844"/>
                                </a:lnTo>
                                <a:close/>
                              </a:path>
                            </a:pathLst>
                          </a:custGeom>
                          <a:ln w="16129">
                            <a:solidFill>
                              <a:srgbClr val="CC3D34"/>
                            </a:solidFill>
                            <a:prstDash val="solid"/>
                          </a:ln>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19" cstate="print"/>
                          <a:stretch>
                            <a:fillRect/>
                          </a:stretch>
                        </pic:blipFill>
                        <pic:spPr>
                          <a:xfrm>
                            <a:off x="990090" y="218133"/>
                            <a:ext cx="153708" cy="153708"/>
                          </a:xfrm>
                          <a:prstGeom prst="rect">
                            <a:avLst/>
                          </a:prstGeom>
                        </pic:spPr>
                      </pic:pic>
                      <pic:pic xmlns:pic="http://schemas.openxmlformats.org/drawingml/2006/picture">
                        <pic:nvPicPr>
                          <pic:cNvPr id="219" name="Image 219"/>
                          <pic:cNvPicPr/>
                        </pic:nvPicPr>
                        <pic:blipFill>
                          <a:blip r:embed="rId20" cstate="print"/>
                          <a:stretch>
                            <a:fillRect/>
                          </a:stretch>
                        </pic:blipFill>
                        <pic:spPr>
                          <a:xfrm>
                            <a:off x="2096790" y="218133"/>
                            <a:ext cx="153708" cy="153708"/>
                          </a:xfrm>
                          <a:prstGeom prst="rect">
                            <a:avLst/>
                          </a:prstGeom>
                        </pic:spPr>
                      </pic:pic>
                      <wps:wsp>
                        <wps:cNvPr id="220" name="Textbox 220"/>
                        <wps:cNvSpPr txBox="1"/>
                        <wps:spPr>
                          <a:xfrm>
                            <a:off x="101305" y="180973"/>
                            <a:ext cx="838200" cy="230504"/>
                          </a:xfrm>
                          <a:prstGeom prst="rect">
                            <a:avLst/>
                          </a:prstGeom>
                        </wps:spPr>
                        <wps:txbx>
                          <w:txbxContent>
                            <w:p w14:paraId="5763305B" w14:textId="77777777" w:rsidR="00EF4BD5" w:rsidRDefault="00000000">
                              <w:pPr>
                                <w:spacing w:line="242" w:lineRule="auto"/>
                                <w:ind w:left="310" w:right="18" w:hanging="311"/>
                                <w:rPr>
                                  <w:rFonts w:ascii="Arial" w:hAnsi="Arial"/>
                                  <w:sz w:val="16"/>
                                </w:rPr>
                              </w:pPr>
                              <w:r>
                                <w:rPr>
                                  <w:rFonts w:ascii="Arial" w:hAnsi="Arial"/>
                                  <w:color w:val="2A2A2A"/>
                                  <w:spacing w:val="-2"/>
                                  <w:sz w:val="16"/>
                                </w:rPr>
                                <w:t>“WOMAC</w:t>
                              </w:r>
                              <w:r>
                                <w:rPr>
                                  <w:rFonts w:ascii="Arial" w:hAnsi="Arial"/>
                                  <w:color w:val="2A2A2A"/>
                                  <w:spacing w:val="-10"/>
                                  <w:sz w:val="16"/>
                                </w:rPr>
                                <w:t xml:space="preserve"> </w:t>
                              </w:r>
                              <w:r>
                                <w:rPr>
                                  <w:rFonts w:ascii="Arial" w:hAnsi="Arial"/>
                                  <w:color w:val="2A2A2A"/>
                                  <w:spacing w:val="-2"/>
                                  <w:sz w:val="16"/>
                                </w:rPr>
                                <w:t>stiffness subscale”</w:t>
                              </w:r>
                            </w:p>
                          </w:txbxContent>
                        </wps:txbx>
                        <wps:bodyPr wrap="square" lIns="0" tIns="0" rIns="0" bIns="0" rtlCol="0">
                          <a:noAutofit/>
                        </wps:bodyPr>
                      </wps:wsp>
                      <wps:wsp>
                        <wps:cNvPr id="221" name="Textbox 221"/>
                        <wps:cNvSpPr txBox="1"/>
                        <wps:spPr>
                          <a:xfrm>
                            <a:off x="1209779" y="170966"/>
                            <a:ext cx="834390" cy="240665"/>
                          </a:xfrm>
                          <a:prstGeom prst="rect">
                            <a:avLst/>
                          </a:prstGeom>
                        </wps:spPr>
                        <wps:txbx>
                          <w:txbxContent>
                            <w:p w14:paraId="0B5E7005" w14:textId="77777777" w:rsidR="00EF4BD5" w:rsidRDefault="00000000">
                              <w:pPr>
                                <w:spacing w:line="264" w:lineRule="auto"/>
                                <w:ind w:left="8" w:right="18" w:hanging="9"/>
                                <w:rPr>
                                  <w:rFonts w:ascii="Arial" w:hAnsi="Arial"/>
                                  <w:sz w:val="16"/>
                                </w:rPr>
                              </w:pPr>
                              <w:r>
                                <w:rPr>
                                  <w:rFonts w:ascii="Arial" w:hAnsi="Arial"/>
                                  <w:color w:val="2A2A2A"/>
                                  <w:spacing w:val="-2"/>
                                  <w:sz w:val="16"/>
                                </w:rPr>
                                <w:t>“WOMAC</w:t>
                              </w:r>
                              <w:r>
                                <w:rPr>
                                  <w:rFonts w:ascii="Arial" w:hAnsi="Arial"/>
                                  <w:color w:val="2A2A2A"/>
                                  <w:spacing w:val="-10"/>
                                  <w:sz w:val="16"/>
                                </w:rPr>
                                <w:t xml:space="preserve"> </w:t>
                              </w:r>
                              <w:r>
                                <w:rPr>
                                  <w:rFonts w:ascii="Arial" w:hAnsi="Arial"/>
                                  <w:color w:val="2A2A2A"/>
                                  <w:spacing w:val="-2"/>
                                  <w:sz w:val="16"/>
                                </w:rPr>
                                <w:t>physical function subscale”</w:t>
                              </w:r>
                            </w:p>
                          </w:txbxContent>
                        </wps:txbx>
                        <wps:bodyPr wrap="square" lIns="0" tIns="0" rIns="0" bIns="0" rtlCol="0">
                          <a:noAutofit/>
                        </wps:bodyPr>
                      </wps:wsp>
                      <wps:wsp>
                        <wps:cNvPr id="222" name="Textbox 222"/>
                        <wps:cNvSpPr txBox="1"/>
                        <wps:spPr>
                          <a:xfrm>
                            <a:off x="2403135" y="180973"/>
                            <a:ext cx="661035" cy="230504"/>
                          </a:xfrm>
                          <a:prstGeom prst="rect">
                            <a:avLst/>
                          </a:prstGeom>
                        </wps:spPr>
                        <wps:txbx>
                          <w:txbxContent>
                            <w:p w14:paraId="2604ED59" w14:textId="77777777" w:rsidR="00EF4BD5" w:rsidRDefault="00000000">
                              <w:pPr>
                                <w:spacing w:line="242" w:lineRule="auto"/>
                                <w:ind w:left="290" w:right="18" w:hanging="291"/>
                                <w:rPr>
                                  <w:rFonts w:ascii="Arial" w:hAnsi="Arial"/>
                                  <w:sz w:val="16"/>
                                </w:rPr>
                              </w:pPr>
                              <w:r>
                                <w:rPr>
                                  <w:rFonts w:ascii="Arial" w:hAnsi="Arial"/>
                                  <w:color w:val="2A2A2A"/>
                                  <w:spacing w:val="-2"/>
                                  <w:sz w:val="16"/>
                                </w:rPr>
                                <w:t>“WOMAC</w:t>
                              </w:r>
                              <w:r>
                                <w:rPr>
                                  <w:rFonts w:ascii="Arial" w:hAnsi="Arial"/>
                                  <w:color w:val="2A2A2A"/>
                                  <w:spacing w:val="-10"/>
                                  <w:sz w:val="16"/>
                                </w:rPr>
                                <w:t xml:space="preserve"> </w:t>
                              </w:r>
                              <w:r>
                                <w:rPr>
                                  <w:rFonts w:ascii="Arial" w:hAnsi="Arial"/>
                                  <w:color w:val="2A2A2A"/>
                                  <w:spacing w:val="-2"/>
                                  <w:sz w:val="16"/>
                                </w:rPr>
                                <w:t>total score”</w:t>
                              </w:r>
                            </w:p>
                          </w:txbxContent>
                        </wps:txbx>
                        <wps:bodyPr wrap="square" lIns="0" tIns="0" rIns="0" bIns="0" rtlCol="0">
                          <a:noAutofit/>
                        </wps:bodyPr>
                      </wps:wsp>
                    </wpg:wgp>
                  </a:graphicData>
                </a:graphic>
              </wp:anchor>
            </w:drawing>
          </mc:Choice>
          <mc:Fallback>
            <w:pict>
              <v:group w14:anchorId="2D317BED" id="Group 211" o:spid="_x0000_s1227" style="position:absolute;left:0;text-align:left;margin-left:200.25pt;margin-top:-13.85pt;width:255.2pt;height:46.5pt;z-index:15757824;mso-wrap-distance-left:0;mso-wrap-distance-right:0;mso-position-horizontal-relative:page;mso-position-vertical-relative:text" coordsize="32410,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">
                <v:shape id="Graphic 212" o:spid="_x0000_s1228" style="position:absolute;left:80;top:80;width:10116;height:5741;visibility:visible;mso-wrap-style:square;v-text-anchor:top" coordsize="10115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" path="m942744,l68314,,38427,4269,17078,17078,4269,38427,,68314,,505529r4269,29888l17078,556765r21349,12809l68314,573844r874430,l972632,569574r21348,-12809l1006789,535417r4270,-29888l1011059,68314r-4270,-29887l993980,17078,972632,4269,942744,xe" fillcolor="#fbe8e6" stroked="f">
                  <v:path arrowok="t"/>
                </v:shape>
                <v:shape id="Graphic 213" o:spid="_x0000_s1229" style="position:absolute;left:80;top:80;width:10116;height:5741;visibility:visible;mso-wrap-style:square;v-text-anchor:top" coordsize="10115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" path="m68314,573844r874430,l972632,569574r21348,-12809l1006789,535417r4270,-29888l1011059,68314r-4270,-29887l993980,17078,972632,4269,942744,,68314,,38427,4269,17078,17078,4269,38427,,68314,,505529r4269,29888l17078,556765r21349,12809l68314,573844xe" filled="f" strokecolor="#cc3d34" strokeweight="1.27pt">
                  <v:path arrowok="t"/>
                </v:shape>
                <v:shape id="Graphic 214" o:spid="_x0000_s1230" style="position:absolute;left:11147;top:80;width:10116;height:5741;visibility:visible;mso-wrap-style:square;v-text-anchor:top" coordsize="10115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" path="m942744,l68314,,38427,4269,17078,17078,4269,38427,,68314,,505529r4269,29888l17078,556765r21349,12809l68314,573844r874430,l972632,569574r21348,-12809l1006789,535417r4270,-29888l1011059,68314r-4270,-29887l993980,17078,972632,4269,942744,xe" fillcolor="#fbe8e6" stroked="f">
                  <v:path arrowok="t"/>
                </v:shape>
                <v:shape id="Graphic 215" o:spid="_x0000_s1231" style="position:absolute;left:11147;top:80;width:10116;height:5741;visibility:visible;mso-wrap-style:square;v-text-anchor:top" coordsize="10115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" path="m68314,573844r874430,l972632,569574r21348,-12809l1006789,535417r4270,-29888l1011059,68314r-4270,-29887l993980,17078,972632,4269,942744,,68314,,38427,4269,17078,17078,4269,38427,,68314,,505529r4269,29888l17078,556765r21349,12809l68314,573844xe" filled="f" strokecolor="#cc3d34" strokeweight="1.27pt">
                  <v:path arrowok="t"/>
                </v:shape>
                <v:shape id="Graphic 216" o:spid="_x0000_s1232" style="position:absolute;left:22214;top:80;width:10116;height:5741;visibility:visible;mso-wrap-style:square;v-text-anchor:top" coordsize="10115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" path="m942744,l68314,,38427,4269,17078,17078,4269,38427,,68314,,505529r4269,29888l17078,556765r21349,12809l68314,573844r874430,l972632,569574r21348,-12809l1006789,535417r4270,-29888l1011059,68314r-4270,-29887l993980,17078,972632,4269,942744,xe" fillcolor="#fbe8e6" stroked="f">
                  <v:path arrowok="t"/>
                </v:shape>
                <v:shape id="Graphic 217" o:spid="_x0000_s1233" style="position:absolute;left:22214;top:80;width:10116;height:5741;visibility:visible;mso-wrap-style:square;v-text-anchor:top" coordsize="10115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" path="m68314,573844r874430,l972632,569574r21348,-12809l1006789,535417r4270,-29888l1011059,68314r-4270,-29887l993980,17078,972632,4269,942744,,68314,,38427,4269,17078,17078,4269,38427,,68314,,505529r4269,29888l17078,556765r21349,12809l68314,573844xe" filled="f" strokecolor="#cc3d34" strokeweight="1.27pt">
                  <v:path arrowok="t"/>
                </v:shape>
                <v:shape id="Image 218" o:spid="_x0000_s1234" type="#_x0000_t75" style="position:absolute;left:9900;top:2181;width:1537;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">
                  <v:imagedata r:id="rId21" o:title=""/>
                </v:shape>
                <v:shape id="Image 219" o:spid="_x0000_s1235" type="#_x0000_t75" style="position:absolute;left:20967;top:2181;width:1537;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">
                  <v:imagedata r:id="rId22" o:title=""/>
                </v:shape>
                <v:shape id="Textbox 220" o:spid="_x0000_s1236" type="#_x0000_t202" style="position:absolute;left:1013;top:1809;width:838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5763305B" w14:textId="77777777" w:rsidR="00EF4BD5" w:rsidRDefault="00000000">
                        <w:pPr>
                          <w:spacing w:line="242" w:lineRule="auto"/>
                          <w:ind w:left="310" w:right="18" w:hanging="311"/>
                          <w:rPr>
                            <w:rFonts w:ascii="Arial" w:hAnsi="Arial"/>
                            <w:sz w:val="16"/>
                          </w:rPr>
                        </w:pPr>
                        <w:r>
                          <w:rPr>
                            <w:rFonts w:ascii="Arial" w:hAnsi="Arial"/>
                            <w:color w:val="2A2A2A"/>
                            <w:spacing w:val="-2"/>
                            <w:sz w:val="16"/>
                          </w:rPr>
                          <w:t>“WOMAC</w:t>
                        </w:r>
                        <w:r>
                          <w:rPr>
                            <w:rFonts w:ascii="Arial" w:hAnsi="Arial"/>
                            <w:color w:val="2A2A2A"/>
                            <w:spacing w:val="-10"/>
                            <w:sz w:val="16"/>
                          </w:rPr>
                          <w:t xml:space="preserve"> </w:t>
                        </w:r>
                        <w:r>
                          <w:rPr>
                            <w:rFonts w:ascii="Arial" w:hAnsi="Arial"/>
                            <w:color w:val="2A2A2A"/>
                            <w:spacing w:val="-2"/>
                            <w:sz w:val="16"/>
                          </w:rPr>
                          <w:t>stiffness subscale”</w:t>
                        </w:r>
                      </w:p>
                    </w:txbxContent>
                  </v:textbox>
                </v:shape>
                <v:shape id="Textbox 221" o:spid="_x0000_s1237" type="#_x0000_t202" style="position:absolute;left:12097;top:1709;width:8344;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0B5E7005" w14:textId="77777777" w:rsidR="00EF4BD5" w:rsidRDefault="00000000">
                        <w:pPr>
                          <w:spacing w:line="264" w:lineRule="auto"/>
                          <w:ind w:left="8" w:right="18" w:hanging="9"/>
                          <w:rPr>
                            <w:rFonts w:ascii="Arial" w:hAnsi="Arial"/>
                            <w:sz w:val="16"/>
                          </w:rPr>
                        </w:pPr>
                        <w:r>
                          <w:rPr>
                            <w:rFonts w:ascii="Arial" w:hAnsi="Arial"/>
                            <w:color w:val="2A2A2A"/>
                            <w:spacing w:val="-2"/>
                            <w:sz w:val="16"/>
                          </w:rPr>
                          <w:t>“WOMAC</w:t>
                        </w:r>
                        <w:r>
                          <w:rPr>
                            <w:rFonts w:ascii="Arial" w:hAnsi="Arial"/>
                            <w:color w:val="2A2A2A"/>
                            <w:spacing w:val="-10"/>
                            <w:sz w:val="16"/>
                          </w:rPr>
                          <w:t xml:space="preserve"> </w:t>
                        </w:r>
                        <w:r>
                          <w:rPr>
                            <w:rFonts w:ascii="Arial" w:hAnsi="Arial"/>
                            <w:color w:val="2A2A2A"/>
                            <w:spacing w:val="-2"/>
                            <w:sz w:val="16"/>
                          </w:rPr>
                          <w:t>physical function subscale”</w:t>
                        </w:r>
                      </w:p>
                    </w:txbxContent>
                  </v:textbox>
                </v:shape>
                <v:shape id="Textbox 222" o:spid="_x0000_s1238" type="#_x0000_t202" style="position:absolute;left:24031;top:1809;width:661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2604ED59" w14:textId="77777777" w:rsidR="00EF4BD5" w:rsidRDefault="00000000">
                        <w:pPr>
                          <w:spacing w:line="242" w:lineRule="auto"/>
                          <w:ind w:left="290" w:right="18" w:hanging="291"/>
                          <w:rPr>
                            <w:rFonts w:ascii="Arial" w:hAnsi="Arial"/>
                            <w:sz w:val="16"/>
                          </w:rPr>
                        </w:pPr>
                        <w:r>
                          <w:rPr>
                            <w:rFonts w:ascii="Arial" w:hAnsi="Arial"/>
                            <w:color w:val="2A2A2A"/>
                            <w:spacing w:val="-2"/>
                            <w:sz w:val="16"/>
                          </w:rPr>
                          <w:t>“WOMAC</w:t>
                        </w:r>
                        <w:r>
                          <w:rPr>
                            <w:rFonts w:ascii="Arial" w:hAnsi="Arial"/>
                            <w:color w:val="2A2A2A"/>
                            <w:spacing w:val="-10"/>
                            <w:sz w:val="16"/>
                          </w:rPr>
                          <w:t xml:space="preserve"> </w:t>
                        </w:r>
                        <w:r>
                          <w:rPr>
                            <w:rFonts w:ascii="Arial" w:hAnsi="Arial"/>
                            <w:color w:val="2A2A2A"/>
                            <w:spacing w:val="-2"/>
                            <w:sz w:val="16"/>
                          </w:rPr>
                          <w:t>total score”</w:t>
                        </w:r>
                      </w:p>
                    </w:txbxContent>
                  </v:textbox>
                </v:shape>
                <w10:wrap anchorx="page"/>
              </v:group>
            </w:pict>
          </mc:Fallback>
        </mc:AlternateContent>
      </w:r>
      <w:r>
        <w:rPr>
          <w:rFonts w:ascii="Arial"/>
          <w:b/>
          <w:color w:val="2A2A2A"/>
          <w:sz w:val="17"/>
        </w:rPr>
        <w:t xml:space="preserve">Similar </w:t>
      </w:r>
      <w:r>
        <w:rPr>
          <w:rFonts w:ascii="Arial"/>
          <w:b/>
          <w:color w:val="2A2A2A"/>
          <w:spacing w:val="-2"/>
          <w:sz w:val="17"/>
        </w:rPr>
        <w:t>wording</w:t>
      </w:r>
    </w:p>
    <w:p w14:paraId="281AE4D2" w14:textId="77777777" w:rsidR="00EF4BD5" w:rsidRDefault="00000000">
      <w:pPr>
        <w:spacing w:before="23" w:line="244" w:lineRule="auto"/>
        <w:ind w:left="1249" w:right="7369"/>
        <w:rPr>
          <w:rFonts w:ascii="Arial" w:hAnsi="Arial"/>
          <w:b/>
          <w:sz w:val="17"/>
        </w:rPr>
      </w:pPr>
      <w:r>
        <w:rPr>
          <w:rFonts w:ascii="Arial" w:hAnsi="Arial"/>
          <w:b/>
          <w:color w:val="2A2A2A"/>
          <w:sz w:val="17"/>
        </w:rPr>
        <w:t>→</w:t>
      </w:r>
      <w:r>
        <w:rPr>
          <w:rFonts w:ascii="Arial" w:hAnsi="Arial"/>
          <w:b/>
          <w:color w:val="2A2A2A"/>
          <w:spacing w:val="-12"/>
          <w:sz w:val="17"/>
        </w:rPr>
        <w:t xml:space="preserve"> </w:t>
      </w:r>
      <w:r>
        <w:rPr>
          <w:rFonts w:ascii="Arial" w:hAnsi="Arial"/>
          <w:b/>
          <w:color w:val="2A2A2A"/>
          <w:sz w:val="17"/>
        </w:rPr>
        <w:t xml:space="preserve">different </w:t>
      </w:r>
      <w:r>
        <w:rPr>
          <w:rFonts w:ascii="Arial" w:hAnsi="Arial"/>
          <w:b/>
          <w:color w:val="2A2A2A"/>
          <w:spacing w:val="-2"/>
          <w:sz w:val="17"/>
        </w:rPr>
        <w:t>outcomes</w:t>
      </w:r>
    </w:p>
    <w:p w14:paraId="2AC915FC" w14:textId="77777777" w:rsidR="00EF4BD5" w:rsidRDefault="00EF4BD5">
      <w:pPr>
        <w:pStyle w:val="BodyText"/>
        <w:spacing w:before="136"/>
        <w:jc w:val="left"/>
        <w:rPr>
          <w:rFonts w:ascii="Arial"/>
          <w:b/>
          <w:sz w:val="16"/>
        </w:rPr>
      </w:pPr>
    </w:p>
    <w:p w14:paraId="7F5D1D87" w14:textId="77777777" w:rsidR="00EF4BD5" w:rsidRDefault="00000000">
      <w:pPr>
        <w:ind w:left="91" w:right="428"/>
        <w:jc w:val="both"/>
        <w:rPr>
          <w:rFonts w:ascii="Bookman Old Style"/>
          <w:sz w:val="16"/>
        </w:rPr>
      </w:pPr>
      <w:r>
        <w:rPr>
          <w:b/>
          <w:sz w:val="16"/>
        </w:rPr>
        <w:t>Fig.</w:t>
      </w:r>
      <w:r>
        <w:rPr>
          <w:b/>
          <w:spacing w:val="4"/>
          <w:sz w:val="16"/>
        </w:rPr>
        <w:t xml:space="preserve"> </w:t>
      </w:r>
      <w:r>
        <w:rPr>
          <w:b/>
          <w:sz w:val="16"/>
        </w:rPr>
        <w:t>4</w:t>
      </w:r>
      <w:r>
        <w:rPr>
          <w:b/>
          <w:spacing w:val="23"/>
          <w:sz w:val="16"/>
        </w:rPr>
        <w:t xml:space="preserve"> </w:t>
      </w:r>
      <w:r>
        <w:rPr>
          <w:rFonts w:ascii="Bookman Old Style"/>
          <w:sz w:val="16"/>
        </w:rPr>
        <w:t>Illustration</w:t>
      </w:r>
      <w:r>
        <w:rPr>
          <w:rFonts w:ascii="Bookman Old Style"/>
          <w:spacing w:val="-13"/>
          <w:sz w:val="16"/>
        </w:rPr>
        <w:t xml:space="preserve"> </w:t>
      </w:r>
      <w:r>
        <w:rPr>
          <w:rFonts w:ascii="Bookman Old Style"/>
          <w:sz w:val="16"/>
        </w:rPr>
        <w:t>of</w:t>
      </w:r>
      <w:r>
        <w:rPr>
          <w:rFonts w:ascii="Bookman Old Style"/>
          <w:spacing w:val="-12"/>
          <w:sz w:val="16"/>
        </w:rPr>
        <w:t xml:space="preserve"> </w:t>
      </w:r>
      <w:r>
        <w:rPr>
          <w:rFonts w:ascii="Bookman Old Style"/>
          <w:sz w:val="16"/>
        </w:rPr>
        <w:t>outcome</w:t>
      </w:r>
      <w:r>
        <w:rPr>
          <w:rFonts w:ascii="Bookman Old Style"/>
          <w:spacing w:val="-13"/>
          <w:sz w:val="16"/>
        </w:rPr>
        <w:t xml:space="preserve"> </w:t>
      </w:r>
      <w:r>
        <w:rPr>
          <w:rFonts w:ascii="Bookman Old Style"/>
          <w:sz w:val="16"/>
        </w:rPr>
        <w:t>mapping</w:t>
      </w:r>
      <w:r>
        <w:rPr>
          <w:rFonts w:ascii="Bookman Old Style"/>
          <w:spacing w:val="-12"/>
          <w:sz w:val="16"/>
        </w:rPr>
        <w:t xml:space="preserve"> </w:t>
      </w:r>
      <w:r>
        <w:rPr>
          <w:rFonts w:ascii="Bookman Old Style"/>
          <w:sz w:val="16"/>
        </w:rPr>
        <w:t>in</w:t>
      </w:r>
      <w:r>
        <w:rPr>
          <w:rFonts w:ascii="Bookman Old Style"/>
          <w:spacing w:val="-13"/>
          <w:sz w:val="16"/>
        </w:rPr>
        <w:t xml:space="preserve"> </w:t>
      </w:r>
      <w:r>
        <w:rPr>
          <w:rFonts w:ascii="Bookman Old Style"/>
          <w:sz w:val="16"/>
        </w:rPr>
        <w:t>a</w:t>
      </w:r>
      <w:r>
        <w:rPr>
          <w:rFonts w:ascii="Bookman Old Style"/>
          <w:spacing w:val="-12"/>
          <w:sz w:val="16"/>
        </w:rPr>
        <w:t xml:space="preserve"> </w:t>
      </w:r>
      <w:r>
        <w:rPr>
          <w:rFonts w:ascii="Bookman Old Style"/>
          <w:sz w:val="16"/>
        </w:rPr>
        <w:t>systematic</w:t>
      </w:r>
      <w:r>
        <w:rPr>
          <w:rFonts w:ascii="Bookman Old Style"/>
          <w:spacing w:val="-13"/>
          <w:sz w:val="16"/>
        </w:rPr>
        <w:t xml:space="preserve"> </w:t>
      </w:r>
      <w:r>
        <w:rPr>
          <w:rFonts w:ascii="Bookman Old Style"/>
          <w:sz w:val="16"/>
        </w:rPr>
        <w:t>review.</w:t>
      </w:r>
      <w:r>
        <w:rPr>
          <w:rFonts w:ascii="Bookman Old Style"/>
          <w:spacing w:val="-12"/>
          <w:sz w:val="16"/>
        </w:rPr>
        <w:t xml:space="preserve"> </w:t>
      </w:r>
      <w:r>
        <w:rPr>
          <w:rFonts w:ascii="Bookman Old Style"/>
          <w:sz w:val="16"/>
        </w:rPr>
        <w:t>Outcome</w:t>
      </w:r>
      <w:r>
        <w:rPr>
          <w:rFonts w:ascii="Bookman Old Style"/>
          <w:spacing w:val="-13"/>
          <w:sz w:val="16"/>
        </w:rPr>
        <w:t xml:space="preserve"> </w:t>
      </w:r>
      <w:r>
        <w:rPr>
          <w:rFonts w:ascii="Bookman Old Style"/>
          <w:sz w:val="16"/>
        </w:rPr>
        <w:t>measures</w:t>
      </w:r>
      <w:r>
        <w:rPr>
          <w:rFonts w:ascii="Bookman Old Style"/>
          <w:spacing w:val="-12"/>
          <w:sz w:val="16"/>
        </w:rPr>
        <w:t xml:space="preserve"> </w:t>
      </w:r>
      <w:r>
        <w:rPr>
          <w:rFonts w:ascii="Bookman Old Style"/>
          <w:sz w:val="16"/>
        </w:rPr>
        <w:t>with</w:t>
      </w:r>
      <w:r>
        <w:rPr>
          <w:rFonts w:ascii="Bookman Old Style"/>
          <w:spacing w:val="-13"/>
          <w:sz w:val="16"/>
        </w:rPr>
        <w:t xml:space="preserve"> </w:t>
      </w:r>
      <w:r>
        <w:rPr>
          <w:rFonts w:ascii="Bookman Old Style"/>
          <w:sz w:val="16"/>
        </w:rPr>
        <w:t>different</w:t>
      </w:r>
      <w:r>
        <w:rPr>
          <w:rFonts w:ascii="Bookman Old Style"/>
          <w:spacing w:val="-12"/>
          <w:sz w:val="16"/>
        </w:rPr>
        <w:t xml:space="preserve"> </w:t>
      </w:r>
      <w:r>
        <w:rPr>
          <w:rFonts w:ascii="Bookman Old Style"/>
          <w:sz w:val="16"/>
        </w:rPr>
        <w:t>names</w:t>
      </w:r>
      <w:r>
        <w:rPr>
          <w:rFonts w:ascii="Bookman Old Style"/>
          <w:spacing w:val="-13"/>
          <w:sz w:val="16"/>
        </w:rPr>
        <w:t xml:space="preserve"> </w:t>
      </w:r>
      <w:bookmarkStart w:id="13" w:name="_bookmark4"/>
      <w:bookmarkEnd w:id="13"/>
      <w:r>
        <w:rPr>
          <w:rFonts w:ascii="Bookman Old Style"/>
          <w:sz w:val="16"/>
        </w:rPr>
        <w:t>may</w:t>
      </w:r>
      <w:r>
        <w:rPr>
          <w:rFonts w:ascii="Bookman Old Style"/>
          <w:spacing w:val="-12"/>
          <w:sz w:val="16"/>
        </w:rPr>
        <w:t xml:space="preserve"> </w:t>
      </w:r>
      <w:r>
        <w:rPr>
          <w:rFonts w:ascii="Bookman Old Style"/>
          <w:sz w:val="16"/>
        </w:rPr>
        <w:t xml:space="preserve">represent </w:t>
      </w:r>
      <w:r>
        <w:rPr>
          <w:rFonts w:ascii="Bookman Old Style"/>
          <w:spacing w:val="-4"/>
          <w:sz w:val="16"/>
        </w:rPr>
        <w:t>the same outcome. For example, in a Cochrane review of exercise for knee osteoarthritis [</w:t>
      </w:r>
      <w:hyperlink w:anchor="_bookmark69" w:history="1">
        <w:r>
          <w:rPr>
            <w:rFonts w:ascii="Bookman Old Style"/>
            <w:color w:val="0000FF"/>
            <w:spacing w:val="-4"/>
            <w:sz w:val="16"/>
          </w:rPr>
          <w:t>84</w:t>
        </w:r>
      </w:hyperlink>
      <w:r>
        <w:rPr>
          <w:rFonts w:ascii="Bookman Old Style"/>
          <w:spacing w:val="-4"/>
          <w:sz w:val="16"/>
        </w:rPr>
        <w:t xml:space="preserve">], pain was assessed using the </w:t>
      </w:r>
      <w:r>
        <w:rPr>
          <w:rFonts w:ascii="Bookman Old Style"/>
          <w:sz w:val="16"/>
        </w:rPr>
        <w:t>Western</w:t>
      </w:r>
      <w:r>
        <w:rPr>
          <w:rFonts w:ascii="Bookman Old Style"/>
          <w:spacing w:val="-13"/>
          <w:sz w:val="16"/>
        </w:rPr>
        <w:t xml:space="preserve"> </w:t>
      </w:r>
      <w:r>
        <w:rPr>
          <w:rFonts w:ascii="Bookman Old Style"/>
          <w:sz w:val="16"/>
        </w:rPr>
        <w:t>Ontario</w:t>
      </w:r>
      <w:r>
        <w:rPr>
          <w:rFonts w:ascii="Bookman Old Style"/>
          <w:spacing w:val="-13"/>
          <w:sz w:val="16"/>
        </w:rPr>
        <w:t xml:space="preserve"> </w:t>
      </w:r>
      <w:r>
        <w:rPr>
          <w:rFonts w:ascii="Bookman Old Style"/>
          <w:sz w:val="16"/>
        </w:rPr>
        <w:t>and</w:t>
      </w:r>
      <w:r>
        <w:rPr>
          <w:rFonts w:ascii="Bookman Old Style"/>
          <w:spacing w:val="-13"/>
          <w:sz w:val="16"/>
        </w:rPr>
        <w:t xml:space="preserve"> </w:t>
      </w:r>
      <w:r>
        <w:rPr>
          <w:rFonts w:ascii="Bookman Old Style"/>
          <w:sz w:val="16"/>
        </w:rPr>
        <w:t>McMaster</w:t>
      </w:r>
      <w:r>
        <w:rPr>
          <w:rFonts w:ascii="Bookman Old Style"/>
          <w:spacing w:val="-13"/>
          <w:sz w:val="16"/>
        </w:rPr>
        <w:t xml:space="preserve"> </w:t>
      </w:r>
      <w:r>
        <w:rPr>
          <w:rFonts w:ascii="Bookman Old Style"/>
          <w:sz w:val="16"/>
        </w:rPr>
        <w:t>Universities</w:t>
      </w:r>
      <w:r>
        <w:rPr>
          <w:rFonts w:ascii="Bookman Old Style"/>
          <w:spacing w:val="-12"/>
          <w:sz w:val="16"/>
        </w:rPr>
        <w:t xml:space="preserve"> </w:t>
      </w:r>
      <w:r>
        <w:rPr>
          <w:rFonts w:ascii="Bookman Old Style"/>
          <w:sz w:val="16"/>
        </w:rPr>
        <w:t>Osteoarthritis</w:t>
      </w:r>
      <w:r>
        <w:rPr>
          <w:rFonts w:ascii="Bookman Old Style"/>
          <w:spacing w:val="-13"/>
          <w:sz w:val="16"/>
        </w:rPr>
        <w:t xml:space="preserve"> </w:t>
      </w:r>
      <w:r>
        <w:rPr>
          <w:rFonts w:ascii="Bookman Old Style"/>
          <w:sz w:val="16"/>
        </w:rPr>
        <w:t>Index</w:t>
      </w:r>
      <w:r>
        <w:rPr>
          <w:rFonts w:ascii="Bookman Old Style"/>
          <w:spacing w:val="-13"/>
          <w:sz w:val="16"/>
        </w:rPr>
        <w:t xml:space="preserve"> </w:t>
      </w:r>
      <w:r>
        <w:rPr>
          <w:rFonts w:ascii="Bookman Old Style"/>
          <w:sz w:val="16"/>
        </w:rPr>
        <w:t>(WOMAC)</w:t>
      </w:r>
      <w:r>
        <w:rPr>
          <w:rFonts w:ascii="Bookman Old Style"/>
          <w:spacing w:val="-13"/>
          <w:sz w:val="16"/>
        </w:rPr>
        <w:t xml:space="preserve"> </w:t>
      </w:r>
      <w:r>
        <w:rPr>
          <w:rFonts w:ascii="Bookman Old Style"/>
          <w:sz w:val="16"/>
        </w:rPr>
        <w:t>pain</w:t>
      </w:r>
      <w:r>
        <w:rPr>
          <w:rFonts w:ascii="Bookman Old Style"/>
          <w:spacing w:val="-13"/>
          <w:sz w:val="16"/>
        </w:rPr>
        <w:t xml:space="preserve"> </w:t>
      </w:r>
      <w:r>
        <w:rPr>
          <w:rFonts w:ascii="Bookman Old Style"/>
          <w:sz w:val="16"/>
        </w:rPr>
        <w:t>subscale</w:t>
      </w:r>
      <w:r>
        <w:rPr>
          <w:rFonts w:ascii="Bookman Old Style"/>
          <w:spacing w:val="-12"/>
          <w:sz w:val="16"/>
        </w:rPr>
        <w:t xml:space="preserve"> </w:t>
      </w:r>
      <w:r>
        <w:rPr>
          <w:rFonts w:ascii="Bookman Old Style"/>
          <w:sz w:val="16"/>
        </w:rPr>
        <w:t>[</w:t>
      </w:r>
      <w:hyperlink w:anchor="_bookmark70" w:history="1">
        <w:r>
          <w:rPr>
            <w:rFonts w:ascii="Bookman Old Style"/>
            <w:color w:val="0000FF"/>
            <w:sz w:val="16"/>
          </w:rPr>
          <w:t>85</w:t>
        </w:r>
      </w:hyperlink>
      <w:r>
        <w:rPr>
          <w:rFonts w:ascii="Bookman Old Style"/>
          <w:sz w:val="16"/>
        </w:rPr>
        <w:t>,</w:t>
      </w:r>
      <w:r>
        <w:rPr>
          <w:rFonts w:ascii="Bookman Old Style"/>
          <w:spacing w:val="-13"/>
          <w:sz w:val="16"/>
        </w:rPr>
        <w:t xml:space="preserve"> </w:t>
      </w:r>
      <w:hyperlink w:anchor="_bookmark71" w:history="1">
        <w:r>
          <w:rPr>
            <w:rFonts w:ascii="Bookman Old Style"/>
            <w:color w:val="0000FF"/>
            <w:sz w:val="16"/>
          </w:rPr>
          <w:t>86</w:t>
        </w:r>
      </w:hyperlink>
      <w:r>
        <w:rPr>
          <w:rFonts w:ascii="Bookman Old Style"/>
          <w:sz w:val="16"/>
        </w:rPr>
        <w:t>],</w:t>
      </w:r>
      <w:r>
        <w:rPr>
          <w:rFonts w:ascii="Bookman Old Style"/>
          <w:spacing w:val="-13"/>
          <w:sz w:val="16"/>
        </w:rPr>
        <w:t xml:space="preserve"> </w:t>
      </w:r>
      <w:r>
        <w:rPr>
          <w:rFonts w:ascii="Bookman Old Style"/>
          <w:sz w:val="16"/>
        </w:rPr>
        <w:t>the</w:t>
      </w:r>
      <w:r>
        <w:rPr>
          <w:rFonts w:ascii="Bookman Old Style"/>
          <w:spacing w:val="-13"/>
          <w:sz w:val="16"/>
        </w:rPr>
        <w:t xml:space="preserve"> </w:t>
      </w:r>
      <w:r>
        <w:rPr>
          <w:rFonts w:ascii="Bookman Old Style"/>
          <w:sz w:val="16"/>
        </w:rPr>
        <w:t>Knee</w:t>
      </w:r>
      <w:r>
        <w:rPr>
          <w:rFonts w:ascii="Bookman Old Style"/>
          <w:spacing w:val="-13"/>
          <w:sz w:val="16"/>
        </w:rPr>
        <w:t xml:space="preserve"> </w:t>
      </w:r>
      <w:r>
        <w:rPr>
          <w:rFonts w:ascii="Bookman Old Style"/>
          <w:sz w:val="16"/>
        </w:rPr>
        <w:t>Injury</w:t>
      </w:r>
      <w:r>
        <w:rPr>
          <w:rFonts w:ascii="Bookman Old Style"/>
          <w:spacing w:val="-12"/>
          <w:sz w:val="16"/>
        </w:rPr>
        <w:t xml:space="preserve"> </w:t>
      </w:r>
      <w:r>
        <w:rPr>
          <w:rFonts w:ascii="Bookman Old Style"/>
          <w:sz w:val="16"/>
        </w:rPr>
        <w:t xml:space="preserve">and </w:t>
      </w:r>
      <w:r>
        <w:rPr>
          <w:rFonts w:ascii="Bookman Old Style"/>
          <w:spacing w:val="-2"/>
          <w:sz w:val="16"/>
        </w:rPr>
        <w:t>Osteoarthritis</w:t>
      </w:r>
      <w:r>
        <w:rPr>
          <w:rFonts w:ascii="Bookman Old Style"/>
          <w:spacing w:val="-11"/>
          <w:sz w:val="16"/>
        </w:rPr>
        <w:t xml:space="preserve"> </w:t>
      </w:r>
      <w:r>
        <w:rPr>
          <w:rFonts w:ascii="Bookman Old Style"/>
          <w:spacing w:val="-2"/>
          <w:sz w:val="16"/>
        </w:rPr>
        <w:t>Outcome</w:t>
      </w:r>
      <w:r>
        <w:rPr>
          <w:rFonts w:ascii="Bookman Old Style"/>
          <w:spacing w:val="-11"/>
          <w:sz w:val="16"/>
        </w:rPr>
        <w:t xml:space="preserve"> </w:t>
      </w:r>
      <w:r>
        <w:rPr>
          <w:rFonts w:ascii="Bookman Old Style"/>
          <w:spacing w:val="-2"/>
          <w:sz w:val="16"/>
        </w:rPr>
        <w:t>Score</w:t>
      </w:r>
      <w:r>
        <w:rPr>
          <w:rFonts w:ascii="Bookman Old Style"/>
          <w:spacing w:val="-11"/>
          <w:sz w:val="16"/>
        </w:rPr>
        <w:t xml:space="preserve"> </w:t>
      </w:r>
      <w:r>
        <w:rPr>
          <w:rFonts w:ascii="Bookman Old Style"/>
          <w:spacing w:val="-2"/>
          <w:sz w:val="16"/>
        </w:rPr>
        <w:t>(KOOS)</w:t>
      </w:r>
      <w:r>
        <w:rPr>
          <w:rFonts w:ascii="Bookman Old Style"/>
          <w:spacing w:val="-10"/>
          <w:sz w:val="16"/>
        </w:rPr>
        <w:t xml:space="preserve"> </w:t>
      </w:r>
      <w:r>
        <w:rPr>
          <w:rFonts w:ascii="Bookman Old Style"/>
          <w:spacing w:val="-2"/>
          <w:sz w:val="16"/>
        </w:rPr>
        <w:t>pain</w:t>
      </w:r>
      <w:r>
        <w:rPr>
          <w:rFonts w:ascii="Bookman Old Style"/>
          <w:spacing w:val="-11"/>
          <w:sz w:val="16"/>
        </w:rPr>
        <w:t xml:space="preserve"> </w:t>
      </w:r>
      <w:r>
        <w:rPr>
          <w:rFonts w:ascii="Bookman Old Style"/>
          <w:spacing w:val="-2"/>
          <w:sz w:val="16"/>
        </w:rPr>
        <w:t>subscale</w:t>
      </w:r>
      <w:r>
        <w:rPr>
          <w:rFonts w:ascii="Bookman Old Style"/>
          <w:spacing w:val="-11"/>
          <w:sz w:val="16"/>
        </w:rPr>
        <w:t xml:space="preserve"> </w:t>
      </w:r>
      <w:r>
        <w:rPr>
          <w:rFonts w:ascii="Bookman Old Style"/>
          <w:spacing w:val="-2"/>
          <w:sz w:val="16"/>
        </w:rPr>
        <w:t>[</w:t>
      </w:r>
      <w:hyperlink w:anchor="_bookmark72" w:history="1">
        <w:r>
          <w:rPr>
            <w:rFonts w:ascii="Bookman Old Style"/>
            <w:color w:val="0000FF"/>
            <w:spacing w:val="-2"/>
            <w:sz w:val="16"/>
          </w:rPr>
          <w:t>87</w:t>
        </w:r>
      </w:hyperlink>
      <w:r>
        <w:rPr>
          <w:rFonts w:ascii="Bookman Old Style"/>
          <w:spacing w:val="-2"/>
          <w:sz w:val="16"/>
        </w:rPr>
        <w:t>,</w:t>
      </w:r>
      <w:r>
        <w:rPr>
          <w:rFonts w:ascii="Bookman Old Style"/>
          <w:spacing w:val="-11"/>
          <w:sz w:val="16"/>
        </w:rPr>
        <w:t xml:space="preserve"> </w:t>
      </w:r>
      <w:hyperlink w:anchor="_bookmark73" w:history="1">
        <w:r>
          <w:rPr>
            <w:rFonts w:ascii="Bookman Old Style"/>
            <w:color w:val="0000FF"/>
            <w:spacing w:val="-2"/>
            <w:sz w:val="16"/>
          </w:rPr>
          <w:t>88</w:t>
        </w:r>
      </w:hyperlink>
      <w:r>
        <w:rPr>
          <w:rFonts w:ascii="Bookman Old Style"/>
          <w:spacing w:val="-2"/>
          <w:sz w:val="16"/>
        </w:rPr>
        <w:t>],</w:t>
      </w:r>
      <w:r>
        <w:rPr>
          <w:rFonts w:ascii="Bookman Old Style"/>
          <w:spacing w:val="-10"/>
          <w:sz w:val="16"/>
        </w:rPr>
        <w:t xml:space="preserve"> </w:t>
      </w:r>
      <w:r>
        <w:rPr>
          <w:rFonts w:ascii="Bookman Old Style"/>
          <w:spacing w:val="-2"/>
          <w:sz w:val="16"/>
        </w:rPr>
        <w:t>and</w:t>
      </w:r>
      <w:r>
        <w:rPr>
          <w:rFonts w:ascii="Bookman Old Style"/>
          <w:spacing w:val="-11"/>
          <w:sz w:val="16"/>
        </w:rPr>
        <w:t xml:space="preserve"> </w:t>
      </w:r>
      <w:r>
        <w:rPr>
          <w:rFonts w:ascii="Bookman Old Style"/>
          <w:spacing w:val="-2"/>
          <w:sz w:val="16"/>
        </w:rPr>
        <w:t>a</w:t>
      </w:r>
      <w:r>
        <w:rPr>
          <w:rFonts w:ascii="Bookman Old Style"/>
          <w:spacing w:val="-11"/>
          <w:sz w:val="16"/>
        </w:rPr>
        <w:t xml:space="preserve"> </w:t>
      </w:r>
      <w:r>
        <w:rPr>
          <w:rFonts w:ascii="Bookman Old Style"/>
          <w:spacing w:val="-2"/>
          <w:sz w:val="16"/>
        </w:rPr>
        <w:t>visual</w:t>
      </w:r>
      <w:r>
        <w:rPr>
          <w:rFonts w:ascii="Bookman Old Style"/>
          <w:spacing w:val="-11"/>
          <w:sz w:val="16"/>
        </w:rPr>
        <w:t xml:space="preserve"> </w:t>
      </w:r>
      <w:r>
        <w:rPr>
          <w:rFonts w:ascii="Bookman Old Style"/>
          <w:spacing w:val="-2"/>
          <w:sz w:val="16"/>
        </w:rPr>
        <w:t>analogue</w:t>
      </w:r>
      <w:r>
        <w:rPr>
          <w:rFonts w:ascii="Bookman Old Style"/>
          <w:spacing w:val="-10"/>
          <w:sz w:val="16"/>
        </w:rPr>
        <w:t xml:space="preserve"> </w:t>
      </w:r>
      <w:r>
        <w:rPr>
          <w:rFonts w:ascii="Bookman Old Style"/>
          <w:spacing w:val="-2"/>
          <w:sz w:val="16"/>
        </w:rPr>
        <w:t>scale</w:t>
      </w:r>
      <w:r>
        <w:rPr>
          <w:rFonts w:ascii="Bookman Old Style"/>
          <w:spacing w:val="-11"/>
          <w:sz w:val="16"/>
        </w:rPr>
        <w:t xml:space="preserve"> </w:t>
      </w:r>
      <w:r>
        <w:rPr>
          <w:rFonts w:ascii="Bookman Old Style"/>
          <w:spacing w:val="-2"/>
          <w:sz w:val="16"/>
        </w:rPr>
        <w:t>(VAS)</w:t>
      </w:r>
      <w:r>
        <w:rPr>
          <w:rFonts w:ascii="Bookman Old Style"/>
          <w:spacing w:val="-11"/>
          <w:sz w:val="16"/>
        </w:rPr>
        <w:t xml:space="preserve"> </w:t>
      </w:r>
      <w:r>
        <w:rPr>
          <w:rFonts w:ascii="Bookman Old Style"/>
          <w:spacing w:val="-2"/>
          <w:sz w:val="16"/>
        </w:rPr>
        <w:t>[</w:t>
      </w:r>
      <w:hyperlink w:anchor="_bookmark74" w:history="1">
        <w:r>
          <w:rPr>
            <w:rFonts w:ascii="Bookman Old Style"/>
            <w:color w:val="0000FF"/>
            <w:spacing w:val="-2"/>
            <w:sz w:val="16"/>
          </w:rPr>
          <w:t>89</w:t>
        </w:r>
      </w:hyperlink>
      <w:r>
        <w:rPr>
          <w:rFonts w:ascii="Bookman Old Style"/>
          <w:spacing w:val="-2"/>
          <w:sz w:val="16"/>
        </w:rPr>
        <w:t>,</w:t>
      </w:r>
      <w:r>
        <w:rPr>
          <w:rFonts w:ascii="Bookman Old Style"/>
          <w:spacing w:val="-11"/>
          <w:sz w:val="16"/>
        </w:rPr>
        <w:t xml:space="preserve"> </w:t>
      </w:r>
      <w:hyperlink w:anchor="_bookmark75" w:history="1">
        <w:r>
          <w:rPr>
            <w:rFonts w:ascii="Bookman Old Style"/>
            <w:color w:val="0000FF"/>
            <w:spacing w:val="-2"/>
            <w:sz w:val="16"/>
          </w:rPr>
          <w:t>90</w:t>
        </w:r>
      </w:hyperlink>
      <w:r>
        <w:rPr>
          <w:rFonts w:ascii="Bookman Old Style"/>
          <w:spacing w:val="-2"/>
          <w:sz w:val="16"/>
        </w:rPr>
        <w:t>].</w:t>
      </w:r>
      <w:r>
        <w:rPr>
          <w:rFonts w:ascii="Bookman Old Style"/>
          <w:spacing w:val="-10"/>
          <w:sz w:val="16"/>
        </w:rPr>
        <w:t xml:space="preserve"> </w:t>
      </w:r>
      <w:r>
        <w:rPr>
          <w:rFonts w:ascii="Bookman Old Style"/>
          <w:spacing w:val="-2"/>
          <w:sz w:val="16"/>
        </w:rPr>
        <w:t>These</w:t>
      </w:r>
      <w:r>
        <w:rPr>
          <w:rFonts w:ascii="Bookman Old Style"/>
          <w:spacing w:val="-11"/>
          <w:sz w:val="16"/>
        </w:rPr>
        <w:t xml:space="preserve"> </w:t>
      </w:r>
      <w:r>
        <w:rPr>
          <w:rFonts w:ascii="Bookman Old Style"/>
          <w:spacing w:val="-2"/>
          <w:sz w:val="16"/>
        </w:rPr>
        <w:t xml:space="preserve">measures </w:t>
      </w:r>
      <w:r>
        <w:rPr>
          <w:rFonts w:ascii="Bookman Old Style"/>
          <w:spacing w:val="-4"/>
          <w:sz w:val="16"/>
        </w:rPr>
        <w:t>can</w:t>
      </w:r>
      <w:r>
        <w:rPr>
          <w:rFonts w:ascii="Bookman Old Style"/>
          <w:spacing w:val="-6"/>
          <w:sz w:val="16"/>
        </w:rPr>
        <w:t xml:space="preserve"> </w:t>
      </w:r>
      <w:r>
        <w:rPr>
          <w:rFonts w:ascii="Bookman Old Style"/>
          <w:spacing w:val="-4"/>
          <w:sz w:val="16"/>
        </w:rPr>
        <w:t>all</w:t>
      </w:r>
      <w:r>
        <w:rPr>
          <w:rFonts w:ascii="Bookman Old Style"/>
          <w:spacing w:val="-7"/>
          <w:sz w:val="16"/>
        </w:rPr>
        <w:t xml:space="preserve"> </w:t>
      </w:r>
      <w:r>
        <w:rPr>
          <w:rFonts w:ascii="Bookman Old Style"/>
          <w:spacing w:val="-4"/>
          <w:sz w:val="16"/>
        </w:rPr>
        <w:t>be</w:t>
      </w:r>
      <w:r>
        <w:rPr>
          <w:rFonts w:ascii="Bookman Old Style"/>
          <w:spacing w:val="-6"/>
          <w:sz w:val="16"/>
        </w:rPr>
        <w:t xml:space="preserve"> </w:t>
      </w:r>
      <w:r>
        <w:rPr>
          <w:rFonts w:ascii="Bookman Old Style"/>
          <w:spacing w:val="-4"/>
          <w:sz w:val="16"/>
        </w:rPr>
        <w:t>mapped</w:t>
      </w:r>
      <w:r>
        <w:rPr>
          <w:rFonts w:ascii="Bookman Old Style"/>
          <w:spacing w:val="-6"/>
          <w:sz w:val="16"/>
        </w:rPr>
        <w:t xml:space="preserve"> </w:t>
      </w:r>
      <w:r>
        <w:rPr>
          <w:rFonts w:ascii="Bookman Old Style"/>
          <w:spacing w:val="-4"/>
          <w:sz w:val="16"/>
        </w:rPr>
        <w:t>to</w:t>
      </w:r>
      <w:r>
        <w:rPr>
          <w:rFonts w:ascii="Bookman Old Style"/>
          <w:spacing w:val="-6"/>
          <w:sz w:val="16"/>
        </w:rPr>
        <w:t xml:space="preserve"> </w:t>
      </w:r>
      <w:r>
        <w:rPr>
          <w:rFonts w:ascii="Bookman Old Style"/>
          <w:spacing w:val="-4"/>
          <w:sz w:val="16"/>
        </w:rPr>
        <w:t>the</w:t>
      </w:r>
      <w:r>
        <w:rPr>
          <w:rFonts w:ascii="Bookman Old Style"/>
          <w:spacing w:val="-6"/>
          <w:sz w:val="16"/>
        </w:rPr>
        <w:t xml:space="preserve"> </w:t>
      </w:r>
      <w:r>
        <w:rPr>
          <w:rFonts w:ascii="Bookman Old Style"/>
          <w:spacing w:val="-4"/>
          <w:sz w:val="16"/>
        </w:rPr>
        <w:t>common</w:t>
      </w:r>
      <w:r>
        <w:rPr>
          <w:rFonts w:ascii="Bookman Old Style"/>
          <w:spacing w:val="-6"/>
          <w:sz w:val="16"/>
        </w:rPr>
        <w:t xml:space="preserve"> </w:t>
      </w:r>
      <w:r>
        <w:rPr>
          <w:rFonts w:ascii="Bookman Old Style"/>
          <w:spacing w:val="-4"/>
          <w:sz w:val="16"/>
        </w:rPr>
        <w:t>outcome</w:t>
      </w:r>
      <w:r>
        <w:rPr>
          <w:rFonts w:ascii="Bookman Old Style"/>
          <w:spacing w:val="-7"/>
          <w:sz w:val="16"/>
        </w:rPr>
        <w:t xml:space="preserve"> </w:t>
      </w:r>
      <w:r>
        <w:rPr>
          <w:rFonts w:ascii="Bookman Old Style"/>
          <w:spacing w:val="-4"/>
          <w:sz w:val="16"/>
        </w:rPr>
        <w:t>of</w:t>
      </w:r>
      <w:r>
        <w:rPr>
          <w:rFonts w:ascii="Bookman Old Style"/>
          <w:spacing w:val="-6"/>
          <w:sz w:val="16"/>
        </w:rPr>
        <w:t xml:space="preserve"> </w:t>
      </w:r>
      <w:r>
        <w:rPr>
          <w:rFonts w:ascii="Bookman Old Style"/>
          <w:spacing w:val="-4"/>
          <w:sz w:val="16"/>
        </w:rPr>
        <w:t>pain.</w:t>
      </w:r>
      <w:r>
        <w:rPr>
          <w:rFonts w:ascii="Bookman Old Style"/>
          <w:spacing w:val="-6"/>
          <w:sz w:val="16"/>
        </w:rPr>
        <w:t xml:space="preserve"> </w:t>
      </w:r>
      <w:r>
        <w:rPr>
          <w:rFonts w:ascii="Bookman Old Style"/>
          <w:spacing w:val="-4"/>
          <w:sz w:val="16"/>
        </w:rPr>
        <w:t>Conversely,</w:t>
      </w:r>
      <w:r>
        <w:rPr>
          <w:rFonts w:ascii="Bookman Old Style"/>
          <w:spacing w:val="-6"/>
          <w:sz w:val="16"/>
        </w:rPr>
        <w:t xml:space="preserve"> </w:t>
      </w:r>
      <w:r>
        <w:rPr>
          <w:rFonts w:ascii="Bookman Old Style"/>
          <w:spacing w:val="-4"/>
          <w:sz w:val="16"/>
        </w:rPr>
        <w:t>the</w:t>
      </w:r>
      <w:r>
        <w:rPr>
          <w:rFonts w:ascii="Bookman Old Style"/>
          <w:spacing w:val="-7"/>
          <w:sz w:val="16"/>
        </w:rPr>
        <w:t xml:space="preserve"> </w:t>
      </w:r>
      <w:r>
        <w:rPr>
          <w:rFonts w:ascii="Bookman Old Style"/>
          <w:spacing w:val="-4"/>
          <w:sz w:val="16"/>
        </w:rPr>
        <w:t>WOMAC</w:t>
      </w:r>
      <w:r>
        <w:rPr>
          <w:rFonts w:ascii="Bookman Old Style"/>
          <w:spacing w:val="-6"/>
          <w:sz w:val="16"/>
        </w:rPr>
        <w:t xml:space="preserve"> </w:t>
      </w:r>
      <w:r>
        <w:rPr>
          <w:rFonts w:ascii="Bookman Old Style"/>
          <w:spacing w:val="-4"/>
          <w:sz w:val="16"/>
        </w:rPr>
        <w:t>stiffness</w:t>
      </w:r>
      <w:r>
        <w:rPr>
          <w:rFonts w:ascii="Bookman Old Style"/>
          <w:spacing w:val="-6"/>
          <w:sz w:val="16"/>
        </w:rPr>
        <w:t xml:space="preserve"> </w:t>
      </w:r>
      <w:r>
        <w:rPr>
          <w:rFonts w:ascii="Bookman Old Style"/>
          <w:spacing w:val="-4"/>
          <w:sz w:val="16"/>
        </w:rPr>
        <w:t>subscale,</w:t>
      </w:r>
      <w:r>
        <w:rPr>
          <w:rFonts w:ascii="Bookman Old Style"/>
          <w:spacing w:val="-7"/>
          <w:sz w:val="16"/>
        </w:rPr>
        <w:t xml:space="preserve"> </w:t>
      </w:r>
      <w:r>
        <w:rPr>
          <w:rFonts w:ascii="Bookman Old Style"/>
          <w:spacing w:val="-4"/>
          <w:sz w:val="16"/>
        </w:rPr>
        <w:t>WOMAC</w:t>
      </w:r>
      <w:r>
        <w:rPr>
          <w:rFonts w:ascii="Bookman Old Style"/>
          <w:spacing w:val="-6"/>
          <w:sz w:val="16"/>
        </w:rPr>
        <w:t xml:space="preserve"> </w:t>
      </w:r>
      <w:r>
        <w:rPr>
          <w:rFonts w:ascii="Bookman Old Style"/>
          <w:spacing w:val="-4"/>
          <w:sz w:val="16"/>
        </w:rPr>
        <w:t>physical</w:t>
      </w:r>
      <w:r>
        <w:rPr>
          <w:rFonts w:ascii="Bookman Old Style"/>
          <w:spacing w:val="-6"/>
          <w:sz w:val="16"/>
        </w:rPr>
        <w:t xml:space="preserve"> </w:t>
      </w:r>
      <w:r>
        <w:rPr>
          <w:rFonts w:ascii="Bookman Old Style"/>
          <w:spacing w:val="-4"/>
          <w:sz w:val="16"/>
        </w:rPr>
        <w:t>function subscale,</w:t>
      </w:r>
      <w:r>
        <w:rPr>
          <w:rFonts w:ascii="Bookman Old Style"/>
          <w:spacing w:val="-5"/>
          <w:sz w:val="16"/>
        </w:rPr>
        <w:t xml:space="preserve"> </w:t>
      </w:r>
      <w:r>
        <w:rPr>
          <w:rFonts w:ascii="Bookman Old Style"/>
          <w:spacing w:val="-4"/>
          <w:sz w:val="16"/>
        </w:rPr>
        <w:t>and</w:t>
      </w:r>
      <w:r>
        <w:rPr>
          <w:rFonts w:ascii="Bookman Old Style"/>
          <w:spacing w:val="-5"/>
          <w:sz w:val="16"/>
        </w:rPr>
        <w:t xml:space="preserve"> </w:t>
      </w:r>
      <w:r>
        <w:rPr>
          <w:rFonts w:ascii="Bookman Old Style"/>
          <w:spacing w:val="-4"/>
          <w:sz w:val="16"/>
        </w:rPr>
        <w:t>WOMAC</w:t>
      </w:r>
      <w:r>
        <w:rPr>
          <w:rFonts w:ascii="Bookman Old Style"/>
          <w:spacing w:val="-5"/>
          <w:sz w:val="16"/>
        </w:rPr>
        <w:t xml:space="preserve"> </w:t>
      </w:r>
      <w:r>
        <w:rPr>
          <w:rFonts w:ascii="Bookman Old Style"/>
          <w:spacing w:val="-4"/>
          <w:sz w:val="16"/>
        </w:rPr>
        <w:t>total</w:t>
      </w:r>
      <w:r>
        <w:rPr>
          <w:rFonts w:ascii="Bookman Old Style"/>
          <w:spacing w:val="-5"/>
          <w:sz w:val="16"/>
        </w:rPr>
        <w:t xml:space="preserve"> </w:t>
      </w:r>
      <w:r>
        <w:rPr>
          <w:rFonts w:ascii="Bookman Old Style"/>
          <w:spacing w:val="-4"/>
          <w:sz w:val="16"/>
        </w:rPr>
        <w:t>score</w:t>
      </w:r>
      <w:r>
        <w:rPr>
          <w:rFonts w:ascii="Bookman Old Style"/>
          <w:spacing w:val="-5"/>
          <w:sz w:val="16"/>
        </w:rPr>
        <w:t xml:space="preserve"> </w:t>
      </w:r>
      <w:r>
        <w:rPr>
          <w:rFonts w:ascii="Bookman Old Style"/>
          <w:spacing w:val="-4"/>
          <w:sz w:val="16"/>
        </w:rPr>
        <w:t>represent</w:t>
      </w:r>
      <w:r>
        <w:rPr>
          <w:rFonts w:ascii="Bookman Old Style"/>
          <w:spacing w:val="-5"/>
          <w:sz w:val="16"/>
        </w:rPr>
        <w:t xml:space="preserve"> </w:t>
      </w:r>
      <w:r>
        <w:rPr>
          <w:rFonts w:ascii="Bookman Old Style"/>
          <w:spacing w:val="-4"/>
          <w:sz w:val="16"/>
        </w:rPr>
        <w:t>different</w:t>
      </w:r>
      <w:r>
        <w:rPr>
          <w:rFonts w:ascii="Bookman Old Style"/>
          <w:spacing w:val="-5"/>
          <w:sz w:val="16"/>
        </w:rPr>
        <w:t xml:space="preserve"> </w:t>
      </w:r>
      <w:r>
        <w:rPr>
          <w:rFonts w:ascii="Bookman Old Style"/>
          <w:spacing w:val="-4"/>
          <w:sz w:val="16"/>
        </w:rPr>
        <w:t>outcomes</w:t>
      </w:r>
      <w:r>
        <w:rPr>
          <w:rFonts w:ascii="Bookman Old Style"/>
          <w:spacing w:val="-5"/>
          <w:sz w:val="16"/>
        </w:rPr>
        <w:t xml:space="preserve"> </w:t>
      </w:r>
      <w:r>
        <w:rPr>
          <w:rFonts w:ascii="Bookman Old Style"/>
          <w:spacing w:val="-4"/>
          <w:sz w:val="16"/>
        </w:rPr>
        <w:t>and</w:t>
      </w:r>
      <w:r>
        <w:rPr>
          <w:rFonts w:ascii="Bookman Old Style"/>
          <w:spacing w:val="-5"/>
          <w:sz w:val="16"/>
        </w:rPr>
        <w:t xml:space="preserve"> </w:t>
      </w:r>
      <w:r>
        <w:rPr>
          <w:rFonts w:ascii="Bookman Old Style"/>
          <w:spacing w:val="-4"/>
          <w:sz w:val="16"/>
        </w:rPr>
        <w:t>should</w:t>
      </w:r>
      <w:r>
        <w:rPr>
          <w:rFonts w:ascii="Bookman Old Style"/>
          <w:spacing w:val="-5"/>
          <w:sz w:val="16"/>
        </w:rPr>
        <w:t xml:space="preserve"> </w:t>
      </w:r>
      <w:r>
        <w:rPr>
          <w:rFonts w:ascii="Bookman Old Style"/>
          <w:spacing w:val="-4"/>
          <w:sz w:val="16"/>
        </w:rPr>
        <w:t>not</w:t>
      </w:r>
      <w:r>
        <w:rPr>
          <w:rFonts w:ascii="Bookman Old Style"/>
          <w:spacing w:val="-5"/>
          <w:sz w:val="16"/>
        </w:rPr>
        <w:t xml:space="preserve"> </w:t>
      </w:r>
      <w:r>
        <w:rPr>
          <w:rFonts w:ascii="Bookman Old Style"/>
          <w:spacing w:val="-4"/>
          <w:sz w:val="16"/>
        </w:rPr>
        <w:t>be</w:t>
      </w:r>
      <w:r>
        <w:rPr>
          <w:rFonts w:ascii="Bookman Old Style"/>
          <w:spacing w:val="-5"/>
          <w:sz w:val="16"/>
        </w:rPr>
        <w:t xml:space="preserve"> </w:t>
      </w:r>
      <w:r>
        <w:rPr>
          <w:rFonts w:ascii="Bookman Old Style"/>
          <w:spacing w:val="-4"/>
          <w:sz w:val="16"/>
        </w:rPr>
        <w:t>combined,</w:t>
      </w:r>
      <w:r>
        <w:rPr>
          <w:rFonts w:ascii="Bookman Old Style"/>
          <w:spacing w:val="-5"/>
          <w:sz w:val="16"/>
        </w:rPr>
        <w:t xml:space="preserve"> </w:t>
      </w:r>
      <w:r>
        <w:rPr>
          <w:rFonts w:ascii="Bookman Old Style"/>
          <w:spacing w:val="-4"/>
          <w:sz w:val="16"/>
        </w:rPr>
        <w:t>despite</w:t>
      </w:r>
      <w:r>
        <w:rPr>
          <w:rFonts w:ascii="Bookman Old Style"/>
          <w:spacing w:val="-5"/>
          <w:sz w:val="16"/>
        </w:rPr>
        <w:t xml:space="preserve"> </w:t>
      </w:r>
      <w:r>
        <w:rPr>
          <w:rFonts w:ascii="Bookman Old Style"/>
          <w:spacing w:val="-4"/>
          <w:sz w:val="16"/>
        </w:rPr>
        <w:t>sharing</w:t>
      </w:r>
      <w:r>
        <w:rPr>
          <w:rFonts w:ascii="Bookman Old Style"/>
          <w:spacing w:val="-5"/>
          <w:sz w:val="16"/>
        </w:rPr>
        <w:t xml:space="preserve"> </w:t>
      </w:r>
      <w:r>
        <w:rPr>
          <w:rFonts w:ascii="Bookman Old Style"/>
          <w:spacing w:val="-4"/>
          <w:sz w:val="16"/>
        </w:rPr>
        <w:t>the</w:t>
      </w:r>
      <w:r>
        <w:rPr>
          <w:rFonts w:ascii="Bookman Old Style"/>
          <w:spacing w:val="-5"/>
          <w:sz w:val="16"/>
        </w:rPr>
        <w:t xml:space="preserve"> </w:t>
      </w:r>
      <w:r>
        <w:rPr>
          <w:rFonts w:ascii="Bookman Old Style"/>
          <w:spacing w:val="-4"/>
          <w:sz w:val="16"/>
        </w:rPr>
        <w:t xml:space="preserve">WOMAC </w:t>
      </w:r>
      <w:r>
        <w:rPr>
          <w:rFonts w:ascii="Bookman Old Style"/>
          <w:spacing w:val="-2"/>
          <w:sz w:val="16"/>
        </w:rPr>
        <w:t>acronym.</w:t>
      </w:r>
    </w:p>
    <w:p w14:paraId="3242B659" w14:textId="77777777" w:rsidR="00EF4BD5" w:rsidRDefault="00EF4BD5">
      <w:pPr>
        <w:pStyle w:val="BodyText"/>
        <w:spacing w:before="130"/>
        <w:jc w:val="left"/>
        <w:rPr>
          <w:rFonts w:ascii="Bookman Old Style"/>
          <w:sz w:val="16"/>
        </w:rPr>
      </w:pPr>
    </w:p>
    <w:p w14:paraId="445A3E96" w14:textId="77777777" w:rsidR="00EF4BD5" w:rsidRDefault="00000000">
      <w:pPr>
        <w:pStyle w:val="BodyText"/>
        <w:spacing w:line="254" w:lineRule="auto"/>
        <w:ind w:left="91" w:right="428"/>
      </w:pPr>
      <w:r>
        <w:t xml:space="preserve">Failing at the first task yields what psychological science calls the </w:t>
      </w:r>
      <w:commentRangeStart w:id="14"/>
      <w:r>
        <w:t>jingle fallacy; failing at the second,</w:t>
      </w:r>
      <w:r>
        <w:rPr>
          <w:spacing w:val="40"/>
        </w:rPr>
        <w:t xml:space="preserve"> </w:t>
      </w:r>
      <w:r>
        <w:t>the</w:t>
      </w:r>
      <w:r>
        <w:rPr>
          <w:spacing w:val="-1"/>
        </w:rPr>
        <w:t xml:space="preserve"> </w:t>
      </w:r>
      <w:r>
        <w:t>jangle</w:t>
      </w:r>
      <w:r>
        <w:rPr>
          <w:spacing w:val="-1"/>
        </w:rPr>
        <w:t xml:space="preserve"> </w:t>
      </w:r>
      <w:r>
        <w:t>fallacy</w:t>
      </w:r>
      <w:commentRangeEnd w:id="14"/>
      <w:r w:rsidR="00CE71F1">
        <w:rPr>
          <w:rStyle w:val="CommentReference"/>
          <w:spacing w:val="-1"/>
          <w:sz w:val="20"/>
          <w:szCs w:val="20"/>
        </w:rPr>
        <w:commentReference w:id="14"/>
      </w:r>
      <w:r>
        <w:rPr>
          <w:spacing w:val="-1"/>
        </w:rPr>
        <w:t xml:space="preserve"> </w:t>
      </w:r>
      <w:r>
        <w:t>[</w:t>
      </w:r>
      <w:hyperlink w:anchor="_bookmark65" w:history="1">
        <w:r>
          <w:rPr>
            <w:color w:val="0000FF"/>
          </w:rPr>
          <w:t>79</w:t>
        </w:r>
      </w:hyperlink>
      <w:r>
        <w:t>–</w:t>
      </w:r>
      <w:hyperlink w:anchor="_bookmark66" w:history="1">
        <w:r>
          <w:rPr>
            <w:color w:val="0000FF"/>
          </w:rPr>
          <w:t>81</w:t>
        </w:r>
      </w:hyperlink>
      <w:r>
        <w:t>].</w:t>
      </w:r>
      <w:r>
        <w:rPr>
          <w:spacing w:val="-1"/>
        </w:rPr>
        <w:t xml:space="preserve"> </w:t>
      </w:r>
      <w:r>
        <w:t>Such</w:t>
      </w:r>
      <w:r>
        <w:rPr>
          <w:spacing w:val="-1"/>
        </w:rPr>
        <w:t xml:space="preserve"> </w:t>
      </w:r>
      <w:r>
        <w:t>problems</w:t>
      </w:r>
      <w:r>
        <w:rPr>
          <w:spacing w:val="-1"/>
        </w:rPr>
        <w:t xml:space="preserve"> </w:t>
      </w:r>
      <w:r>
        <w:t>have</w:t>
      </w:r>
      <w:r>
        <w:rPr>
          <w:spacing w:val="-1"/>
        </w:rPr>
        <w:t xml:space="preserve"> </w:t>
      </w:r>
      <w:r>
        <w:t>received</w:t>
      </w:r>
      <w:r>
        <w:rPr>
          <w:spacing w:val="-1"/>
        </w:rPr>
        <w:t xml:space="preserve"> </w:t>
      </w:r>
      <w:r>
        <w:t>far</w:t>
      </w:r>
      <w:r>
        <w:rPr>
          <w:spacing w:val="-1"/>
        </w:rPr>
        <w:t xml:space="preserve"> </w:t>
      </w:r>
      <w:r>
        <w:t>less</w:t>
      </w:r>
      <w:r>
        <w:rPr>
          <w:spacing w:val="-1"/>
        </w:rPr>
        <w:t xml:space="preserve"> </w:t>
      </w:r>
      <w:r>
        <w:t>attention</w:t>
      </w:r>
      <w:r>
        <w:rPr>
          <w:spacing w:val="-1"/>
        </w:rPr>
        <w:t xml:space="preserve"> </w:t>
      </w:r>
      <w:r>
        <w:t>in</w:t>
      </w:r>
      <w:r>
        <w:rPr>
          <w:spacing w:val="-1"/>
        </w:rPr>
        <w:t xml:space="preserve"> </w:t>
      </w:r>
      <w:r>
        <w:t>biomedicine,</w:t>
      </w:r>
      <w:r>
        <w:rPr>
          <w:spacing w:val="-1"/>
        </w:rPr>
        <w:t xml:space="preserve"> </w:t>
      </w:r>
      <w:r>
        <w:t>but</w:t>
      </w:r>
      <w:r>
        <w:rPr>
          <w:spacing w:val="-1"/>
        </w:rPr>
        <w:t xml:space="preserve"> </w:t>
      </w:r>
      <w:r>
        <w:t>a</w:t>
      </w:r>
      <w:r>
        <w:rPr>
          <w:spacing w:val="-1"/>
        </w:rPr>
        <w:t xml:space="preserve"> </w:t>
      </w:r>
      <w:r>
        <w:t>growing number</w:t>
      </w:r>
      <w:r>
        <w:rPr>
          <w:spacing w:val="-6"/>
        </w:rPr>
        <w:t xml:space="preserve"> </w:t>
      </w:r>
      <w:r>
        <w:t>of</w:t>
      </w:r>
      <w:r>
        <w:rPr>
          <w:spacing w:val="-5"/>
        </w:rPr>
        <w:t xml:space="preserve"> </w:t>
      </w:r>
      <w:r>
        <w:t>biomedical</w:t>
      </w:r>
      <w:r>
        <w:rPr>
          <w:spacing w:val="-5"/>
        </w:rPr>
        <w:t xml:space="preserve"> </w:t>
      </w:r>
      <w:r>
        <w:t>studies</w:t>
      </w:r>
      <w:r>
        <w:rPr>
          <w:spacing w:val="-5"/>
        </w:rPr>
        <w:t xml:space="preserve"> </w:t>
      </w:r>
      <w:r>
        <w:t>have</w:t>
      </w:r>
      <w:r>
        <w:rPr>
          <w:spacing w:val="-5"/>
        </w:rPr>
        <w:t xml:space="preserve"> </w:t>
      </w:r>
      <w:r>
        <w:t>started</w:t>
      </w:r>
      <w:r>
        <w:rPr>
          <w:spacing w:val="-5"/>
        </w:rPr>
        <w:t xml:space="preserve"> </w:t>
      </w:r>
      <w:r>
        <w:t>to</w:t>
      </w:r>
      <w:r>
        <w:rPr>
          <w:spacing w:val="-6"/>
        </w:rPr>
        <w:t xml:space="preserve"> </w:t>
      </w:r>
      <w:r>
        <w:t>document</w:t>
      </w:r>
      <w:r>
        <w:rPr>
          <w:spacing w:val="-5"/>
        </w:rPr>
        <w:t xml:space="preserve"> </w:t>
      </w:r>
      <w:r>
        <w:t>outcome-reporting</w:t>
      </w:r>
      <w:r>
        <w:rPr>
          <w:spacing w:val="-5"/>
        </w:rPr>
        <w:t xml:space="preserve"> </w:t>
      </w:r>
      <w:r>
        <w:t>heterogeneity</w:t>
      </w:r>
      <w:r>
        <w:rPr>
          <w:spacing w:val="-5"/>
        </w:rPr>
        <w:t xml:space="preserve"> </w:t>
      </w:r>
      <w:r>
        <w:t>[</w:t>
      </w:r>
      <w:hyperlink w:anchor="_bookmark67" w:history="1">
        <w:r>
          <w:rPr>
            <w:color w:val="0000FF"/>
          </w:rPr>
          <w:t>82</w:t>
        </w:r>
      </w:hyperlink>
      <w:r>
        <w:t>,</w:t>
      </w:r>
      <w:r>
        <w:rPr>
          <w:spacing w:val="-5"/>
        </w:rPr>
        <w:t xml:space="preserve"> </w:t>
      </w:r>
      <w:hyperlink w:anchor="_bookmark68" w:history="1">
        <w:r>
          <w:rPr>
            <w:color w:val="0000FF"/>
          </w:rPr>
          <w:t>83</w:t>
        </w:r>
      </w:hyperlink>
      <w:r>
        <w:t>].</w:t>
      </w:r>
    </w:p>
    <w:p w14:paraId="551FDA8E" w14:textId="77777777" w:rsidR="00EF4BD5" w:rsidRDefault="00000000">
      <w:pPr>
        <w:pStyle w:val="BodyText"/>
        <w:spacing w:line="254" w:lineRule="auto"/>
        <w:ind w:left="91" w:right="427" w:firstLine="298"/>
      </w:pPr>
      <w:r>
        <w:t>Currently,</w:t>
      </w:r>
      <w:r>
        <w:rPr>
          <w:spacing w:val="-7"/>
        </w:rPr>
        <w:t xml:space="preserve"> </w:t>
      </w:r>
      <w:r>
        <w:t>no</w:t>
      </w:r>
      <w:r>
        <w:rPr>
          <w:spacing w:val="-7"/>
        </w:rPr>
        <w:t xml:space="preserve"> </w:t>
      </w:r>
      <w:r>
        <w:t>single</w:t>
      </w:r>
      <w:r>
        <w:rPr>
          <w:spacing w:val="-7"/>
        </w:rPr>
        <w:t xml:space="preserve"> </w:t>
      </w:r>
      <w:r>
        <w:t>methodology</w:t>
      </w:r>
      <w:r>
        <w:rPr>
          <w:spacing w:val="-7"/>
        </w:rPr>
        <w:t xml:space="preserve"> </w:t>
      </w:r>
      <w:r>
        <w:t>can</w:t>
      </w:r>
      <w:r>
        <w:rPr>
          <w:spacing w:val="-7"/>
        </w:rPr>
        <w:t xml:space="preserve"> </w:t>
      </w:r>
      <w:r>
        <w:t>be</w:t>
      </w:r>
      <w:r>
        <w:rPr>
          <w:spacing w:val="-7"/>
        </w:rPr>
        <w:t xml:space="preserve"> </w:t>
      </w:r>
      <w:r>
        <w:t>considered</w:t>
      </w:r>
      <w:r>
        <w:rPr>
          <w:spacing w:val="-7"/>
        </w:rPr>
        <w:t xml:space="preserve"> </w:t>
      </w:r>
      <w:r>
        <w:t>universally</w:t>
      </w:r>
      <w:r>
        <w:rPr>
          <w:spacing w:val="-7"/>
        </w:rPr>
        <w:t xml:space="preserve"> </w:t>
      </w:r>
      <w:r>
        <w:t>correct</w:t>
      </w:r>
      <w:r>
        <w:rPr>
          <w:spacing w:val="-7"/>
        </w:rPr>
        <w:t xml:space="preserve"> </w:t>
      </w:r>
      <w:r>
        <w:t>for</w:t>
      </w:r>
      <w:r>
        <w:rPr>
          <w:spacing w:val="-7"/>
        </w:rPr>
        <w:t xml:space="preserve"> </w:t>
      </w:r>
      <w:r>
        <w:t>mapping</w:t>
      </w:r>
      <w:r>
        <w:rPr>
          <w:spacing w:val="-7"/>
        </w:rPr>
        <w:t xml:space="preserve"> </w:t>
      </w:r>
      <w:r>
        <w:t>these</w:t>
      </w:r>
      <w:r>
        <w:rPr>
          <w:spacing w:val="-7"/>
        </w:rPr>
        <w:t xml:space="preserve"> </w:t>
      </w:r>
      <w:r>
        <w:t>outcomes, so</w:t>
      </w:r>
      <w:r>
        <w:rPr>
          <w:spacing w:val="-1"/>
        </w:rPr>
        <w:t xml:space="preserve"> </w:t>
      </w:r>
      <w:r>
        <w:t>reviewers</w:t>
      </w:r>
      <w:r>
        <w:rPr>
          <w:spacing w:val="-1"/>
        </w:rPr>
        <w:t xml:space="preserve"> </w:t>
      </w:r>
      <w:r>
        <w:t>must</w:t>
      </w:r>
      <w:r>
        <w:rPr>
          <w:spacing w:val="-1"/>
        </w:rPr>
        <w:t xml:space="preserve"> </w:t>
      </w:r>
      <w:r>
        <w:t>navigate</w:t>
      </w:r>
      <w:r>
        <w:rPr>
          <w:spacing w:val="-1"/>
        </w:rPr>
        <w:t xml:space="preserve"> </w:t>
      </w:r>
      <w:r>
        <w:t>this</w:t>
      </w:r>
      <w:r>
        <w:rPr>
          <w:spacing w:val="-1"/>
        </w:rPr>
        <w:t xml:space="preserve"> </w:t>
      </w:r>
      <w:r>
        <w:t>process</w:t>
      </w:r>
      <w:r>
        <w:rPr>
          <w:spacing w:val="-1"/>
        </w:rPr>
        <w:t xml:space="preserve"> </w:t>
      </w:r>
      <w:r>
        <w:t>flexibly,</w:t>
      </w:r>
      <w:r>
        <w:rPr>
          <w:spacing w:val="-1"/>
        </w:rPr>
        <w:t xml:space="preserve"> </w:t>
      </w:r>
      <w:r>
        <w:t>guided</w:t>
      </w:r>
      <w:r>
        <w:rPr>
          <w:spacing w:val="-1"/>
        </w:rPr>
        <w:t xml:space="preserve"> </w:t>
      </w:r>
      <w:r>
        <w:t>by</w:t>
      </w:r>
      <w:r>
        <w:rPr>
          <w:spacing w:val="-1"/>
        </w:rPr>
        <w:t xml:space="preserve"> </w:t>
      </w:r>
      <w:r>
        <w:t>practical</w:t>
      </w:r>
      <w:r>
        <w:rPr>
          <w:spacing w:val="-1"/>
        </w:rPr>
        <w:t xml:space="preserve"> </w:t>
      </w:r>
      <w:r>
        <w:t>constraints,</w:t>
      </w:r>
      <w:r>
        <w:rPr>
          <w:spacing w:val="-1"/>
        </w:rPr>
        <w:t xml:space="preserve"> </w:t>
      </w:r>
      <w:r>
        <w:t>specific</w:t>
      </w:r>
      <w:r>
        <w:rPr>
          <w:spacing w:val="-1"/>
        </w:rPr>
        <w:t xml:space="preserve"> </w:t>
      </w:r>
      <w:r>
        <w:t>research</w:t>
      </w:r>
      <w:r>
        <w:rPr>
          <w:spacing w:val="-1"/>
        </w:rPr>
        <w:t xml:space="preserve"> </w:t>
      </w:r>
      <w:r>
        <w:t>goals, and</w:t>
      </w:r>
      <w:r>
        <w:rPr>
          <w:spacing w:val="-7"/>
        </w:rPr>
        <w:t xml:space="preserve"> </w:t>
      </w:r>
      <w:r>
        <w:t>disciplinary</w:t>
      </w:r>
      <w:r>
        <w:rPr>
          <w:spacing w:val="-6"/>
        </w:rPr>
        <w:t xml:space="preserve"> </w:t>
      </w:r>
      <w:r>
        <w:t>traditions</w:t>
      </w:r>
      <w:r>
        <w:rPr>
          <w:spacing w:val="-7"/>
        </w:rPr>
        <w:t xml:space="preserve"> </w:t>
      </w:r>
      <w:r>
        <w:t>[</w:t>
      </w:r>
      <w:hyperlink w:anchor="_bookmark64" w:history="1">
        <w:r>
          <w:rPr>
            <w:color w:val="0000FF"/>
          </w:rPr>
          <w:t>78</w:t>
        </w:r>
      </w:hyperlink>
      <w:r>
        <w:t>].</w:t>
      </w:r>
      <w:r>
        <w:rPr>
          <w:spacing w:val="-6"/>
        </w:rPr>
        <w:t xml:space="preserve"> </w:t>
      </w:r>
      <w:r>
        <w:t>For</w:t>
      </w:r>
      <w:r>
        <w:rPr>
          <w:spacing w:val="-7"/>
        </w:rPr>
        <w:t xml:space="preserve"> </w:t>
      </w:r>
      <w:r>
        <w:t>instance,</w:t>
      </w:r>
      <w:r>
        <w:rPr>
          <w:spacing w:val="-6"/>
        </w:rPr>
        <w:t xml:space="preserve"> </w:t>
      </w:r>
      <w:r>
        <w:t>one</w:t>
      </w:r>
      <w:r>
        <w:rPr>
          <w:spacing w:val="-7"/>
        </w:rPr>
        <w:t xml:space="preserve"> </w:t>
      </w:r>
      <w:r>
        <w:t>review</w:t>
      </w:r>
      <w:r>
        <w:rPr>
          <w:spacing w:val="-7"/>
        </w:rPr>
        <w:t xml:space="preserve"> </w:t>
      </w:r>
      <w:r>
        <w:t>might</w:t>
      </w:r>
      <w:r>
        <w:rPr>
          <w:spacing w:val="-6"/>
        </w:rPr>
        <w:t xml:space="preserve"> </w:t>
      </w:r>
      <w:r>
        <w:t>synthesize</w:t>
      </w:r>
      <w:r>
        <w:rPr>
          <w:spacing w:val="-7"/>
        </w:rPr>
        <w:t xml:space="preserve"> </w:t>
      </w:r>
      <w:r>
        <w:t>data</w:t>
      </w:r>
      <w:r>
        <w:rPr>
          <w:spacing w:val="-7"/>
        </w:rPr>
        <w:t xml:space="preserve"> </w:t>
      </w:r>
      <w:r>
        <w:t>across</w:t>
      </w:r>
      <w:r>
        <w:rPr>
          <w:spacing w:val="-7"/>
        </w:rPr>
        <w:t xml:space="preserve"> </w:t>
      </w:r>
      <w:r>
        <w:t>various</w:t>
      </w:r>
      <w:r>
        <w:rPr>
          <w:spacing w:val="-6"/>
        </w:rPr>
        <w:t xml:space="preserve"> </w:t>
      </w:r>
      <w:r>
        <w:t>follow-up periods</w:t>
      </w:r>
      <w:r>
        <w:rPr>
          <w:spacing w:val="-9"/>
        </w:rPr>
        <w:t xml:space="preserve"> </w:t>
      </w:r>
      <w:r>
        <w:t>into</w:t>
      </w:r>
      <w:r>
        <w:rPr>
          <w:spacing w:val="-9"/>
        </w:rPr>
        <w:t xml:space="preserve"> </w:t>
      </w:r>
      <w:r>
        <w:t>a</w:t>
      </w:r>
      <w:r>
        <w:rPr>
          <w:spacing w:val="-9"/>
        </w:rPr>
        <w:t xml:space="preserve"> </w:t>
      </w:r>
      <w:r>
        <w:t>single</w:t>
      </w:r>
      <w:r>
        <w:rPr>
          <w:spacing w:val="-9"/>
        </w:rPr>
        <w:t xml:space="preserve"> </w:t>
      </w:r>
      <w:r>
        <w:t>outcome</w:t>
      </w:r>
      <w:r>
        <w:rPr>
          <w:spacing w:val="-9"/>
        </w:rPr>
        <w:t xml:space="preserve"> </w:t>
      </w:r>
      <w:r>
        <w:t>construct,</w:t>
      </w:r>
      <w:r>
        <w:rPr>
          <w:spacing w:val="-9"/>
        </w:rPr>
        <w:t xml:space="preserve"> </w:t>
      </w:r>
      <w:r>
        <w:t>whereas</w:t>
      </w:r>
      <w:r>
        <w:rPr>
          <w:spacing w:val="-9"/>
        </w:rPr>
        <w:t xml:space="preserve"> </w:t>
      </w:r>
      <w:r>
        <w:t>another</w:t>
      </w:r>
      <w:r>
        <w:rPr>
          <w:spacing w:val="-9"/>
        </w:rPr>
        <w:t xml:space="preserve"> </w:t>
      </w:r>
      <w:r>
        <w:t>might</w:t>
      </w:r>
      <w:r>
        <w:rPr>
          <w:spacing w:val="-9"/>
        </w:rPr>
        <w:t xml:space="preserve"> </w:t>
      </w:r>
      <w:r>
        <w:t>treat</w:t>
      </w:r>
      <w:r>
        <w:rPr>
          <w:spacing w:val="-9"/>
        </w:rPr>
        <w:t xml:space="preserve"> </w:t>
      </w:r>
      <w:r>
        <w:t>those</w:t>
      </w:r>
      <w:r>
        <w:rPr>
          <w:spacing w:val="-9"/>
        </w:rPr>
        <w:t xml:space="preserve"> </w:t>
      </w:r>
      <w:r>
        <w:t>periods</w:t>
      </w:r>
      <w:r>
        <w:rPr>
          <w:spacing w:val="-9"/>
        </w:rPr>
        <w:t xml:space="preserve"> </w:t>
      </w:r>
      <w:r>
        <w:t>as</w:t>
      </w:r>
      <w:r>
        <w:rPr>
          <w:spacing w:val="-9"/>
        </w:rPr>
        <w:t xml:space="preserve"> </w:t>
      </w:r>
      <w:r>
        <w:t>distinct</w:t>
      </w:r>
      <w:r>
        <w:rPr>
          <w:spacing w:val="-9"/>
        </w:rPr>
        <w:t xml:space="preserve"> </w:t>
      </w:r>
      <w:r>
        <w:t>outcomes. Regardless of the chosen approach, reviewers should explicitly justify their decisions to avoid excessive lumping or splitting of the data.</w:t>
      </w:r>
    </w:p>
    <w:p w14:paraId="4210602A" w14:textId="77777777" w:rsidR="00EF4BD5" w:rsidRDefault="00000000">
      <w:pPr>
        <w:pStyle w:val="BodyText"/>
        <w:spacing w:line="254" w:lineRule="auto"/>
        <w:ind w:left="91" w:right="427" w:firstLine="298"/>
      </w:pPr>
      <w:r>
        <w:t>Whether</w:t>
      </w:r>
      <w:r>
        <w:rPr>
          <w:spacing w:val="-13"/>
        </w:rPr>
        <w:t xml:space="preserve"> </w:t>
      </w:r>
      <w:r>
        <w:t>AI</w:t>
      </w:r>
      <w:r>
        <w:rPr>
          <w:spacing w:val="-12"/>
        </w:rPr>
        <w:t xml:space="preserve"> </w:t>
      </w:r>
      <w:r>
        <w:t>can</w:t>
      </w:r>
      <w:r>
        <w:rPr>
          <w:spacing w:val="-12"/>
        </w:rPr>
        <w:t xml:space="preserve"> </w:t>
      </w:r>
      <w:r>
        <w:t>make</w:t>
      </w:r>
      <w:r>
        <w:rPr>
          <w:spacing w:val="-12"/>
        </w:rPr>
        <w:t xml:space="preserve"> </w:t>
      </w:r>
      <w:r>
        <w:t>reasonable</w:t>
      </w:r>
      <w:r>
        <w:rPr>
          <w:spacing w:val="-12"/>
        </w:rPr>
        <w:t xml:space="preserve"> </w:t>
      </w:r>
      <w:r>
        <w:t>decisions</w:t>
      </w:r>
      <w:r>
        <w:rPr>
          <w:spacing w:val="-12"/>
        </w:rPr>
        <w:t xml:space="preserve"> </w:t>
      </w:r>
      <w:r>
        <w:t>when</w:t>
      </w:r>
      <w:r>
        <w:rPr>
          <w:spacing w:val="-12"/>
        </w:rPr>
        <w:t xml:space="preserve"> </w:t>
      </w:r>
      <w:r>
        <w:t>selecting</w:t>
      </w:r>
      <w:r>
        <w:rPr>
          <w:spacing w:val="-12"/>
        </w:rPr>
        <w:t xml:space="preserve"> </w:t>
      </w:r>
      <w:r>
        <w:t>and</w:t>
      </w:r>
      <w:r>
        <w:rPr>
          <w:spacing w:val="-12"/>
        </w:rPr>
        <w:t xml:space="preserve"> </w:t>
      </w:r>
      <w:r>
        <w:t>aligning</w:t>
      </w:r>
      <w:r>
        <w:rPr>
          <w:spacing w:val="-12"/>
        </w:rPr>
        <w:t xml:space="preserve"> </w:t>
      </w:r>
      <w:r>
        <w:t>outcomes</w:t>
      </w:r>
      <w:r>
        <w:rPr>
          <w:spacing w:val="-12"/>
        </w:rPr>
        <w:t xml:space="preserve"> </w:t>
      </w:r>
      <w:r>
        <w:t>and</w:t>
      </w:r>
      <w:r>
        <w:rPr>
          <w:spacing w:val="-12"/>
        </w:rPr>
        <w:t xml:space="preserve"> </w:t>
      </w:r>
      <w:r>
        <w:t>specifying</w:t>
      </w:r>
      <w:r>
        <w:rPr>
          <w:spacing w:val="-12"/>
        </w:rPr>
        <w:t xml:space="preserve"> </w:t>
      </w:r>
      <w:r>
        <w:t>rele</w:t>
      </w:r>
      <w:r>
        <w:softHyphen/>
      </w:r>
      <w:r>
        <w:rPr>
          <w:spacing w:val="-2"/>
        </w:rPr>
        <w:t>vant</w:t>
      </w:r>
      <w:r>
        <w:rPr>
          <w:spacing w:val="-3"/>
        </w:rPr>
        <w:t xml:space="preserve"> </w:t>
      </w:r>
      <w:r>
        <w:rPr>
          <w:spacing w:val="-2"/>
        </w:rPr>
        <w:t>extraction</w:t>
      </w:r>
      <w:r>
        <w:rPr>
          <w:spacing w:val="-3"/>
        </w:rPr>
        <w:t xml:space="preserve"> </w:t>
      </w:r>
      <w:r>
        <w:rPr>
          <w:spacing w:val="-2"/>
        </w:rPr>
        <w:t>rules</w:t>
      </w:r>
      <w:r>
        <w:rPr>
          <w:spacing w:val="-3"/>
        </w:rPr>
        <w:t xml:space="preserve"> </w:t>
      </w:r>
      <w:r>
        <w:rPr>
          <w:spacing w:val="-2"/>
        </w:rPr>
        <w:t>remains</w:t>
      </w:r>
      <w:r>
        <w:rPr>
          <w:spacing w:val="-3"/>
        </w:rPr>
        <w:t xml:space="preserve"> </w:t>
      </w:r>
      <w:r>
        <w:rPr>
          <w:spacing w:val="-2"/>
        </w:rPr>
        <w:t>an</w:t>
      </w:r>
      <w:r>
        <w:rPr>
          <w:spacing w:val="-3"/>
        </w:rPr>
        <w:t xml:space="preserve"> </w:t>
      </w:r>
      <w:r>
        <w:rPr>
          <w:spacing w:val="-2"/>
        </w:rPr>
        <w:t>open</w:t>
      </w:r>
      <w:r>
        <w:rPr>
          <w:spacing w:val="-3"/>
        </w:rPr>
        <w:t xml:space="preserve"> </w:t>
      </w:r>
      <w:r>
        <w:rPr>
          <w:spacing w:val="-2"/>
        </w:rPr>
        <w:t>question</w:t>
      </w:r>
      <w:r>
        <w:rPr>
          <w:spacing w:val="-3"/>
        </w:rPr>
        <w:t xml:space="preserve"> </w:t>
      </w:r>
      <w:r>
        <w:rPr>
          <w:spacing w:val="-2"/>
        </w:rPr>
        <w:t>that</w:t>
      </w:r>
      <w:r>
        <w:rPr>
          <w:spacing w:val="-3"/>
        </w:rPr>
        <w:t xml:space="preserve"> </w:t>
      </w:r>
      <w:r>
        <w:rPr>
          <w:spacing w:val="-2"/>
        </w:rPr>
        <w:t>has</w:t>
      </w:r>
      <w:r>
        <w:rPr>
          <w:spacing w:val="-3"/>
        </w:rPr>
        <w:t xml:space="preserve"> </w:t>
      </w:r>
      <w:r>
        <w:rPr>
          <w:spacing w:val="-2"/>
        </w:rPr>
        <w:t>received</w:t>
      </w:r>
      <w:r>
        <w:rPr>
          <w:spacing w:val="-3"/>
        </w:rPr>
        <w:t xml:space="preserve"> </w:t>
      </w:r>
      <w:r>
        <w:rPr>
          <w:spacing w:val="-2"/>
        </w:rPr>
        <w:t>little</w:t>
      </w:r>
      <w:r>
        <w:rPr>
          <w:spacing w:val="-3"/>
        </w:rPr>
        <w:t xml:space="preserve"> </w:t>
      </w:r>
      <w:r>
        <w:rPr>
          <w:spacing w:val="-2"/>
        </w:rPr>
        <w:t>attention</w:t>
      </w:r>
      <w:r>
        <w:rPr>
          <w:spacing w:val="-3"/>
        </w:rPr>
        <w:t xml:space="preserve"> </w:t>
      </w:r>
      <w:r>
        <w:rPr>
          <w:spacing w:val="-2"/>
        </w:rPr>
        <w:t>(but</w:t>
      </w:r>
      <w:r>
        <w:rPr>
          <w:spacing w:val="-3"/>
        </w:rPr>
        <w:t xml:space="preserve"> </w:t>
      </w:r>
      <w:r>
        <w:rPr>
          <w:spacing w:val="-2"/>
        </w:rPr>
        <w:t>see</w:t>
      </w:r>
      <w:r>
        <w:rPr>
          <w:spacing w:val="-3"/>
        </w:rPr>
        <w:t xml:space="preserve"> </w:t>
      </w:r>
      <w:r>
        <w:rPr>
          <w:spacing w:val="-2"/>
        </w:rPr>
        <w:t>exploratory</w:t>
      </w:r>
      <w:r>
        <w:rPr>
          <w:spacing w:val="-3"/>
        </w:rPr>
        <w:t xml:space="preserve"> </w:t>
      </w:r>
      <w:r>
        <w:rPr>
          <w:spacing w:val="-2"/>
        </w:rPr>
        <w:t xml:space="preserve">work </w:t>
      </w:r>
      <w:r>
        <w:t>in [</w:t>
      </w:r>
      <w:hyperlink w:anchor="_bookmark21" w:history="1">
        <w:r>
          <w:rPr>
            <w:color w:val="0000FF"/>
          </w:rPr>
          <w:t>18</w:t>
        </w:r>
      </w:hyperlink>
      <w:r>
        <w:t xml:space="preserve">, </w:t>
      </w:r>
      <w:hyperlink w:anchor="_bookmark76" w:history="1">
        <w:r>
          <w:rPr>
            <w:color w:val="0000FF"/>
          </w:rPr>
          <w:t>91</w:t>
        </w:r>
      </w:hyperlink>
      <w:r>
        <w:t xml:space="preserve">]), despite its potential impact on the quality of evidence synthesis. Greater standardization in </w:t>
      </w:r>
      <w:r>
        <w:rPr>
          <w:spacing w:val="-2"/>
        </w:rPr>
        <w:t xml:space="preserve">clinical research, such as through core outcome sets and standardized outcome definitions, measurement </w:t>
      </w:r>
      <w:r>
        <w:t>instruments, and follow-up time points, could make this task more tractable by reducing ambiguity in mapping</w:t>
      </w:r>
      <w:r>
        <w:rPr>
          <w:spacing w:val="-11"/>
        </w:rPr>
        <w:t xml:space="preserve"> </w:t>
      </w:r>
      <w:r>
        <w:t>outcomes</w:t>
      </w:r>
      <w:r>
        <w:rPr>
          <w:spacing w:val="-11"/>
        </w:rPr>
        <w:t xml:space="preserve"> </w:t>
      </w:r>
      <w:r>
        <w:t>across</w:t>
      </w:r>
      <w:r>
        <w:rPr>
          <w:spacing w:val="-11"/>
        </w:rPr>
        <w:t xml:space="preserve"> </w:t>
      </w:r>
      <w:r>
        <w:t>studies</w:t>
      </w:r>
      <w:r>
        <w:rPr>
          <w:spacing w:val="-11"/>
        </w:rPr>
        <w:t xml:space="preserve"> </w:t>
      </w:r>
      <w:r>
        <w:t>[</w:t>
      </w:r>
      <w:hyperlink w:anchor="_bookmark77" w:history="1">
        <w:r>
          <w:rPr>
            <w:color w:val="0000FF"/>
          </w:rPr>
          <w:t>92</w:t>
        </w:r>
      </w:hyperlink>
      <w:r>
        <w:t>].</w:t>
      </w:r>
      <w:r>
        <w:rPr>
          <w:spacing w:val="-10"/>
        </w:rPr>
        <w:t xml:space="preserve"> </w:t>
      </w:r>
      <w:r>
        <w:t>One</w:t>
      </w:r>
      <w:r>
        <w:rPr>
          <w:spacing w:val="-11"/>
        </w:rPr>
        <w:t xml:space="preserve"> </w:t>
      </w:r>
      <w:r>
        <w:t>prominent</w:t>
      </w:r>
      <w:r>
        <w:rPr>
          <w:spacing w:val="-11"/>
        </w:rPr>
        <w:t xml:space="preserve"> </w:t>
      </w:r>
      <w:r>
        <w:t>effort</w:t>
      </w:r>
      <w:r>
        <w:rPr>
          <w:spacing w:val="-10"/>
        </w:rPr>
        <w:t xml:space="preserve"> </w:t>
      </w:r>
      <w:r>
        <w:t>is</w:t>
      </w:r>
      <w:r>
        <w:rPr>
          <w:spacing w:val="-11"/>
        </w:rPr>
        <w:t xml:space="preserve"> </w:t>
      </w:r>
      <w:r>
        <w:t>the</w:t>
      </w:r>
      <w:r>
        <w:rPr>
          <w:spacing w:val="-11"/>
        </w:rPr>
        <w:t xml:space="preserve"> </w:t>
      </w:r>
      <w:r>
        <w:t>Core</w:t>
      </w:r>
      <w:r>
        <w:rPr>
          <w:spacing w:val="-11"/>
        </w:rPr>
        <w:t xml:space="preserve"> </w:t>
      </w:r>
      <w:r>
        <w:t>Outcome</w:t>
      </w:r>
      <w:r>
        <w:rPr>
          <w:spacing w:val="-11"/>
        </w:rPr>
        <w:t xml:space="preserve"> </w:t>
      </w:r>
      <w:r>
        <w:t>Measures</w:t>
      </w:r>
      <w:r>
        <w:rPr>
          <w:spacing w:val="-11"/>
        </w:rPr>
        <w:t xml:space="preserve"> </w:t>
      </w:r>
      <w:r>
        <w:t>in</w:t>
      </w:r>
      <w:r>
        <w:rPr>
          <w:spacing w:val="-11"/>
        </w:rPr>
        <w:t xml:space="preserve"> </w:t>
      </w:r>
      <w:r>
        <w:t>Effective</w:t>
      </w:r>
      <w:r>
        <w:softHyphen/>
        <w:t>ness</w:t>
      </w:r>
      <w:r>
        <w:rPr>
          <w:spacing w:val="-5"/>
        </w:rPr>
        <w:t xml:space="preserve"> </w:t>
      </w:r>
      <w:r>
        <w:t>Trials</w:t>
      </w:r>
      <w:r>
        <w:rPr>
          <w:spacing w:val="-5"/>
        </w:rPr>
        <w:t xml:space="preserve"> </w:t>
      </w:r>
      <w:r>
        <w:t>(COMET)</w:t>
      </w:r>
      <w:r>
        <w:rPr>
          <w:spacing w:val="-5"/>
        </w:rPr>
        <w:t xml:space="preserve"> </w:t>
      </w:r>
      <w:r>
        <w:t>Initiative,</w:t>
      </w:r>
      <w:r>
        <w:rPr>
          <w:spacing w:val="-5"/>
        </w:rPr>
        <w:t xml:space="preserve"> </w:t>
      </w:r>
      <w:r>
        <w:t>which</w:t>
      </w:r>
      <w:r>
        <w:rPr>
          <w:spacing w:val="-5"/>
        </w:rPr>
        <w:t xml:space="preserve"> </w:t>
      </w:r>
      <w:r>
        <w:t>promotes</w:t>
      </w:r>
      <w:r>
        <w:rPr>
          <w:spacing w:val="-5"/>
        </w:rPr>
        <w:t xml:space="preserve"> </w:t>
      </w:r>
      <w:r>
        <w:t>the</w:t>
      </w:r>
      <w:r>
        <w:rPr>
          <w:spacing w:val="-5"/>
        </w:rPr>
        <w:t xml:space="preserve"> </w:t>
      </w:r>
      <w:r>
        <w:t>development</w:t>
      </w:r>
      <w:r>
        <w:rPr>
          <w:spacing w:val="-5"/>
        </w:rPr>
        <w:t xml:space="preserve"> </w:t>
      </w:r>
      <w:r>
        <w:t>and</w:t>
      </w:r>
      <w:r>
        <w:rPr>
          <w:spacing w:val="-5"/>
        </w:rPr>
        <w:t xml:space="preserve"> </w:t>
      </w:r>
      <w:r>
        <w:t>use</w:t>
      </w:r>
      <w:r>
        <w:rPr>
          <w:spacing w:val="-5"/>
        </w:rPr>
        <w:t xml:space="preserve"> </w:t>
      </w:r>
      <w:r>
        <w:t>of</w:t>
      </w:r>
      <w:r>
        <w:rPr>
          <w:spacing w:val="-5"/>
        </w:rPr>
        <w:t xml:space="preserve"> </w:t>
      </w:r>
      <w:r>
        <w:t>standardized</w:t>
      </w:r>
      <w:r>
        <w:rPr>
          <w:spacing w:val="-5"/>
        </w:rPr>
        <w:t xml:space="preserve"> </w:t>
      </w:r>
      <w:r>
        <w:t>core</w:t>
      </w:r>
      <w:r>
        <w:rPr>
          <w:spacing w:val="-5"/>
        </w:rPr>
        <w:t xml:space="preserve"> </w:t>
      </w:r>
      <w:r>
        <w:t>outcome sets</w:t>
      </w:r>
      <w:r>
        <w:rPr>
          <w:spacing w:val="-3"/>
        </w:rPr>
        <w:t xml:space="preserve"> </w:t>
      </w:r>
      <w:r>
        <w:t>for</w:t>
      </w:r>
      <w:r>
        <w:rPr>
          <w:spacing w:val="-3"/>
        </w:rPr>
        <w:t xml:space="preserve"> </w:t>
      </w:r>
      <w:r>
        <w:t>specific</w:t>
      </w:r>
      <w:r>
        <w:rPr>
          <w:spacing w:val="-3"/>
        </w:rPr>
        <w:t xml:space="preserve"> </w:t>
      </w:r>
      <w:r>
        <w:t>health</w:t>
      </w:r>
      <w:r>
        <w:rPr>
          <w:spacing w:val="-3"/>
        </w:rPr>
        <w:t xml:space="preserve"> </w:t>
      </w:r>
      <w:r>
        <w:t>conditions</w:t>
      </w:r>
      <w:r>
        <w:rPr>
          <w:spacing w:val="-3"/>
        </w:rPr>
        <w:t xml:space="preserve"> </w:t>
      </w:r>
      <w:r>
        <w:t>and</w:t>
      </w:r>
      <w:r>
        <w:rPr>
          <w:spacing w:val="-3"/>
        </w:rPr>
        <w:t xml:space="preserve"> </w:t>
      </w:r>
      <w:r>
        <w:t>research</w:t>
      </w:r>
      <w:r>
        <w:rPr>
          <w:spacing w:val="-3"/>
        </w:rPr>
        <w:t xml:space="preserve"> </w:t>
      </w:r>
      <w:r>
        <w:t>areas</w:t>
      </w:r>
      <w:r>
        <w:rPr>
          <w:spacing w:val="-3"/>
        </w:rPr>
        <w:t xml:space="preserve"> </w:t>
      </w:r>
      <w:r>
        <w:t>[</w:t>
      </w:r>
      <w:hyperlink w:anchor="_bookmark78" w:history="1">
        <w:r>
          <w:rPr>
            <w:color w:val="0000FF"/>
          </w:rPr>
          <w:t>93</w:t>
        </w:r>
      </w:hyperlink>
      <w:r>
        <w:t>–</w:t>
      </w:r>
      <w:hyperlink w:anchor="_bookmark79" w:history="1">
        <w:r>
          <w:rPr>
            <w:color w:val="0000FF"/>
          </w:rPr>
          <w:t>95</w:t>
        </w:r>
      </w:hyperlink>
      <w:r>
        <w:t>].</w:t>
      </w:r>
    </w:p>
    <w:p w14:paraId="0945F84A" w14:textId="77777777" w:rsidR="00EF4BD5" w:rsidRDefault="00000000">
      <w:pPr>
        <w:pStyle w:val="Heading3"/>
        <w:numPr>
          <w:ilvl w:val="1"/>
          <w:numId w:val="2"/>
        </w:numPr>
        <w:tabs>
          <w:tab w:val="left" w:pos="570"/>
        </w:tabs>
        <w:spacing w:before="222"/>
        <w:ind w:left="570" w:hanging="479"/>
        <w:jc w:val="left"/>
      </w:pPr>
      <w:bookmarkStart w:id="15" w:name="Characterizing_error_propagation"/>
      <w:bookmarkEnd w:id="15"/>
      <w:r>
        <w:rPr>
          <w:w w:val="105"/>
        </w:rPr>
        <w:t>Characterizing</w:t>
      </w:r>
      <w:r>
        <w:rPr>
          <w:spacing w:val="50"/>
          <w:w w:val="105"/>
        </w:rPr>
        <w:t xml:space="preserve"> </w:t>
      </w:r>
      <w:r>
        <w:rPr>
          <w:w w:val="105"/>
        </w:rPr>
        <w:t>error</w:t>
      </w:r>
      <w:r>
        <w:rPr>
          <w:spacing w:val="51"/>
          <w:w w:val="105"/>
        </w:rPr>
        <w:t xml:space="preserve"> </w:t>
      </w:r>
      <w:r>
        <w:rPr>
          <w:spacing w:val="-2"/>
          <w:w w:val="105"/>
        </w:rPr>
        <w:t>propagation</w:t>
      </w:r>
    </w:p>
    <w:p w14:paraId="5C52D7DE" w14:textId="77777777" w:rsidR="00EF4BD5" w:rsidRDefault="00000000">
      <w:pPr>
        <w:pStyle w:val="BodyText"/>
        <w:spacing w:before="113" w:line="254" w:lineRule="auto"/>
        <w:ind w:left="91" w:right="427"/>
      </w:pPr>
      <w:r>
        <w:t>Although many studies have reported strong LLM performance on individual SR tasks, evaluating each stage in isolation raises two important concerns (</w:t>
      </w:r>
      <w:hyperlink w:anchor="_bookmark5" w:history="1">
        <w:r>
          <w:rPr>
            <w:color w:val="0000FF"/>
          </w:rPr>
          <w:t>Figure 5</w:t>
        </w:r>
      </w:hyperlink>
      <w:r>
        <w:t>). First, errors can propagate through the SR pipeline: mistakes made at an earlier stage may carry forward and become more consequential if they are</w:t>
      </w:r>
      <w:r>
        <w:rPr>
          <w:spacing w:val="-13"/>
        </w:rPr>
        <w:t xml:space="preserve"> </w:t>
      </w:r>
      <w:r>
        <w:t>not</w:t>
      </w:r>
      <w:r>
        <w:rPr>
          <w:spacing w:val="-12"/>
        </w:rPr>
        <w:t xml:space="preserve"> </w:t>
      </w:r>
      <w:r>
        <w:t>detected</w:t>
      </w:r>
      <w:r>
        <w:rPr>
          <w:spacing w:val="-12"/>
        </w:rPr>
        <w:t xml:space="preserve"> </w:t>
      </w:r>
      <w:r>
        <w:t>or</w:t>
      </w:r>
      <w:r>
        <w:rPr>
          <w:spacing w:val="-12"/>
        </w:rPr>
        <w:t xml:space="preserve"> </w:t>
      </w:r>
      <w:r>
        <w:t>corrected</w:t>
      </w:r>
      <w:r>
        <w:rPr>
          <w:spacing w:val="-12"/>
        </w:rPr>
        <w:t xml:space="preserve"> </w:t>
      </w:r>
      <w:r>
        <w:t>downstream</w:t>
      </w:r>
      <w:r>
        <w:rPr>
          <w:spacing w:val="-12"/>
        </w:rPr>
        <w:t xml:space="preserve"> </w:t>
      </w:r>
      <w:r>
        <w:t>[</w:t>
      </w:r>
      <w:hyperlink w:anchor="_bookmark62" w:history="1">
        <w:r>
          <w:rPr>
            <w:color w:val="0000FF"/>
          </w:rPr>
          <w:t>76</w:t>
        </w:r>
      </w:hyperlink>
      <w:r>
        <w:t>,</w:t>
      </w:r>
      <w:r>
        <w:rPr>
          <w:spacing w:val="-12"/>
        </w:rPr>
        <w:t xml:space="preserve"> </w:t>
      </w:r>
      <w:hyperlink w:anchor="_bookmark80" w:history="1">
        <w:r>
          <w:rPr>
            <w:color w:val="0000FF"/>
          </w:rPr>
          <w:t>96</w:t>
        </w:r>
      </w:hyperlink>
      <w:r>
        <w:t>].</w:t>
      </w:r>
      <w:r>
        <w:rPr>
          <w:spacing w:val="-12"/>
        </w:rPr>
        <w:t xml:space="preserve"> </w:t>
      </w:r>
      <w:r>
        <w:t>Human</w:t>
      </w:r>
      <w:r>
        <w:rPr>
          <w:spacing w:val="-12"/>
        </w:rPr>
        <w:t xml:space="preserve"> </w:t>
      </w:r>
      <w:r>
        <w:t>reviewers</w:t>
      </w:r>
      <w:r>
        <w:rPr>
          <w:spacing w:val="-12"/>
        </w:rPr>
        <w:t xml:space="preserve"> </w:t>
      </w:r>
      <w:r>
        <w:t>may</w:t>
      </w:r>
      <w:r>
        <w:rPr>
          <w:spacing w:val="-12"/>
        </w:rPr>
        <w:t xml:space="preserve"> </w:t>
      </w:r>
      <w:r>
        <w:t>sometimes</w:t>
      </w:r>
      <w:r>
        <w:rPr>
          <w:spacing w:val="-12"/>
        </w:rPr>
        <w:t xml:space="preserve"> </w:t>
      </w:r>
      <w:r>
        <w:t>catch</w:t>
      </w:r>
      <w:r>
        <w:rPr>
          <w:spacing w:val="-12"/>
        </w:rPr>
        <w:t xml:space="preserve"> </w:t>
      </w:r>
      <w:r>
        <w:t>such</w:t>
      </w:r>
      <w:r>
        <w:rPr>
          <w:spacing w:val="-12"/>
        </w:rPr>
        <w:t xml:space="preserve"> </w:t>
      </w:r>
      <w:r>
        <w:t>errors</w:t>
      </w:r>
      <w:r>
        <w:rPr>
          <w:spacing w:val="-12"/>
        </w:rPr>
        <w:t xml:space="preserve"> </w:t>
      </w:r>
      <w:r>
        <w:t>at later stages and revisit earlier decisions; for example, Cochrane guidance notes that data extraction can provide</w:t>
      </w:r>
      <w:r>
        <w:rPr>
          <w:spacing w:val="-8"/>
        </w:rPr>
        <w:t xml:space="preserve"> </w:t>
      </w:r>
      <w:r>
        <w:t>an</w:t>
      </w:r>
      <w:r>
        <w:rPr>
          <w:spacing w:val="-8"/>
        </w:rPr>
        <w:t xml:space="preserve"> </w:t>
      </w:r>
      <w:r>
        <w:t>additional</w:t>
      </w:r>
      <w:r>
        <w:rPr>
          <w:spacing w:val="-8"/>
        </w:rPr>
        <w:t xml:space="preserve"> </w:t>
      </w:r>
      <w:r>
        <w:t>opportunity</w:t>
      </w:r>
      <w:r>
        <w:rPr>
          <w:spacing w:val="-8"/>
        </w:rPr>
        <w:t xml:space="preserve"> </w:t>
      </w:r>
      <w:r>
        <w:t>to</w:t>
      </w:r>
      <w:r>
        <w:rPr>
          <w:spacing w:val="-9"/>
        </w:rPr>
        <w:t xml:space="preserve"> </w:t>
      </w:r>
      <w:r>
        <w:t>confirm</w:t>
      </w:r>
      <w:r>
        <w:rPr>
          <w:spacing w:val="-8"/>
        </w:rPr>
        <w:t xml:space="preserve"> </w:t>
      </w:r>
      <w:r>
        <w:t>study</w:t>
      </w:r>
      <w:r>
        <w:rPr>
          <w:spacing w:val="-8"/>
        </w:rPr>
        <w:t xml:space="preserve"> </w:t>
      </w:r>
      <w:r>
        <w:t>eligibility</w:t>
      </w:r>
      <w:r>
        <w:rPr>
          <w:spacing w:val="-8"/>
        </w:rPr>
        <w:t xml:space="preserve"> </w:t>
      </w:r>
      <w:r>
        <w:t>when</w:t>
      </w:r>
      <w:r>
        <w:rPr>
          <w:spacing w:val="-8"/>
        </w:rPr>
        <w:t xml:space="preserve"> </w:t>
      </w:r>
      <w:r>
        <w:t>relevant</w:t>
      </w:r>
      <w:r>
        <w:rPr>
          <w:spacing w:val="-8"/>
        </w:rPr>
        <w:t xml:space="preserve"> </w:t>
      </w:r>
      <w:r>
        <w:t>eligibility</w:t>
      </w:r>
      <w:r>
        <w:rPr>
          <w:spacing w:val="-8"/>
        </w:rPr>
        <w:t xml:space="preserve"> </w:t>
      </w:r>
      <w:r>
        <w:t>information</w:t>
      </w:r>
      <w:r>
        <w:rPr>
          <w:spacing w:val="-8"/>
        </w:rPr>
        <w:t xml:space="preserve"> </w:t>
      </w:r>
      <w:r>
        <w:t>is</w:t>
      </w:r>
      <w:r>
        <w:rPr>
          <w:spacing w:val="-8"/>
        </w:rPr>
        <w:t xml:space="preserve"> </w:t>
      </w:r>
      <w:r>
        <w:t xml:space="preserve">not </w:t>
      </w:r>
      <w:r>
        <w:rPr>
          <w:spacing w:val="-2"/>
        </w:rPr>
        <w:t>apparent during</w:t>
      </w:r>
      <w:r>
        <w:rPr>
          <w:spacing w:val="-3"/>
        </w:rPr>
        <w:t xml:space="preserve"> </w:t>
      </w:r>
      <w:r>
        <w:rPr>
          <w:spacing w:val="-2"/>
        </w:rPr>
        <w:t>screening</w:t>
      </w:r>
      <w:r>
        <w:rPr>
          <w:spacing w:val="-3"/>
        </w:rPr>
        <w:t xml:space="preserve"> </w:t>
      </w:r>
      <w:r>
        <w:rPr>
          <w:spacing w:val="-2"/>
        </w:rPr>
        <w:t>[</w:t>
      </w:r>
      <w:hyperlink w:anchor="_bookmark81" w:history="1">
        <w:r>
          <w:rPr>
            <w:color w:val="0000FF"/>
            <w:spacing w:val="-2"/>
          </w:rPr>
          <w:t>97</w:t>
        </w:r>
      </w:hyperlink>
      <w:r>
        <w:rPr>
          <w:spacing w:val="-2"/>
        </w:rPr>
        <w:t>]. In contrast, stagewise AI</w:t>
      </w:r>
      <w:r>
        <w:rPr>
          <w:spacing w:val="-3"/>
        </w:rPr>
        <w:t xml:space="preserve"> </w:t>
      </w:r>
      <w:r>
        <w:rPr>
          <w:spacing w:val="-2"/>
        </w:rPr>
        <w:t>systems</w:t>
      </w:r>
      <w:r>
        <w:rPr>
          <w:spacing w:val="-3"/>
        </w:rPr>
        <w:t xml:space="preserve"> </w:t>
      </w:r>
      <w:r>
        <w:rPr>
          <w:spacing w:val="-2"/>
        </w:rPr>
        <w:t>may</w:t>
      </w:r>
      <w:r>
        <w:rPr>
          <w:spacing w:val="-3"/>
        </w:rPr>
        <w:t xml:space="preserve"> </w:t>
      </w:r>
      <w:r>
        <w:rPr>
          <w:spacing w:val="-2"/>
        </w:rPr>
        <w:t>simply</w:t>
      </w:r>
      <w:r>
        <w:rPr>
          <w:spacing w:val="-3"/>
        </w:rPr>
        <w:t xml:space="preserve"> </w:t>
      </w:r>
      <w:r>
        <w:rPr>
          <w:spacing w:val="-2"/>
        </w:rPr>
        <w:t xml:space="preserve">accept upstream outputs as </w:t>
      </w:r>
      <w:r>
        <w:t>given unless cross-stage checking is explicitly built into the workflow [</w:t>
      </w:r>
      <w:hyperlink w:anchor="_bookmark25" w:history="1">
        <w:r>
          <w:rPr>
            <w:color w:val="0000FF"/>
          </w:rPr>
          <w:t>25</w:t>
        </w:r>
      </w:hyperlink>
      <w:r>
        <w:t>].</w:t>
      </w:r>
    </w:p>
    <w:p w14:paraId="71304732" w14:textId="77777777" w:rsidR="00EF4BD5" w:rsidRDefault="00000000">
      <w:pPr>
        <w:pStyle w:val="BodyText"/>
        <w:spacing w:line="254" w:lineRule="auto"/>
        <w:ind w:left="91" w:right="426" w:firstLine="298"/>
      </w:pPr>
      <w:r>
        <w:t>Second,</w:t>
      </w:r>
      <w:r>
        <w:rPr>
          <w:spacing w:val="-1"/>
        </w:rPr>
        <w:t xml:space="preserve"> </w:t>
      </w:r>
      <w:r>
        <w:t>not</w:t>
      </w:r>
      <w:r>
        <w:rPr>
          <w:spacing w:val="-1"/>
        </w:rPr>
        <w:t xml:space="preserve"> </w:t>
      </w:r>
      <w:r>
        <w:t>all</w:t>
      </w:r>
      <w:r>
        <w:rPr>
          <w:spacing w:val="-1"/>
        </w:rPr>
        <w:t xml:space="preserve"> </w:t>
      </w:r>
      <w:r>
        <w:t>stage-level</w:t>
      </w:r>
      <w:r>
        <w:rPr>
          <w:spacing w:val="-1"/>
        </w:rPr>
        <w:t xml:space="preserve"> </w:t>
      </w:r>
      <w:r>
        <w:t>errors</w:t>
      </w:r>
      <w:r>
        <w:rPr>
          <w:spacing w:val="-1"/>
        </w:rPr>
        <w:t xml:space="preserve"> </w:t>
      </w:r>
      <w:r>
        <w:t>carry</w:t>
      </w:r>
      <w:r>
        <w:rPr>
          <w:spacing w:val="-1"/>
        </w:rPr>
        <w:t xml:space="preserve"> </w:t>
      </w:r>
      <w:r>
        <w:t>the</w:t>
      </w:r>
      <w:r>
        <w:rPr>
          <w:spacing w:val="-1"/>
        </w:rPr>
        <w:t xml:space="preserve"> </w:t>
      </w:r>
      <w:r>
        <w:t>same</w:t>
      </w:r>
      <w:r>
        <w:rPr>
          <w:spacing w:val="-1"/>
        </w:rPr>
        <w:t xml:space="preserve"> </w:t>
      </w:r>
      <w:r>
        <w:t>weight</w:t>
      </w:r>
      <w:r>
        <w:rPr>
          <w:spacing w:val="-1"/>
        </w:rPr>
        <w:t xml:space="preserve"> </w:t>
      </w:r>
      <w:r>
        <w:t>in</w:t>
      </w:r>
      <w:r>
        <w:rPr>
          <w:spacing w:val="-1"/>
        </w:rPr>
        <w:t xml:space="preserve"> </w:t>
      </w:r>
      <w:r>
        <w:t>the</w:t>
      </w:r>
      <w:r>
        <w:rPr>
          <w:spacing w:val="-1"/>
        </w:rPr>
        <w:t xml:space="preserve"> </w:t>
      </w:r>
      <w:r>
        <w:t>final</w:t>
      </w:r>
      <w:r>
        <w:rPr>
          <w:spacing w:val="-1"/>
        </w:rPr>
        <w:t xml:space="preserve"> </w:t>
      </w:r>
      <w:r>
        <w:t>evidence</w:t>
      </w:r>
      <w:r>
        <w:rPr>
          <w:spacing w:val="-1"/>
        </w:rPr>
        <w:t xml:space="preserve"> </w:t>
      </w:r>
      <w:r>
        <w:t>synthesis.</w:t>
      </w:r>
      <w:r>
        <w:rPr>
          <w:spacing w:val="-1"/>
        </w:rPr>
        <w:t xml:space="preserve"> </w:t>
      </w:r>
      <w:r>
        <w:t>For</w:t>
      </w:r>
      <w:r>
        <w:rPr>
          <w:spacing w:val="-1"/>
        </w:rPr>
        <w:t xml:space="preserve"> </w:t>
      </w:r>
      <w:r>
        <w:t xml:space="preserve">example, </w:t>
      </w:r>
      <w:r>
        <w:rPr>
          <w:spacing w:val="-2"/>
        </w:rPr>
        <w:t>mistakenly</w:t>
      </w:r>
      <w:r>
        <w:rPr>
          <w:spacing w:val="-4"/>
        </w:rPr>
        <w:t xml:space="preserve"> </w:t>
      </w:r>
      <w:r>
        <w:rPr>
          <w:spacing w:val="-2"/>
        </w:rPr>
        <w:t>including</w:t>
      </w:r>
      <w:r>
        <w:rPr>
          <w:spacing w:val="-4"/>
        </w:rPr>
        <w:t xml:space="preserve"> </w:t>
      </w:r>
      <w:r>
        <w:rPr>
          <w:spacing w:val="-2"/>
        </w:rPr>
        <w:t>an</w:t>
      </w:r>
      <w:r>
        <w:rPr>
          <w:spacing w:val="-4"/>
        </w:rPr>
        <w:t xml:space="preserve"> </w:t>
      </w:r>
      <w:r>
        <w:rPr>
          <w:spacing w:val="-2"/>
        </w:rPr>
        <w:t>ineligible</w:t>
      </w:r>
      <w:r>
        <w:rPr>
          <w:spacing w:val="-4"/>
        </w:rPr>
        <w:t xml:space="preserve"> </w:t>
      </w:r>
      <w:r>
        <w:rPr>
          <w:spacing w:val="-2"/>
        </w:rPr>
        <w:t>commentary</w:t>
      </w:r>
      <w:r>
        <w:rPr>
          <w:spacing w:val="-4"/>
        </w:rPr>
        <w:t xml:space="preserve"> </w:t>
      </w:r>
      <w:r>
        <w:rPr>
          <w:spacing w:val="-2"/>
        </w:rPr>
        <w:t>article</w:t>
      </w:r>
      <w:r>
        <w:rPr>
          <w:spacing w:val="-4"/>
        </w:rPr>
        <w:t xml:space="preserve"> </w:t>
      </w:r>
      <w:r>
        <w:rPr>
          <w:spacing w:val="-2"/>
        </w:rPr>
        <w:t>may</w:t>
      </w:r>
      <w:r>
        <w:rPr>
          <w:spacing w:val="-4"/>
        </w:rPr>
        <w:t xml:space="preserve"> </w:t>
      </w:r>
      <w:r>
        <w:rPr>
          <w:spacing w:val="-2"/>
        </w:rPr>
        <w:t>have</w:t>
      </w:r>
      <w:r>
        <w:rPr>
          <w:spacing w:val="-4"/>
        </w:rPr>
        <w:t xml:space="preserve"> </w:t>
      </w:r>
      <w:r>
        <w:rPr>
          <w:spacing w:val="-2"/>
        </w:rPr>
        <w:t>little</w:t>
      </w:r>
      <w:r>
        <w:rPr>
          <w:spacing w:val="-4"/>
        </w:rPr>
        <w:t xml:space="preserve"> </w:t>
      </w:r>
      <w:r>
        <w:rPr>
          <w:spacing w:val="-2"/>
        </w:rPr>
        <w:t>downstream</w:t>
      </w:r>
      <w:r>
        <w:rPr>
          <w:spacing w:val="-4"/>
        </w:rPr>
        <w:t xml:space="preserve"> </w:t>
      </w:r>
      <w:r>
        <w:rPr>
          <w:spacing w:val="-2"/>
        </w:rPr>
        <w:t>impact</w:t>
      </w:r>
      <w:r>
        <w:rPr>
          <w:spacing w:val="-4"/>
        </w:rPr>
        <w:t xml:space="preserve"> </w:t>
      </w:r>
      <w:r>
        <w:rPr>
          <w:spacing w:val="-2"/>
        </w:rPr>
        <w:t>if</w:t>
      </w:r>
      <w:r>
        <w:rPr>
          <w:spacing w:val="-4"/>
        </w:rPr>
        <w:t xml:space="preserve"> </w:t>
      </w:r>
      <w:r>
        <w:rPr>
          <w:spacing w:val="-2"/>
        </w:rPr>
        <w:t>it</w:t>
      </w:r>
      <w:r>
        <w:rPr>
          <w:spacing w:val="-4"/>
        </w:rPr>
        <w:t xml:space="preserve"> </w:t>
      </w:r>
      <w:r>
        <w:rPr>
          <w:spacing w:val="-2"/>
        </w:rPr>
        <w:t>contains</w:t>
      </w:r>
      <w:r>
        <w:rPr>
          <w:spacing w:val="-4"/>
        </w:rPr>
        <w:t xml:space="preserve"> </w:t>
      </w:r>
      <w:r>
        <w:rPr>
          <w:spacing w:val="-2"/>
        </w:rPr>
        <w:t>no extractable</w:t>
      </w:r>
      <w:r>
        <w:rPr>
          <w:spacing w:val="-7"/>
        </w:rPr>
        <w:t xml:space="preserve"> </w:t>
      </w:r>
      <w:r>
        <w:rPr>
          <w:spacing w:val="-2"/>
        </w:rPr>
        <w:t>data.</w:t>
      </w:r>
      <w:r>
        <w:rPr>
          <w:spacing w:val="-7"/>
        </w:rPr>
        <w:t xml:space="preserve"> </w:t>
      </w:r>
      <w:r>
        <w:rPr>
          <w:spacing w:val="-2"/>
        </w:rPr>
        <w:t>In</w:t>
      </w:r>
      <w:r>
        <w:rPr>
          <w:spacing w:val="-7"/>
        </w:rPr>
        <w:t xml:space="preserve"> </w:t>
      </w:r>
      <w:r>
        <w:rPr>
          <w:spacing w:val="-2"/>
        </w:rPr>
        <w:t>contrast,</w:t>
      </w:r>
      <w:r>
        <w:rPr>
          <w:spacing w:val="-7"/>
        </w:rPr>
        <w:t xml:space="preserve"> </w:t>
      </w:r>
      <w:r>
        <w:rPr>
          <w:spacing w:val="-2"/>
        </w:rPr>
        <w:t>accidentally</w:t>
      </w:r>
      <w:r>
        <w:rPr>
          <w:spacing w:val="-7"/>
        </w:rPr>
        <w:t xml:space="preserve"> </w:t>
      </w:r>
      <w:r>
        <w:rPr>
          <w:spacing w:val="-2"/>
        </w:rPr>
        <w:t>including</w:t>
      </w:r>
      <w:r>
        <w:rPr>
          <w:spacing w:val="-7"/>
        </w:rPr>
        <w:t xml:space="preserve"> </w:t>
      </w:r>
      <w:r>
        <w:rPr>
          <w:spacing w:val="-2"/>
        </w:rPr>
        <w:t>a</w:t>
      </w:r>
      <w:r>
        <w:rPr>
          <w:spacing w:val="-7"/>
        </w:rPr>
        <w:t xml:space="preserve"> </w:t>
      </w:r>
      <w:r>
        <w:rPr>
          <w:spacing w:val="-2"/>
        </w:rPr>
        <w:t>study</w:t>
      </w:r>
      <w:r>
        <w:rPr>
          <w:spacing w:val="-7"/>
        </w:rPr>
        <w:t xml:space="preserve"> </w:t>
      </w:r>
      <w:r>
        <w:rPr>
          <w:spacing w:val="-2"/>
        </w:rPr>
        <w:t>with</w:t>
      </w:r>
      <w:r>
        <w:rPr>
          <w:spacing w:val="-7"/>
        </w:rPr>
        <w:t xml:space="preserve"> </w:t>
      </w:r>
      <w:r>
        <w:rPr>
          <w:spacing w:val="-2"/>
        </w:rPr>
        <w:t>an</w:t>
      </w:r>
      <w:r>
        <w:rPr>
          <w:spacing w:val="-7"/>
        </w:rPr>
        <w:t xml:space="preserve"> </w:t>
      </w:r>
      <w:r>
        <w:rPr>
          <w:spacing w:val="-2"/>
        </w:rPr>
        <w:t>ineligible</w:t>
      </w:r>
      <w:r>
        <w:rPr>
          <w:spacing w:val="-7"/>
        </w:rPr>
        <w:t xml:space="preserve"> </w:t>
      </w:r>
      <w:r>
        <w:rPr>
          <w:spacing w:val="-2"/>
        </w:rPr>
        <w:t>intervention</w:t>
      </w:r>
      <w:r>
        <w:rPr>
          <w:spacing w:val="-7"/>
        </w:rPr>
        <w:t xml:space="preserve"> </w:t>
      </w:r>
      <w:r>
        <w:rPr>
          <w:spacing w:val="-2"/>
        </w:rPr>
        <w:t>that</w:t>
      </w:r>
      <w:r>
        <w:rPr>
          <w:spacing w:val="-7"/>
        </w:rPr>
        <w:t xml:space="preserve"> </w:t>
      </w:r>
      <w:r>
        <w:rPr>
          <w:spacing w:val="-2"/>
        </w:rPr>
        <w:t xml:space="preserve">contributes </w:t>
      </w:r>
      <w:r>
        <w:t>outcome data could directly distort the pooled evidence and potentially bias conclusions. Therefore, reporting high overall accuracy alone may not be very informative. It may be useful to also evaluate</w:t>
      </w:r>
      <w:r>
        <w:rPr>
          <w:spacing w:val="80"/>
        </w:rPr>
        <w:t xml:space="preserve"> </w:t>
      </w:r>
      <w:r>
        <w:t>and</w:t>
      </w:r>
      <w:r>
        <w:rPr>
          <w:spacing w:val="-2"/>
        </w:rPr>
        <w:t xml:space="preserve"> </w:t>
      </w:r>
      <w:r>
        <w:t>report</w:t>
      </w:r>
      <w:r>
        <w:rPr>
          <w:spacing w:val="-1"/>
        </w:rPr>
        <w:t xml:space="preserve"> </w:t>
      </w:r>
      <w:r>
        <w:t>AI</w:t>
      </w:r>
      <w:r>
        <w:rPr>
          <w:spacing w:val="-2"/>
        </w:rPr>
        <w:t xml:space="preserve"> </w:t>
      </w:r>
      <w:r>
        <w:t>performance</w:t>
      </w:r>
      <w:r>
        <w:rPr>
          <w:spacing w:val="-2"/>
        </w:rPr>
        <w:t xml:space="preserve"> </w:t>
      </w:r>
      <w:r>
        <w:t>on</w:t>
      </w:r>
      <w:r>
        <w:rPr>
          <w:spacing w:val="-1"/>
        </w:rPr>
        <w:t xml:space="preserve"> </w:t>
      </w:r>
      <w:r>
        <w:t>consequential</w:t>
      </w:r>
      <w:r>
        <w:rPr>
          <w:spacing w:val="-1"/>
        </w:rPr>
        <w:t xml:space="preserve"> </w:t>
      </w:r>
      <w:r>
        <w:t>edge</w:t>
      </w:r>
      <w:r>
        <w:rPr>
          <w:spacing w:val="-2"/>
        </w:rPr>
        <w:t xml:space="preserve"> </w:t>
      </w:r>
      <w:r>
        <w:t>cases,</w:t>
      </w:r>
      <w:r>
        <w:rPr>
          <w:spacing w:val="-1"/>
        </w:rPr>
        <w:t xml:space="preserve"> </w:t>
      </w:r>
      <w:r>
        <w:t>which</w:t>
      </w:r>
      <w:r>
        <w:rPr>
          <w:spacing w:val="-2"/>
        </w:rPr>
        <w:t xml:space="preserve"> </w:t>
      </w:r>
      <w:r>
        <w:t>may</w:t>
      </w:r>
      <w:r>
        <w:rPr>
          <w:spacing w:val="-1"/>
        </w:rPr>
        <w:t xml:space="preserve"> </w:t>
      </w:r>
      <w:r>
        <w:t>account</w:t>
      </w:r>
      <w:r>
        <w:rPr>
          <w:spacing w:val="-1"/>
        </w:rPr>
        <w:t xml:space="preserve"> </w:t>
      </w:r>
      <w:r>
        <w:t>for</w:t>
      </w:r>
      <w:r>
        <w:rPr>
          <w:spacing w:val="-2"/>
        </w:rPr>
        <w:t xml:space="preserve"> </w:t>
      </w:r>
      <w:r>
        <w:t>only</w:t>
      </w:r>
      <w:r>
        <w:rPr>
          <w:spacing w:val="-1"/>
        </w:rPr>
        <w:t xml:space="preserve"> </w:t>
      </w:r>
      <w:r>
        <w:t>a</w:t>
      </w:r>
      <w:r>
        <w:rPr>
          <w:spacing w:val="-1"/>
        </w:rPr>
        <w:t xml:space="preserve"> </w:t>
      </w:r>
      <w:r>
        <w:t>small</w:t>
      </w:r>
      <w:r>
        <w:rPr>
          <w:spacing w:val="-1"/>
        </w:rPr>
        <w:t xml:space="preserve"> </w:t>
      </w:r>
      <w:r>
        <w:t>proportion of errors but have a disproportionate impact on the final synthesis. Such errors are easily obscured by aggregate accuracy metrics.</w:t>
      </w:r>
    </w:p>
    <w:p w14:paraId="64284A6A" w14:textId="77777777" w:rsidR="00EF4BD5" w:rsidRDefault="00EF4BD5">
      <w:pPr>
        <w:pStyle w:val="BodyText"/>
        <w:spacing w:line="254" w:lineRule="auto"/>
        <w:sectPr w:rsidR="00EF4BD5">
          <w:pgSz w:w="11910" w:h="16840"/>
          <w:pgMar w:top="1520" w:right="1133" w:bottom="860" w:left="1133" w:header="0" w:footer="678" w:gutter="0"/>
          <w:cols w:space="720"/>
        </w:sectPr>
      </w:pPr>
    </w:p>
    <w:p w14:paraId="78BBAB15" w14:textId="77777777" w:rsidR="00EF4BD5" w:rsidRDefault="00000000">
      <w:pPr>
        <w:pStyle w:val="Heading2"/>
      </w:pPr>
      <w:r>
        <w:rPr>
          <w:color w:val="2A2A2A"/>
        </w:rPr>
        <w:lastRenderedPageBreak/>
        <w:t>A</w:t>
      </w:r>
      <w:r>
        <w:rPr>
          <w:color w:val="2A2A2A"/>
          <w:spacing w:val="67"/>
        </w:rPr>
        <w:t xml:space="preserve"> </w:t>
      </w:r>
      <w:r>
        <w:rPr>
          <w:color w:val="2A2A2A"/>
        </w:rPr>
        <w:t>Error</w:t>
      </w:r>
      <w:r>
        <w:rPr>
          <w:color w:val="2A2A2A"/>
          <w:spacing w:val="7"/>
        </w:rPr>
        <w:t xml:space="preserve"> </w:t>
      </w:r>
      <w:r>
        <w:rPr>
          <w:color w:val="2A2A2A"/>
        </w:rPr>
        <w:t>propagation</w:t>
      </w:r>
      <w:r>
        <w:rPr>
          <w:color w:val="2A2A2A"/>
          <w:spacing w:val="7"/>
        </w:rPr>
        <w:t xml:space="preserve"> </w:t>
      </w:r>
      <w:r>
        <w:rPr>
          <w:color w:val="2A2A2A"/>
        </w:rPr>
        <w:t>through</w:t>
      </w:r>
      <w:r>
        <w:rPr>
          <w:color w:val="2A2A2A"/>
          <w:spacing w:val="7"/>
        </w:rPr>
        <w:t xml:space="preserve"> </w:t>
      </w:r>
      <w:r>
        <w:rPr>
          <w:color w:val="2A2A2A"/>
        </w:rPr>
        <w:t>the</w:t>
      </w:r>
      <w:r>
        <w:rPr>
          <w:color w:val="2A2A2A"/>
          <w:spacing w:val="7"/>
        </w:rPr>
        <w:t xml:space="preserve"> </w:t>
      </w:r>
      <w:r>
        <w:rPr>
          <w:color w:val="2A2A2A"/>
        </w:rPr>
        <w:t>systematic</w:t>
      </w:r>
      <w:r>
        <w:rPr>
          <w:color w:val="2A2A2A"/>
          <w:spacing w:val="7"/>
        </w:rPr>
        <w:t xml:space="preserve"> </w:t>
      </w:r>
      <w:r>
        <w:rPr>
          <w:color w:val="2A2A2A"/>
        </w:rPr>
        <w:t>review</w:t>
      </w:r>
      <w:r>
        <w:rPr>
          <w:color w:val="2A2A2A"/>
          <w:spacing w:val="7"/>
        </w:rPr>
        <w:t xml:space="preserve"> </w:t>
      </w:r>
      <w:r>
        <w:rPr>
          <w:color w:val="2A2A2A"/>
          <w:spacing w:val="-2"/>
        </w:rPr>
        <w:t>pipeline</w:t>
      </w:r>
    </w:p>
    <w:p w14:paraId="529F3805" w14:textId="77777777" w:rsidR="00EF4BD5" w:rsidRDefault="00000000">
      <w:pPr>
        <w:pStyle w:val="Heading4"/>
        <w:spacing w:before="203" w:line="295" w:lineRule="auto"/>
        <w:ind w:right="7568"/>
      </w:pPr>
      <w:r>
        <w:rPr>
          <w:noProof/>
        </w:rPr>
        <mc:AlternateContent>
          <mc:Choice Requires="wpg">
            <w:drawing>
              <wp:anchor distT="0" distB="0" distL="0" distR="0" simplePos="0" relativeHeight="15760384" behindDoc="0" locked="0" layoutInCell="1" allowOverlap="1" wp14:anchorId="70BDB5ED" wp14:editId="38F94BBF">
                <wp:simplePos x="0" y="0"/>
                <wp:positionH relativeFrom="page">
                  <wp:posOffset>2202089</wp:posOffset>
                </wp:positionH>
                <wp:positionV relativeFrom="paragraph">
                  <wp:posOffset>112732</wp:posOffset>
                </wp:positionV>
                <wp:extent cx="4301490" cy="38608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1490" cy="386080"/>
                          <a:chOff x="0" y="0"/>
                          <a:chExt cx="4301490" cy="386080"/>
                        </a:xfrm>
                      </wpg:grpSpPr>
                      <wps:wsp>
                        <wps:cNvPr id="224" name="Graphic 224"/>
                        <wps:cNvSpPr/>
                        <wps:spPr>
                          <a:xfrm>
                            <a:off x="0"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25" name="Graphic 225"/>
                        <wps:cNvSpPr/>
                        <wps:spPr>
                          <a:xfrm>
                            <a:off x="884372" y="174071"/>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26" name="Graphic 226"/>
                        <wps:cNvSpPr/>
                        <wps:spPr>
                          <a:xfrm>
                            <a:off x="1145226"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27" name="Graphic 227"/>
                        <wps:cNvSpPr/>
                        <wps:spPr>
                          <a:xfrm>
                            <a:off x="2029598" y="174071"/>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28" name="Graphic 228"/>
                        <wps:cNvSpPr/>
                        <wps:spPr>
                          <a:xfrm>
                            <a:off x="2290453"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29" name="Graphic 229"/>
                        <wps:cNvSpPr/>
                        <wps:spPr>
                          <a:xfrm>
                            <a:off x="3174825" y="174071"/>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30" name="Graphic 230"/>
                        <wps:cNvSpPr/>
                        <wps:spPr>
                          <a:xfrm>
                            <a:off x="3435679" y="0"/>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31" name="Textbox 231"/>
                        <wps:cNvSpPr txBox="1"/>
                        <wps:spPr>
                          <a:xfrm>
                            <a:off x="232717" y="123951"/>
                            <a:ext cx="412750" cy="140970"/>
                          </a:xfrm>
                          <a:prstGeom prst="rect">
                            <a:avLst/>
                          </a:prstGeom>
                        </wps:spPr>
                        <wps:txbx>
                          <w:txbxContent>
                            <w:p w14:paraId="24210A98" w14:textId="77777777" w:rsidR="00EF4BD5" w:rsidRDefault="00000000">
                              <w:pPr>
                                <w:spacing w:line="222" w:lineRule="exact"/>
                                <w:rPr>
                                  <w:rFonts w:ascii="Arial"/>
                                  <w:sz w:val="20"/>
                                </w:rPr>
                              </w:pPr>
                              <w:r>
                                <w:rPr>
                                  <w:rFonts w:ascii="Arial"/>
                                  <w:color w:val="2A2A2A"/>
                                  <w:spacing w:val="-2"/>
                                  <w:sz w:val="20"/>
                                </w:rPr>
                                <w:t>Search</w:t>
                              </w:r>
                            </w:p>
                          </w:txbxContent>
                        </wps:txbx>
                        <wps:bodyPr wrap="square" lIns="0" tIns="0" rIns="0" bIns="0" rtlCol="0">
                          <a:noAutofit/>
                        </wps:bodyPr>
                      </wps:wsp>
                      <wps:wsp>
                        <wps:cNvPr id="232" name="Textbox 232"/>
                        <wps:cNvSpPr txBox="1"/>
                        <wps:spPr>
                          <a:xfrm>
                            <a:off x="1293691" y="111448"/>
                            <a:ext cx="581025" cy="140970"/>
                          </a:xfrm>
                          <a:prstGeom prst="rect">
                            <a:avLst/>
                          </a:prstGeom>
                        </wps:spPr>
                        <wps:txbx>
                          <w:txbxContent>
                            <w:p w14:paraId="74935DA9" w14:textId="77777777" w:rsidR="00EF4BD5" w:rsidRDefault="00000000">
                              <w:pPr>
                                <w:spacing w:line="222" w:lineRule="exact"/>
                                <w:rPr>
                                  <w:rFonts w:ascii="Arial"/>
                                  <w:sz w:val="20"/>
                                </w:rPr>
                              </w:pPr>
                              <w:r>
                                <w:rPr>
                                  <w:rFonts w:ascii="Arial"/>
                                  <w:color w:val="2A2A2A"/>
                                  <w:spacing w:val="-2"/>
                                  <w:sz w:val="20"/>
                                </w:rPr>
                                <w:t>Screening</w:t>
                              </w:r>
                            </w:p>
                          </w:txbxContent>
                        </wps:txbx>
                        <wps:bodyPr wrap="square" lIns="0" tIns="0" rIns="0" bIns="0" rtlCol="0">
                          <a:noAutofit/>
                        </wps:bodyPr>
                      </wps:wsp>
                      <wps:wsp>
                        <wps:cNvPr id="233" name="Textbox 233"/>
                        <wps:cNvSpPr txBox="1"/>
                        <wps:spPr>
                          <a:xfrm>
                            <a:off x="2449442" y="43302"/>
                            <a:ext cx="560070" cy="300990"/>
                          </a:xfrm>
                          <a:prstGeom prst="rect">
                            <a:avLst/>
                          </a:prstGeom>
                        </wps:spPr>
                        <wps:txbx>
                          <w:txbxContent>
                            <w:p w14:paraId="5BA58F05" w14:textId="77777777" w:rsidR="00EF4BD5" w:rsidRDefault="00000000">
                              <w:pPr>
                                <w:spacing w:line="261" w:lineRule="auto"/>
                                <w:ind w:right="14" w:firstLine="220"/>
                                <w:rPr>
                                  <w:rFonts w:ascii="Arial"/>
                                  <w:sz w:val="20"/>
                                </w:rPr>
                              </w:pPr>
                              <w:r>
                                <w:rPr>
                                  <w:rFonts w:ascii="Arial"/>
                                  <w:color w:val="2A2A2A"/>
                                  <w:spacing w:val="-4"/>
                                  <w:sz w:val="20"/>
                                </w:rPr>
                                <w:t xml:space="preserve">Data </w:t>
                              </w:r>
                              <w:r>
                                <w:rPr>
                                  <w:rFonts w:ascii="Arial"/>
                                  <w:color w:val="2A2A2A"/>
                                  <w:spacing w:val="-2"/>
                                  <w:sz w:val="20"/>
                                </w:rPr>
                                <w:t>extraction</w:t>
                              </w:r>
                            </w:p>
                          </w:txbxContent>
                        </wps:txbx>
                        <wps:bodyPr wrap="square" lIns="0" tIns="0" rIns="0" bIns="0" rtlCol="0">
                          <a:noAutofit/>
                        </wps:bodyPr>
                      </wps:wsp>
                      <wps:wsp>
                        <wps:cNvPr id="234" name="Textbox 234"/>
                        <wps:cNvSpPr txBox="1"/>
                        <wps:spPr>
                          <a:xfrm>
                            <a:off x="3605264" y="43302"/>
                            <a:ext cx="539115" cy="288290"/>
                          </a:xfrm>
                          <a:prstGeom prst="rect">
                            <a:avLst/>
                          </a:prstGeom>
                        </wps:spPr>
                        <wps:txbx>
                          <w:txbxContent>
                            <w:p w14:paraId="59114484" w14:textId="77777777" w:rsidR="00EF4BD5" w:rsidRDefault="00000000">
                              <w:pPr>
                                <w:spacing w:line="242" w:lineRule="auto"/>
                                <w:ind w:right="13" w:firstLine="5"/>
                                <w:rPr>
                                  <w:rFonts w:ascii="Arial"/>
                                  <w:sz w:val="20"/>
                                </w:rPr>
                              </w:pPr>
                              <w:r>
                                <w:rPr>
                                  <w:rFonts w:ascii="Arial"/>
                                  <w:color w:val="2A2A2A"/>
                                  <w:spacing w:val="-2"/>
                                  <w:sz w:val="20"/>
                                </w:rPr>
                                <w:t>Evidence synthesis</w:t>
                              </w:r>
                            </w:p>
                          </w:txbxContent>
                        </wps:txbx>
                        <wps:bodyPr wrap="square" lIns="0" tIns="0" rIns="0" bIns="0" rtlCol="0">
                          <a:noAutofit/>
                        </wps:bodyPr>
                      </wps:wsp>
                    </wpg:wgp>
                  </a:graphicData>
                </a:graphic>
              </wp:anchor>
            </w:drawing>
          </mc:Choice>
          <mc:Fallback>
            <w:pict>
              <v:group w14:anchorId="70BDB5ED" id="Group 223" o:spid="_x0000_s1239" style="position:absolute;left:0;text-align:left;margin-left:173.4pt;margin-top:8.9pt;width:338.7pt;height:30.4pt;z-index:15760384;mso-wrap-distance-left:0;mso-wrap-distance-right:0;mso-position-horizontal-relative:page;mso-position-vertical-relative:text" coordsize="43014,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">
                <v:shape id="Graphic 224" o:spid="_x0000_s1240" style="position:absolute;width:8655;height:3860;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" path="m817566,l47719,,26843,2660,11930,10642,2982,23946,,42571,,343411r2982,18626l11930,375340r14913,7982l47719,385983r769847,l838442,383322r14913,-7982l862303,362037r2983,-18626l865286,42571,862303,23946,853355,10642,838442,2660,817566,xe" fillcolor="#f4f4f4" stroked="f">
                  <v:path arrowok="t"/>
                </v:shape>
                <v:shape id="Graphic 225" o:spid="_x0000_s1241" style="position:absolute;left:8843;top:1740;width:2305;height:381;visibility:visible;mso-wrap-style:square;v-text-anchor:top" coordsize="2305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" path="m,18920r47894,l94872,18920r46063,l186081,18920r44232,em192471,r37842,18920l192471,37841e" filled="f" strokecolor="#6b6b6b" strokeweight=".28467mm">
                  <v:path arrowok="t"/>
                </v:shape>
                <v:shape id="Graphic 226" o:spid="_x0000_s1242" style="position:absolute;left:11452;width:8655;height:3860;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" path="m817566,l47719,,26843,2660,11930,10642,2982,23946,,42571,,343411r2982,18626l11930,375340r14913,7982l47719,385983r769847,l838442,383322r14913,-7982l862303,362037r2983,-18626l865286,42571,862303,23946,853355,10642,838442,2660,817566,xe" fillcolor="#f4f4f4" stroked="f">
                  <v:path arrowok="t"/>
                </v:shape>
                <v:shape id="Graphic 227" o:spid="_x0000_s1243" style="position:absolute;left:20295;top:1740;width:2306;height:381;visibility:visible;mso-wrap-style:square;v-text-anchor:top" coordsize="2305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" path="m,18920r47894,l94872,18920r46063,l186081,18920r44232,em192471,r37842,18920l192471,37841e" filled="f" strokecolor="#6b6b6b" strokeweight=".28467mm">
                  <v:path arrowok="t"/>
                </v:shape>
                <v:shape id="Graphic 228" o:spid="_x0000_s1244" style="position:absolute;left:22904;width:8655;height:3860;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" path="m817566,l47719,,26843,2660,11930,10642,2982,23946,,42571,,343411r2982,18626l11930,375340r14913,7982l47719,385983r769847,l838442,383322r14913,-7982l862303,362037r2983,-18626l865286,42571,862303,23946,853355,10642,838442,2660,817566,xe" fillcolor="#f4f4f4" stroked="f">
                  <v:path arrowok="t"/>
                </v:shape>
                <v:shape id="Graphic 229" o:spid="_x0000_s1245" style="position:absolute;left:31748;top:1740;width:2305;height:381;visibility:visible;mso-wrap-style:square;v-text-anchor:top" coordsize="2305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" path="m,18920r47894,l94872,18920r46063,l186081,18920r44232,em192471,r37842,18920l192471,37841e" filled="f" strokecolor="#6b6b6b" strokeweight=".28467mm">
                  <v:path arrowok="t"/>
                </v:shape>
                <v:shape id="Graphic 230" o:spid="_x0000_s1246" style="position:absolute;left:34356;width:8655;height:3860;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" path="m817566,l47719,,26843,2660,11930,10642,2982,23946,,42571,,343411r2982,18626l11930,375340r14913,7982l47719,385983r769847,l838442,383322r14913,-7982l862303,362037r2983,-18626l865286,42571,862303,23946,853355,10642,838442,2660,817566,xe" fillcolor="#f4f4f4" stroked="f">
                  <v:path arrowok="t"/>
                </v:shape>
                <v:shape id="Textbox 231" o:spid="_x0000_s1247" type="#_x0000_t202" style="position:absolute;left:2327;top:1239;width:412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24210A98" w14:textId="77777777" w:rsidR="00EF4BD5" w:rsidRDefault="00000000">
                        <w:pPr>
                          <w:spacing w:line="222" w:lineRule="exact"/>
                          <w:rPr>
                            <w:rFonts w:ascii="Arial"/>
                            <w:sz w:val="20"/>
                          </w:rPr>
                        </w:pPr>
                        <w:r>
                          <w:rPr>
                            <w:rFonts w:ascii="Arial"/>
                            <w:color w:val="2A2A2A"/>
                            <w:spacing w:val="-2"/>
                            <w:sz w:val="20"/>
                          </w:rPr>
                          <w:t>Search</w:t>
                        </w:r>
                      </w:p>
                    </w:txbxContent>
                  </v:textbox>
                </v:shape>
                <v:shape id="Textbox 232" o:spid="_x0000_s1248" type="#_x0000_t202" style="position:absolute;left:12936;top:1114;width:5811;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74935DA9" w14:textId="77777777" w:rsidR="00EF4BD5" w:rsidRDefault="00000000">
                        <w:pPr>
                          <w:spacing w:line="222" w:lineRule="exact"/>
                          <w:rPr>
                            <w:rFonts w:ascii="Arial"/>
                            <w:sz w:val="20"/>
                          </w:rPr>
                        </w:pPr>
                        <w:r>
                          <w:rPr>
                            <w:rFonts w:ascii="Arial"/>
                            <w:color w:val="2A2A2A"/>
                            <w:spacing w:val="-2"/>
                            <w:sz w:val="20"/>
                          </w:rPr>
                          <w:t>Screening</w:t>
                        </w:r>
                      </w:p>
                    </w:txbxContent>
                  </v:textbox>
                </v:shape>
                <v:shape id="Textbox 233" o:spid="_x0000_s1249" type="#_x0000_t202" style="position:absolute;left:24494;top:433;width:5601;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5BA58F05" w14:textId="77777777" w:rsidR="00EF4BD5" w:rsidRDefault="00000000">
                        <w:pPr>
                          <w:spacing w:line="261" w:lineRule="auto"/>
                          <w:ind w:right="14" w:firstLine="220"/>
                          <w:rPr>
                            <w:rFonts w:ascii="Arial"/>
                            <w:sz w:val="20"/>
                          </w:rPr>
                        </w:pPr>
                        <w:r>
                          <w:rPr>
                            <w:rFonts w:ascii="Arial"/>
                            <w:color w:val="2A2A2A"/>
                            <w:spacing w:val="-4"/>
                            <w:sz w:val="20"/>
                          </w:rPr>
                          <w:t xml:space="preserve">Data </w:t>
                        </w:r>
                        <w:r>
                          <w:rPr>
                            <w:rFonts w:ascii="Arial"/>
                            <w:color w:val="2A2A2A"/>
                            <w:spacing w:val="-2"/>
                            <w:sz w:val="20"/>
                          </w:rPr>
                          <w:t>extraction</w:t>
                        </w:r>
                      </w:p>
                    </w:txbxContent>
                  </v:textbox>
                </v:shape>
                <v:shape id="Textbox 234" o:spid="_x0000_s1250" type="#_x0000_t202" style="position:absolute;left:36052;top:433;width:5391;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59114484" w14:textId="77777777" w:rsidR="00EF4BD5" w:rsidRDefault="00000000">
                        <w:pPr>
                          <w:spacing w:line="242" w:lineRule="auto"/>
                          <w:ind w:right="13" w:firstLine="5"/>
                          <w:rPr>
                            <w:rFonts w:ascii="Arial"/>
                            <w:sz w:val="20"/>
                          </w:rPr>
                        </w:pPr>
                        <w:r>
                          <w:rPr>
                            <w:rFonts w:ascii="Arial"/>
                            <w:color w:val="2A2A2A"/>
                            <w:spacing w:val="-2"/>
                            <w:sz w:val="20"/>
                          </w:rPr>
                          <w:t>Evidence synthesis</w:t>
                        </w:r>
                      </w:p>
                    </w:txbxContent>
                  </v:textbox>
                </v:shape>
                <w10:wrap anchorx="page"/>
              </v:group>
            </w:pict>
          </mc:Fallback>
        </mc:AlternateContent>
      </w:r>
      <w:r>
        <w:rPr>
          <w:color w:val="2A2A2A"/>
          <w:spacing w:val="-2"/>
          <w:w w:val="105"/>
        </w:rPr>
        <w:t>Stagewise</w:t>
      </w:r>
      <w:r>
        <w:rPr>
          <w:color w:val="2A2A2A"/>
          <w:spacing w:val="-14"/>
          <w:w w:val="105"/>
        </w:rPr>
        <w:t xml:space="preserve"> </w:t>
      </w:r>
      <w:r>
        <w:rPr>
          <w:color w:val="2A2A2A"/>
          <w:spacing w:val="-2"/>
          <w:w w:val="105"/>
        </w:rPr>
        <w:t>AI workflow</w:t>
      </w:r>
    </w:p>
    <w:p w14:paraId="4134E72A" w14:textId="77777777" w:rsidR="00EF4BD5" w:rsidRDefault="00000000">
      <w:pPr>
        <w:pStyle w:val="BodyText"/>
        <w:spacing w:before="49"/>
        <w:ind w:left="343" w:right="260"/>
        <w:jc w:val="center"/>
        <w:rPr>
          <w:rFonts w:ascii="Arial"/>
        </w:rPr>
      </w:pPr>
      <w:r>
        <w:rPr>
          <w:rFonts w:ascii="Arial"/>
          <w:color w:val="6B6B6B"/>
        </w:rPr>
        <w:t>Downstream</w:t>
      </w:r>
      <w:r>
        <w:rPr>
          <w:rFonts w:ascii="Arial"/>
          <w:color w:val="6B6B6B"/>
          <w:spacing w:val="11"/>
        </w:rPr>
        <w:t xml:space="preserve"> </w:t>
      </w:r>
      <w:r>
        <w:rPr>
          <w:rFonts w:ascii="Arial"/>
          <w:color w:val="6B6B6B"/>
        </w:rPr>
        <w:t>stages</w:t>
      </w:r>
      <w:r>
        <w:rPr>
          <w:rFonts w:ascii="Arial"/>
          <w:color w:val="6B6B6B"/>
          <w:spacing w:val="12"/>
        </w:rPr>
        <w:t xml:space="preserve"> </w:t>
      </w:r>
      <w:r>
        <w:rPr>
          <w:rFonts w:ascii="Arial"/>
          <w:color w:val="6B6B6B"/>
        </w:rPr>
        <w:t>generally</w:t>
      </w:r>
      <w:r>
        <w:rPr>
          <w:rFonts w:ascii="Arial"/>
          <w:color w:val="6B6B6B"/>
          <w:spacing w:val="12"/>
        </w:rPr>
        <w:t xml:space="preserve"> </w:t>
      </w:r>
      <w:r>
        <w:rPr>
          <w:rFonts w:ascii="Arial"/>
          <w:color w:val="6B6B6B"/>
        </w:rPr>
        <w:t>accept</w:t>
      </w:r>
      <w:r>
        <w:rPr>
          <w:rFonts w:ascii="Arial"/>
          <w:color w:val="6B6B6B"/>
          <w:spacing w:val="12"/>
        </w:rPr>
        <w:t xml:space="preserve"> </w:t>
      </w:r>
      <w:r>
        <w:rPr>
          <w:rFonts w:ascii="Arial"/>
          <w:color w:val="6B6B6B"/>
        </w:rPr>
        <w:t>upstream</w:t>
      </w:r>
      <w:r>
        <w:rPr>
          <w:rFonts w:ascii="Arial"/>
          <w:color w:val="6B6B6B"/>
          <w:spacing w:val="12"/>
        </w:rPr>
        <w:t xml:space="preserve"> </w:t>
      </w:r>
      <w:r>
        <w:rPr>
          <w:rFonts w:ascii="Arial"/>
          <w:color w:val="6B6B6B"/>
          <w:spacing w:val="-2"/>
        </w:rPr>
        <w:t>outputs.</w:t>
      </w:r>
    </w:p>
    <w:p w14:paraId="25951DD0" w14:textId="77777777" w:rsidR="00EF4BD5" w:rsidRDefault="00000000">
      <w:pPr>
        <w:pStyle w:val="BodyText"/>
        <w:spacing w:before="5"/>
        <w:jc w:val="left"/>
        <w:rPr>
          <w:rFonts w:ascii="Arial"/>
          <w:sz w:val="11"/>
        </w:rPr>
      </w:pPr>
      <w:r>
        <w:rPr>
          <w:rFonts w:ascii="Arial"/>
          <w:noProof/>
          <w:sz w:val="11"/>
        </w:rPr>
        <mc:AlternateContent>
          <mc:Choice Requires="wpg">
            <w:drawing>
              <wp:anchor distT="0" distB="0" distL="0" distR="0" simplePos="0" relativeHeight="487617536" behindDoc="1" locked="0" layoutInCell="1" allowOverlap="1" wp14:anchorId="4EDBA199" wp14:editId="5AD341CC">
                <wp:simplePos x="0" y="0"/>
                <wp:positionH relativeFrom="page">
                  <wp:posOffset>3398212</wp:posOffset>
                </wp:positionH>
                <wp:positionV relativeFrom="paragraph">
                  <wp:posOffset>99254</wp:posOffset>
                </wp:positionV>
                <wp:extent cx="1908810" cy="352425"/>
                <wp:effectExtent l="0" t="0" r="0" b="0"/>
                <wp:wrapTopAndBottom/>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8810" cy="352425"/>
                          <a:chOff x="0" y="0"/>
                          <a:chExt cx="1908810" cy="352425"/>
                        </a:xfrm>
                      </wpg:grpSpPr>
                      <wps:wsp>
                        <wps:cNvPr id="236" name="Graphic 236"/>
                        <wps:cNvSpPr/>
                        <wps:spPr>
                          <a:xfrm>
                            <a:off x="0" y="0"/>
                            <a:ext cx="1908810" cy="352425"/>
                          </a:xfrm>
                          <a:custGeom>
                            <a:avLst/>
                            <a:gdLst/>
                            <a:ahLst/>
                            <a:cxnLst/>
                            <a:rect l="l" t="t" r="r" b="b"/>
                            <a:pathLst>
                              <a:path w="1908810" h="352425">
                                <a:moveTo>
                                  <a:pt x="1860999" y="0"/>
                                </a:moveTo>
                                <a:lnTo>
                                  <a:pt x="47719" y="0"/>
                                </a:lnTo>
                                <a:lnTo>
                                  <a:pt x="26843" y="2660"/>
                                </a:lnTo>
                                <a:lnTo>
                                  <a:pt x="11930" y="10642"/>
                                </a:lnTo>
                                <a:lnTo>
                                  <a:pt x="2982" y="23946"/>
                                </a:lnTo>
                                <a:lnTo>
                                  <a:pt x="0" y="42571"/>
                                </a:lnTo>
                                <a:lnTo>
                                  <a:pt x="0" y="309354"/>
                                </a:lnTo>
                                <a:lnTo>
                                  <a:pt x="2982" y="327979"/>
                                </a:lnTo>
                                <a:lnTo>
                                  <a:pt x="11930" y="341283"/>
                                </a:lnTo>
                                <a:lnTo>
                                  <a:pt x="26843" y="349265"/>
                                </a:lnTo>
                                <a:lnTo>
                                  <a:pt x="47719" y="351926"/>
                                </a:lnTo>
                                <a:lnTo>
                                  <a:pt x="1860999" y="351926"/>
                                </a:lnTo>
                                <a:lnTo>
                                  <a:pt x="1881874" y="349265"/>
                                </a:lnTo>
                                <a:lnTo>
                                  <a:pt x="1896784" y="341283"/>
                                </a:lnTo>
                                <a:lnTo>
                                  <a:pt x="1905729" y="327979"/>
                                </a:lnTo>
                                <a:lnTo>
                                  <a:pt x="1908711" y="309354"/>
                                </a:lnTo>
                                <a:lnTo>
                                  <a:pt x="1908711" y="42571"/>
                                </a:lnTo>
                                <a:lnTo>
                                  <a:pt x="1905729" y="23946"/>
                                </a:lnTo>
                                <a:lnTo>
                                  <a:pt x="1896784" y="10642"/>
                                </a:lnTo>
                                <a:lnTo>
                                  <a:pt x="1881874" y="2660"/>
                                </a:lnTo>
                                <a:lnTo>
                                  <a:pt x="1860999" y="0"/>
                                </a:lnTo>
                                <a:close/>
                              </a:path>
                            </a:pathLst>
                          </a:custGeom>
                          <a:solidFill>
                            <a:srgbClr val="DBEBF6"/>
                          </a:solidFill>
                        </wps:spPr>
                        <wps:bodyPr wrap="square" lIns="0" tIns="0" rIns="0" bIns="0" rtlCol="0">
                          <a:prstTxWarp prst="textNoShape">
                            <a:avLst/>
                          </a:prstTxWarp>
                          <a:noAutofit/>
                        </wps:bodyPr>
                      </wps:wsp>
                      <wps:wsp>
                        <wps:cNvPr id="237" name="Textbox 237"/>
                        <wps:cNvSpPr txBox="1"/>
                        <wps:spPr>
                          <a:xfrm>
                            <a:off x="0" y="0"/>
                            <a:ext cx="1908810" cy="352425"/>
                          </a:xfrm>
                          <a:prstGeom prst="rect">
                            <a:avLst/>
                          </a:prstGeom>
                        </wps:spPr>
                        <wps:txbx>
                          <w:txbxContent>
                            <w:p w14:paraId="37915FB6" w14:textId="77777777" w:rsidR="00EF4BD5" w:rsidRDefault="00000000">
                              <w:pPr>
                                <w:spacing w:before="13" w:line="268" w:lineRule="auto"/>
                                <w:ind w:left="745" w:right="288" w:hanging="456"/>
                                <w:rPr>
                                  <w:rFonts w:ascii="Arial"/>
                                  <w:i/>
                                  <w:sz w:val="20"/>
                                </w:rPr>
                              </w:pPr>
                              <w:r>
                                <w:rPr>
                                  <w:rFonts w:ascii="Arial"/>
                                  <w:i/>
                                  <w:sz w:val="20"/>
                                </w:rPr>
                                <w:t>Eligibility can be confirmed during extraction</w:t>
                              </w:r>
                            </w:p>
                          </w:txbxContent>
                        </wps:txbx>
                        <wps:bodyPr wrap="square" lIns="0" tIns="0" rIns="0" bIns="0" rtlCol="0">
                          <a:noAutofit/>
                        </wps:bodyPr>
                      </wps:wsp>
                    </wpg:wgp>
                  </a:graphicData>
                </a:graphic>
              </wp:anchor>
            </w:drawing>
          </mc:Choice>
          <mc:Fallback>
            <w:pict>
              <v:group w14:anchorId="4EDBA199" id="Group 235" o:spid="_x0000_s1251" style="position:absolute;margin-left:267.6pt;margin-top:7.8pt;width:150.3pt;height:27.75pt;z-index:-15698944;mso-wrap-distance-left:0;mso-wrap-distance-right:0;mso-position-horizontal-relative:page;mso-position-vertical-relative:text" coordsize="19088,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">
                <v:shape id="Graphic 236" o:spid="_x0000_s1252" style="position:absolute;width:19088;height:3524;visibility:visible;mso-wrap-style:square;v-text-anchor:top" coordsize="190881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" path="m1860999,l47719,,26843,2660,11930,10642,2982,23946,,42571,,309354r2982,18625l11930,341283r14913,7982l47719,351926r1813280,l1881874,349265r14910,-7982l1905729,327979r2982,-18625l1908711,42571r-2982,-18625l1896784,10642,1881874,2660,1860999,xe" fillcolor="#dbebf6" stroked="f">
                  <v:path arrowok="t"/>
                </v:shape>
                <v:shape id="Textbox 237" o:spid="_x0000_s1253" type="#_x0000_t202" style="position:absolute;width:19088;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37915FB6" w14:textId="77777777" w:rsidR="00EF4BD5" w:rsidRDefault="00000000">
                        <w:pPr>
                          <w:spacing w:before="13" w:line="268" w:lineRule="auto"/>
                          <w:ind w:left="745" w:right="288" w:hanging="456"/>
                          <w:rPr>
                            <w:rFonts w:ascii="Arial"/>
                            <w:i/>
                            <w:sz w:val="20"/>
                          </w:rPr>
                        </w:pPr>
                        <w:r>
                          <w:rPr>
                            <w:rFonts w:ascii="Arial"/>
                            <w:i/>
                            <w:sz w:val="20"/>
                          </w:rPr>
                          <w:t>Eligibility can be confirmed during extraction</w:t>
                        </w:r>
                      </w:p>
                    </w:txbxContent>
                  </v:textbox>
                </v:shape>
                <w10:wrap type="topAndBottom" anchorx="page"/>
              </v:group>
            </w:pict>
          </mc:Fallback>
        </mc:AlternateContent>
      </w:r>
    </w:p>
    <w:p w14:paraId="64A56916" w14:textId="77777777" w:rsidR="00EF4BD5" w:rsidRDefault="00EF4BD5">
      <w:pPr>
        <w:pStyle w:val="BodyText"/>
        <w:spacing w:before="81"/>
        <w:jc w:val="left"/>
        <w:rPr>
          <w:rFonts w:ascii="Arial"/>
          <w:sz w:val="21"/>
        </w:rPr>
      </w:pPr>
    </w:p>
    <w:p w14:paraId="38BD577F" w14:textId="77777777" w:rsidR="00EF4BD5" w:rsidRDefault="00000000">
      <w:pPr>
        <w:pStyle w:val="Heading4"/>
        <w:spacing w:line="273" w:lineRule="auto"/>
        <w:ind w:right="7369"/>
      </w:pPr>
      <w:r>
        <w:rPr>
          <w:noProof/>
        </w:rPr>
        <mc:AlternateContent>
          <mc:Choice Requires="wpg">
            <w:drawing>
              <wp:anchor distT="0" distB="0" distL="0" distR="0" simplePos="0" relativeHeight="15760896" behindDoc="0" locked="0" layoutInCell="1" allowOverlap="1" wp14:anchorId="7590196E" wp14:editId="342C8780">
                <wp:simplePos x="0" y="0"/>
                <wp:positionH relativeFrom="page">
                  <wp:posOffset>2202089</wp:posOffset>
                </wp:positionH>
                <wp:positionV relativeFrom="paragraph">
                  <wp:posOffset>-143172</wp:posOffset>
                </wp:positionV>
                <wp:extent cx="4301490" cy="50038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1490" cy="500380"/>
                          <a:chOff x="0" y="0"/>
                          <a:chExt cx="4301490" cy="500380"/>
                        </a:xfrm>
                      </wpg:grpSpPr>
                      <wps:wsp>
                        <wps:cNvPr id="239" name="Graphic 239"/>
                        <wps:cNvSpPr/>
                        <wps:spPr>
                          <a:xfrm>
                            <a:off x="0"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0" name="Graphic 240"/>
                        <wps:cNvSpPr/>
                        <wps:spPr>
                          <a:xfrm>
                            <a:off x="884372" y="288432"/>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41" name="Graphic 241"/>
                        <wps:cNvSpPr/>
                        <wps:spPr>
                          <a:xfrm>
                            <a:off x="1145226"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2" name="Graphic 242"/>
                        <wps:cNvSpPr/>
                        <wps:spPr>
                          <a:xfrm>
                            <a:off x="2029598" y="288432"/>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43" name="Graphic 243"/>
                        <wps:cNvSpPr/>
                        <wps:spPr>
                          <a:xfrm>
                            <a:off x="2290453"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4" name="Graphic 244"/>
                        <wps:cNvSpPr/>
                        <wps:spPr>
                          <a:xfrm>
                            <a:off x="3174825" y="288432"/>
                            <a:ext cx="230504" cy="38100"/>
                          </a:xfrm>
                          <a:custGeom>
                            <a:avLst/>
                            <a:gdLst/>
                            <a:ahLst/>
                            <a:cxnLst/>
                            <a:rect l="l" t="t" r="r" b="b"/>
                            <a:pathLst>
                              <a:path w="230504" h="38100">
                                <a:moveTo>
                                  <a:pt x="0" y="18920"/>
                                </a:moveTo>
                                <a:lnTo>
                                  <a:pt x="47894" y="18920"/>
                                </a:lnTo>
                                <a:lnTo>
                                  <a:pt x="94872" y="18920"/>
                                </a:lnTo>
                                <a:lnTo>
                                  <a:pt x="140935" y="18920"/>
                                </a:lnTo>
                                <a:lnTo>
                                  <a:pt x="186081" y="18920"/>
                                </a:lnTo>
                                <a:lnTo>
                                  <a:pt x="230313" y="18920"/>
                                </a:lnTo>
                              </a:path>
                              <a:path w="230504" h="38100">
                                <a:moveTo>
                                  <a:pt x="192471" y="0"/>
                                </a:moveTo>
                                <a:lnTo>
                                  <a:pt x="230313" y="18920"/>
                                </a:lnTo>
                                <a:lnTo>
                                  <a:pt x="192471" y="37841"/>
                                </a:lnTo>
                              </a:path>
                            </a:pathLst>
                          </a:custGeom>
                          <a:ln w="10248">
                            <a:solidFill>
                              <a:srgbClr val="6B6B6B"/>
                            </a:solidFill>
                            <a:prstDash val="solid"/>
                          </a:ln>
                        </wps:spPr>
                        <wps:bodyPr wrap="square" lIns="0" tIns="0" rIns="0" bIns="0" rtlCol="0">
                          <a:prstTxWarp prst="textNoShape">
                            <a:avLst/>
                          </a:prstTxWarp>
                          <a:noAutofit/>
                        </wps:bodyPr>
                      </wps:wsp>
                      <wps:wsp>
                        <wps:cNvPr id="245" name="Graphic 245"/>
                        <wps:cNvSpPr/>
                        <wps:spPr>
                          <a:xfrm>
                            <a:off x="3435679" y="114361"/>
                            <a:ext cx="865505" cy="386080"/>
                          </a:xfrm>
                          <a:custGeom>
                            <a:avLst/>
                            <a:gdLst/>
                            <a:ahLst/>
                            <a:cxnLst/>
                            <a:rect l="l" t="t" r="r" b="b"/>
                            <a:pathLst>
                              <a:path w="865505" h="386080">
                                <a:moveTo>
                                  <a:pt x="817566" y="0"/>
                                </a:moveTo>
                                <a:lnTo>
                                  <a:pt x="47719" y="0"/>
                                </a:lnTo>
                                <a:lnTo>
                                  <a:pt x="26843" y="2660"/>
                                </a:lnTo>
                                <a:lnTo>
                                  <a:pt x="11930" y="10642"/>
                                </a:lnTo>
                                <a:lnTo>
                                  <a:pt x="2982" y="23946"/>
                                </a:lnTo>
                                <a:lnTo>
                                  <a:pt x="0" y="42571"/>
                                </a:lnTo>
                                <a:lnTo>
                                  <a:pt x="0" y="343411"/>
                                </a:lnTo>
                                <a:lnTo>
                                  <a:pt x="2982" y="362037"/>
                                </a:lnTo>
                                <a:lnTo>
                                  <a:pt x="11930" y="375340"/>
                                </a:lnTo>
                                <a:lnTo>
                                  <a:pt x="26843" y="383322"/>
                                </a:lnTo>
                                <a:lnTo>
                                  <a:pt x="47719" y="385983"/>
                                </a:lnTo>
                                <a:lnTo>
                                  <a:pt x="817566" y="385983"/>
                                </a:lnTo>
                                <a:lnTo>
                                  <a:pt x="838442" y="383322"/>
                                </a:lnTo>
                                <a:lnTo>
                                  <a:pt x="853355" y="375340"/>
                                </a:lnTo>
                                <a:lnTo>
                                  <a:pt x="862303" y="362037"/>
                                </a:lnTo>
                                <a:lnTo>
                                  <a:pt x="865286" y="343411"/>
                                </a:lnTo>
                                <a:lnTo>
                                  <a:pt x="865286" y="42571"/>
                                </a:lnTo>
                                <a:lnTo>
                                  <a:pt x="862303" y="23946"/>
                                </a:lnTo>
                                <a:lnTo>
                                  <a:pt x="853355" y="10642"/>
                                </a:lnTo>
                                <a:lnTo>
                                  <a:pt x="838442" y="2660"/>
                                </a:lnTo>
                                <a:lnTo>
                                  <a:pt x="817566" y="0"/>
                                </a:lnTo>
                                <a:close/>
                              </a:path>
                            </a:pathLst>
                          </a:custGeom>
                          <a:solidFill>
                            <a:srgbClr val="F4F4F4"/>
                          </a:solidFill>
                        </wps:spPr>
                        <wps:bodyPr wrap="square" lIns="0" tIns="0" rIns="0" bIns="0" rtlCol="0">
                          <a:prstTxWarp prst="textNoShape">
                            <a:avLst/>
                          </a:prstTxWarp>
                          <a:noAutofit/>
                        </wps:bodyPr>
                      </wps:wsp>
                      <wps:wsp>
                        <wps:cNvPr id="246" name="Graphic 246"/>
                        <wps:cNvSpPr/>
                        <wps:spPr>
                          <a:xfrm>
                            <a:off x="1588902" y="5124"/>
                            <a:ext cx="1134745" cy="86360"/>
                          </a:xfrm>
                          <a:custGeom>
                            <a:avLst/>
                            <a:gdLst/>
                            <a:ahLst/>
                            <a:cxnLst/>
                            <a:rect l="l" t="t" r="r" b="b"/>
                            <a:pathLst>
                              <a:path w="1134745" h="86360">
                                <a:moveTo>
                                  <a:pt x="1134189" y="80855"/>
                                </a:moveTo>
                                <a:lnTo>
                                  <a:pt x="1084417" y="67514"/>
                                </a:lnTo>
                                <a:lnTo>
                                  <a:pt x="1034688" y="55373"/>
                                </a:lnTo>
                                <a:lnTo>
                                  <a:pt x="985000" y="44433"/>
                                </a:lnTo>
                                <a:lnTo>
                                  <a:pt x="935353" y="34693"/>
                                </a:lnTo>
                                <a:lnTo>
                                  <a:pt x="885749" y="26154"/>
                                </a:lnTo>
                                <a:lnTo>
                                  <a:pt x="836186" y="18816"/>
                                </a:lnTo>
                                <a:lnTo>
                                  <a:pt x="786665" y="12678"/>
                                </a:lnTo>
                                <a:lnTo>
                                  <a:pt x="737185" y="7741"/>
                                </a:lnTo>
                                <a:lnTo>
                                  <a:pt x="687748" y="4005"/>
                                </a:lnTo>
                                <a:lnTo>
                                  <a:pt x="638352" y="1469"/>
                                </a:lnTo>
                                <a:lnTo>
                                  <a:pt x="588997" y="134"/>
                                </a:lnTo>
                                <a:lnTo>
                                  <a:pt x="539685" y="0"/>
                                </a:lnTo>
                                <a:lnTo>
                                  <a:pt x="490414" y="1066"/>
                                </a:lnTo>
                                <a:lnTo>
                                  <a:pt x="441185" y="3333"/>
                                </a:lnTo>
                                <a:lnTo>
                                  <a:pt x="391998" y="6800"/>
                                </a:lnTo>
                                <a:lnTo>
                                  <a:pt x="342852" y="11468"/>
                                </a:lnTo>
                                <a:lnTo>
                                  <a:pt x="293748" y="17337"/>
                                </a:lnTo>
                                <a:lnTo>
                                  <a:pt x="244686" y="24407"/>
                                </a:lnTo>
                                <a:lnTo>
                                  <a:pt x="195665" y="32677"/>
                                </a:lnTo>
                                <a:lnTo>
                                  <a:pt x="146686" y="42148"/>
                                </a:lnTo>
                                <a:lnTo>
                                  <a:pt x="97749" y="52819"/>
                                </a:lnTo>
                                <a:lnTo>
                                  <a:pt x="48853" y="64692"/>
                                </a:lnTo>
                                <a:lnTo>
                                  <a:pt x="0" y="77765"/>
                                </a:lnTo>
                              </a:path>
                              <a:path w="1134745" h="86360">
                                <a:moveTo>
                                  <a:pt x="41538" y="85782"/>
                                </a:moveTo>
                                <a:lnTo>
                                  <a:pt x="0" y="77765"/>
                                </a:lnTo>
                                <a:lnTo>
                                  <a:pt x="31337" y="49344"/>
                                </a:lnTo>
                              </a:path>
                            </a:pathLst>
                          </a:custGeom>
                          <a:ln w="10248">
                            <a:solidFill>
                              <a:srgbClr val="0072B1"/>
                            </a:solidFill>
                            <a:prstDash val="solid"/>
                          </a:ln>
                        </wps:spPr>
                        <wps:bodyPr wrap="square" lIns="0" tIns="0" rIns="0" bIns="0" rtlCol="0">
                          <a:prstTxWarp prst="textNoShape">
                            <a:avLst/>
                          </a:prstTxWarp>
                          <a:noAutofit/>
                        </wps:bodyPr>
                      </wps:wsp>
                      <wps:wsp>
                        <wps:cNvPr id="247" name="Textbox 247"/>
                        <wps:cNvSpPr txBox="1"/>
                        <wps:spPr>
                          <a:xfrm>
                            <a:off x="232717" y="238312"/>
                            <a:ext cx="412750" cy="140970"/>
                          </a:xfrm>
                          <a:prstGeom prst="rect">
                            <a:avLst/>
                          </a:prstGeom>
                        </wps:spPr>
                        <wps:txbx>
                          <w:txbxContent>
                            <w:p w14:paraId="43015E8A" w14:textId="77777777" w:rsidR="00EF4BD5" w:rsidRDefault="00000000">
                              <w:pPr>
                                <w:spacing w:line="222" w:lineRule="exact"/>
                                <w:rPr>
                                  <w:rFonts w:ascii="Arial"/>
                                  <w:sz w:val="20"/>
                                </w:rPr>
                              </w:pPr>
                              <w:r>
                                <w:rPr>
                                  <w:rFonts w:ascii="Arial"/>
                                  <w:color w:val="2A2A2A"/>
                                  <w:spacing w:val="-2"/>
                                  <w:sz w:val="20"/>
                                </w:rPr>
                                <w:t>Search</w:t>
                              </w:r>
                            </w:p>
                          </w:txbxContent>
                        </wps:txbx>
                        <wps:bodyPr wrap="square" lIns="0" tIns="0" rIns="0" bIns="0" rtlCol="0">
                          <a:noAutofit/>
                        </wps:bodyPr>
                      </wps:wsp>
                      <wps:wsp>
                        <wps:cNvPr id="248" name="Textbox 248"/>
                        <wps:cNvSpPr txBox="1"/>
                        <wps:spPr>
                          <a:xfrm>
                            <a:off x="1293691" y="225809"/>
                            <a:ext cx="581025" cy="140970"/>
                          </a:xfrm>
                          <a:prstGeom prst="rect">
                            <a:avLst/>
                          </a:prstGeom>
                        </wps:spPr>
                        <wps:txbx>
                          <w:txbxContent>
                            <w:p w14:paraId="2E4DD8E0" w14:textId="77777777" w:rsidR="00EF4BD5" w:rsidRDefault="00000000">
                              <w:pPr>
                                <w:spacing w:line="222" w:lineRule="exact"/>
                                <w:rPr>
                                  <w:rFonts w:ascii="Arial"/>
                                  <w:sz w:val="20"/>
                                </w:rPr>
                              </w:pPr>
                              <w:r>
                                <w:rPr>
                                  <w:rFonts w:ascii="Arial"/>
                                  <w:color w:val="2A2A2A"/>
                                  <w:spacing w:val="-2"/>
                                  <w:sz w:val="20"/>
                                </w:rPr>
                                <w:t>Screening</w:t>
                              </w:r>
                            </w:p>
                          </w:txbxContent>
                        </wps:txbx>
                        <wps:bodyPr wrap="square" lIns="0" tIns="0" rIns="0" bIns="0" rtlCol="0">
                          <a:noAutofit/>
                        </wps:bodyPr>
                      </wps:wsp>
                      <wps:wsp>
                        <wps:cNvPr id="249" name="Textbox 249"/>
                        <wps:cNvSpPr txBox="1"/>
                        <wps:spPr>
                          <a:xfrm>
                            <a:off x="2449442" y="157663"/>
                            <a:ext cx="560070" cy="300990"/>
                          </a:xfrm>
                          <a:prstGeom prst="rect">
                            <a:avLst/>
                          </a:prstGeom>
                        </wps:spPr>
                        <wps:txbx>
                          <w:txbxContent>
                            <w:p w14:paraId="58AA1AD3" w14:textId="77777777" w:rsidR="00EF4BD5" w:rsidRDefault="00000000">
                              <w:pPr>
                                <w:spacing w:line="261" w:lineRule="auto"/>
                                <w:ind w:right="14" w:firstLine="220"/>
                                <w:rPr>
                                  <w:rFonts w:ascii="Arial"/>
                                  <w:sz w:val="20"/>
                                </w:rPr>
                              </w:pPr>
                              <w:r>
                                <w:rPr>
                                  <w:rFonts w:ascii="Arial"/>
                                  <w:color w:val="2A2A2A"/>
                                  <w:spacing w:val="-4"/>
                                  <w:sz w:val="20"/>
                                </w:rPr>
                                <w:t xml:space="preserve">Data </w:t>
                              </w:r>
                              <w:r>
                                <w:rPr>
                                  <w:rFonts w:ascii="Arial"/>
                                  <w:color w:val="2A2A2A"/>
                                  <w:spacing w:val="-2"/>
                                  <w:sz w:val="20"/>
                                </w:rPr>
                                <w:t>extraction</w:t>
                              </w:r>
                            </w:p>
                          </w:txbxContent>
                        </wps:txbx>
                        <wps:bodyPr wrap="square" lIns="0" tIns="0" rIns="0" bIns="0" rtlCol="0">
                          <a:noAutofit/>
                        </wps:bodyPr>
                      </wps:wsp>
                      <wps:wsp>
                        <wps:cNvPr id="250" name="Textbox 250"/>
                        <wps:cNvSpPr txBox="1"/>
                        <wps:spPr>
                          <a:xfrm>
                            <a:off x="3605264" y="157663"/>
                            <a:ext cx="539115" cy="288290"/>
                          </a:xfrm>
                          <a:prstGeom prst="rect">
                            <a:avLst/>
                          </a:prstGeom>
                        </wps:spPr>
                        <wps:txbx>
                          <w:txbxContent>
                            <w:p w14:paraId="312783C9" w14:textId="77777777" w:rsidR="00EF4BD5" w:rsidRDefault="00000000">
                              <w:pPr>
                                <w:spacing w:line="242" w:lineRule="auto"/>
                                <w:ind w:right="13" w:firstLine="5"/>
                                <w:rPr>
                                  <w:rFonts w:ascii="Arial"/>
                                  <w:sz w:val="20"/>
                                </w:rPr>
                              </w:pPr>
                              <w:r>
                                <w:rPr>
                                  <w:rFonts w:ascii="Arial"/>
                                  <w:color w:val="2A2A2A"/>
                                  <w:spacing w:val="-2"/>
                                  <w:sz w:val="20"/>
                                </w:rPr>
                                <w:t>Evidence synthesis</w:t>
                              </w:r>
                            </w:p>
                          </w:txbxContent>
                        </wps:txbx>
                        <wps:bodyPr wrap="square" lIns="0" tIns="0" rIns="0" bIns="0" rtlCol="0">
                          <a:noAutofit/>
                        </wps:bodyPr>
                      </wps:wsp>
                    </wpg:wgp>
                  </a:graphicData>
                </a:graphic>
              </wp:anchor>
            </w:drawing>
          </mc:Choice>
          <mc:Fallback>
            <w:pict>
              <v:group w14:anchorId="7590196E" id="Group 238" o:spid="_x0000_s1254" style="position:absolute;left:0;text-align:left;margin-left:173.4pt;margin-top:-11.25pt;width:338.7pt;height:39.4pt;z-index:15760896;mso-wrap-distance-left:0;mso-wrap-distance-right:0;mso-position-horizontal-relative:page;mso-position-vertical-relative:text" coordsize="43014,5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">
                <v:shape id="Graphic 239" o:spid="_x0000_s1255" style="position:absolute;top:1143;width:8655;height:3861;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" path="m817566,l47719,,26843,2660,11930,10642,2982,23946,,42571,,343411r2982,18626l11930,375340r14913,7982l47719,385983r769847,l838442,383322r14913,-7982l862303,362037r2983,-18626l865286,42571,862303,23946,853355,10642,838442,2660,817566,xe" fillcolor="#f4f4f4" stroked="f">
                  <v:path arrowok="t"/>
                </v:shape>
                <v:shape id="Graphic 240" o:spid="_x0000_s1256" style="position:absolute;left:8843;top:2884;width:2305;height:381;visibility:visible;mso-wrap-style:square;v-text-anchor:top" coordsize="2305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" path="m,18920r47894,l94872,18920r46063,l186081,18920r44232,em192471,r37842,18920l192471,37841e" filled="f" strokecolor="#6b6b6b" strokeweight=".28467mm">
                  <v:path arrowok="t"/>
                </v:shape>
                <v:shape id="Graphic 241" o:spid="_x0000_s1257" style="position:absolute;left:11452;top:1143;width:8655;height:3861;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" path="m817566,l47719,,26843,2660,11930,10642,2982,23946,,42571,,343411r2982,18626l11930,375340r14913,7982l47719,385983r769847,l838442,383322r14913,-7982l862303,362037r2983,-18626l865286,42571,862303,23946,853355,10642,838442,2660,817566,xe" fillcolor="#f4f4f4" stroked="f">
                  <v:path arrowok="t"/>
                </v:shape>
                <v:shape id="Graphic 242" o:spid="_x0000_s1258" style="position:absolute;left:20295;top:2884;width:2306;height:381;visibility:visible;mso-wrap-style:square;v-text-anchor:top" coordsize="2305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" path="m,18920r47894,l94872,18920r46063,l186081,18920r44232,em192471,r37842,18920l192471,37841e" filled="f" strokecolor="#6b6b6b" strokeweight=".28467mm">
                  <v:path arrowok="t"/>
                </v:shape>
                <v:shape id="Graphic 243" o:spid="_x0000_s1259" style="position:absolute;left:22904;top:1143;width:8655;height:3861;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" path="m817566,l47719,,26843,2660,11930,10642,2982,23946,,42571,,343411r2982,18626l11930,375340r14913,7982l47719,385983r769847,l838442,383322r14913,-7982l862303,362037r2983,-18626l865286,42571,862303,23946,853355,10642,838442,2660,817566,xe" fillcolor="#f4f4f4" stroked="f">
                  <v:path arrowok="t"/>
                </v:shape>
                <v:shape id="Graphic 244" o:spid="_x0000_s1260" style="position:absolute;left:31748;top:2884;width:2305;height:381;visibility:visible;mso-wrap-style:square;v-text-anchor:top" coordsize="2305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" path="m,18920r47894,l94872,18920r46063,l186081,18920r44232,em192471,r37842,18920l192471,37841e" filled="f" strokecolor="#6b6b6b" strokeweight=".28467mm">
                  <v:path arrowok="t"/>
                </v:shape>
                <v:shape id="Graphic 245" o:spid="_x0000_s1261" style="position:absolute;left:34356;top:1143;width:8655;height:3861;visibility:visible;mso-wrap-style:square;v-text-anchor:top" coordsize="86550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" path="m817566,l47719,,26843,2660,11930,10642,2982,23946,,42571,,343411r2982,18626l11930,375340r14913,7982l47719,385983r769847,l838442,383322r14913,-7982l862303,362037r2983,-18626l865286,42571,862303,23946,853355,10642,838442,2660,817566,xe" fillcolor="#f4f4f4" stroked="f">
                  <v:path arrowok="t"/>
                </v:shape>
                <v:shape id="Graphic 246" o:spid="_x0000_s1262" style="position:absolute;left:15889;top:51;width:11347;height:863;visibility:visible;mso-wrap-style:square;v-text-anchor:top" coordsize="113474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" path="m1134189,80855l1084417,67514,1034688,55373,985000,44433,935353,34693,885749,26154,836186,18816,786665,12678,737185,7741,687748,4005,638352,1469,588997,134,539685,,490414,1066,441185,3333,391998,6800r-49146,4668l293748,17337r-49062,7070l195665,32677r-48979,9471l97749,52819,48853,64692,,77765em41538,85782l,77765,31337,49344e" filled="f" strokecolor="#0072b1" strokeweight=".28467mm">
                  <v:path arrowok="t"/>
                </v:shape>
                <v:shape id="Textbox 247" o:spid="_x0000_s1263" type="#_x0000_t202" style="position:absolute;left:2327;top:2383;width:4127;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43015E8A" w14:textId="77777777" w:rsidR="00EF4BD5" w:rsidRDefault="00000000">
                        <w:pPr>
                          <w:spacing w:line="222" w:lineRule="exact"/>
                          <w:rPr>
                            <w:rFonts w:ascii="Arial"/>
                            <w:sz w:val="20"/>
                          </w:rPr>
                        </w:pPr>
                        <w:r>
                          <w:rPr>
                            <w:rFonts w:ascii="Arial"/>
                            <w:color w:val="2A2A2A"/>
                            <w:spacing w:val="-2"/>
                            <w:sz w:val="20"/>
                          </w:rPr>
                          <w:t>Search</w:t>
                        </w:r>
                      </w:p>
                    </w:txbxContent>
                  </v:textbox>
                </v:shape>
                <v:shape id="Textbox 248" o:spid="_x0000_s1264" type="#_x0000_t202" style="position:absolute;left:12936;top:2258;width:5811;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2E4DD8E0" w14:textId="77777777" w:rsidR="00EF4BD5" w:rsidRDefault="00000000">
                        <w:pPr>
                          <w:spacing w:line="222" w:lineRule="exact"/>
                          <w:rPr>
                            <w:rFonts w:ascii="Arial"/>
                            <w:sz w:val="20"/>
                          </w:rPr>
                        </w:pPr>
                        <w:r>
                          <w:rPr>
                            <w:rFonts w:ascii="Arial"/>
                            <w:color w:val="2A2A2A"/>
                            <w:spacing w:val="-2"/>
                            <w:sz w:val="20"/>
                          </w:rPr>
                          <w:t>Screening</w:t>
                        </w:r>
                      </w:p>
                    </w:txbxContent>
                  </v:textbox>
                </v:shape>
                <v:shape id="Textbox 249" o:spid="_x0000_s1265" type="#_x0000_t202" style="position:absolute;left:24494;top:1576;width:5601;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58AA1AD3" w14:textId="77777777" w:rsidR="00EF4BD5" w:rsidRDefault="00000000">
                        <w:pPr>
                          <w:spacing w:line="261" w:lineRule="auto"/>
                          <w:ind w:right="14" w:firstLine="220"/>
                          <w:rPr>
                            <w:rFonts w:ascii="Arial"/>
                            <w:sz w:val="20"/>
                          </w:rPr>
                        </w:pPr>
                        <w:r>
                          <w:rPr>
                            <w:rFonts w:ascii="Arial"/>
                            <w:color w:val="2A2A2A"/>
                            <w:spacing w:val="-4"/>
                            <w:sz w:val="20"/>
                          </w:rPr>
                          <w:t xml:space="preserve">Data </w:t>
                        </w:r>
                        <w:r>
                          <w:rPr>
                            <w:rFonts w:ascii="Arial"/>
                            <w:color w:val="2A2A2A"/>
                            <w:spacing w:val="-2"/>
                            <w:sz w:val="20"/>
                          </w:rPr>
                          <w:t>extraction</w:t>
                        </w:r>
                      </w:p>
                    </w:txbxContent>
                  </v:textbox>
                </v:shape>
                <v:shape id="Textbox 250" o:spid="_x0000_s1266" type="#_x0000_t202" style="position:absolute;left:36052;top:1576;width:539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312783C9" w14:textId="77777777" w:rsidR="00EF4BD5" w:rsidRDefault="00000000">
                        <w:pPr>
                          <w:spacing w:line="242" w:lineRule="auto"/>
                          <w:ind w:right="13" w:firstLine="5"/>
                          <w:rPr>
                            <w:rFonts w:ascii="Arial"/>
                            <w:sz w:val="20"/>
                          </w:rPr>
                        </w:pPr>
                        <w:r>
                          <w:rPr>
                            <w:rFonts w:ascii="Arial"/>
                            <w:color w:val="2A2A2A"/>
                            <w:spacing w:val="-2"/>
                            <w:sz w:val="20"/>
                          </w:rPr>
                          <w:t>Evidence synthesis</w:t>
                        </w:r>
                      </w:p>
                    </w:txbxContent>
                  </v:textbox>
                </v:shape>
                <w10:wrap anchorx="page"/>
              </v:group>
            </w:pict>
          </mc:Fallback>
        </mc:AlternateContent>
      </w:r>
      <w:r>
        <w:rPr>
          <w:color w:val="0072B1"/>
          <w:spacing w:val="-4"/>
          <w:w w:val="105"/>
        </w:rPr>
        <w:t xml:space="preserve">Human </w:t>
      </w:r>
      <w:r>
        <w:rPr>
          <w:color w:val="0072B1"/>
          <w:spacing w:val="-2"/>
        </w:rPr>
        <w:t>reviewer</w:t>
      </w:r>
    </w:p>
    <w:p w14:paraId="52D26932" w14:textId="77777777" w:rsidR="00EF4BD5" w:rsidRDefault="00000000">
      <w:pPr>
        <w:pStyle w:val="BodyText"/>
        <w:spacing w:before="81"/>
        <w:ind w:left="2334"/>
        <w:jc w:val="left"/>
        <w:rPr>
          <w:rFonts w:ascii="Arial"/>
        </w:rPr>
      </w:pPr>
      <w:r>
        <w:rPr>
          <w:rFonts w:ascii="Arial"/>
          <w:color w:val="6B6B6B"/>
        </w:rPr>
        <w:t>Reviewers</w:t>
      </w:r>
      <w:r>
        <w:rPr>
          <w:rFonts w:ascii="Arial"/>
          <w:color w:val="6B6B6B"/>
          <w:spacing w:val="10"/>
        </w:rPr>
        <w:t xml:space="preserve"> </w:t>
      </w:r>
      <w:r>
        <w:rPr>
          <w:rFonts w:ascii="Arial"/>
          <w:color w:val="6B6B6B"/>
        </w:rPr>
        <w:t>may</w:t>
      </w:r>
      <w:r>
        <w:rPr>
          <w:rFonts w:ascii="Arial"/>
          <w:color w:val="6B6B6B"/>
          <w:spacing w:val="10"/>
        </w:rPr>
        <w:t xml:space="preserve"> </w:t>
      </w:r>
      <w:r>
        <w:rPr>
          <w:rFonts w:ascii="Arial"/>
          <w:color w:val="6B6B6B"/>
        </w:rPr>
        <w:t>revisit</w:t>
      </w:r>
      <w:r>
        <w:rPr>
          <w:rFonts w:ascii="Arial"/>
          <w:color w:val="6B6B6B"/>
          <w:spacing w:val="10"/>
        </w:rPr>
        <w:t xml:space="preserve"> </w:t>
      </w:r>
      <w:r>
        <w:rPr>
          <w:rFonts w:ascii="Arial"/>
          <w:color w:val="6B6B6B"/>
        </w:rPr>
        <w:t>earlier</w:t>
      </w:r>
      <w:r>
        <w:rPr>
          <w:rFonts w:ascii="Arial"/>
          <w:color w:val="6B6B6B"/>
          <w:spacing w:val="10"/>
        </w:rPr>
        <w:t xml:space="preserve"> </w:t>
      </w:r>
      <w:r>
        <w:rPr>
          <w:rFonts w:ascii="Arial"/>
          <w:color w:val="6B6B6B"/>
          <w:spacing w:val="-2"/>
        </w:rPr>
        <w:t>decisions.</w:t>
      </w:r>
    </w:p>
    <w:p w14:paraId="6D1A76A2" w14:textId="77777777" w:rsidR="00EF4BD5" w:rsidRDefault="00000000">
      <w:pPr>
        <w:pStyle w:val="BodyText"/>
        <w:spacing w:before="27"/>
        <w:jc w:val="left"/>
        <w:rPr>
          <w:rFonts w:ascii="Arial"/>
        </w:rPr>
      </w:pPr>
      <w:r>
        <w:rPr>
          <w:rFonts w:ascii="Arial"/>
          <w:noProof/>
        </w:rPr>
        <mc:AlternateContent>
          <mc:Choice Requires="wps">
            <w:drawing>
              <wp:anchor distT="0" distB="0" distL="0" distR="0" simplePos="0" relativeHeight="487618048" behindDoc="1" locked="0" layoutInCell="1" allowOverlap="1" wp14:anchorId="2B56FAC4" wp14:editId="42DEECB2">
                <wp:simplePos x="0" y="0"/>
                <wp:positionH relativeFrom="page">
                  <wp:posOffset>1184112</wp:posOffset>
                </wp:positionH>
                <wp:positionV relativeFrom="paragraph">
                  <wp:posOffset>179040</wp:posOffset>
                </wp:positionV>
                <wp:extent cx="5376545" cy="1270"/>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6545" cy="1270"/>
                        </a:xfrm>
                        <a:custGeom>
                          <a:avLst/>
                          <a:gdLst/>
                          <a:ahLst/>
                          <a:cxnLst/>
                          <a:rect l="l" t="t" r="r" b="b"/>
                          <a:pathLst>
                            <a:path w="5376545">
                              <a:moveTo>
                                <a:pt x="0" y="0"/>
                              </a:moveTo>
                              <a:lnTo>
                                <a:pt x="5376201" y="0"/>
                              </a:lnTo>
                            </a:path>
                          </a:pathLst>
                        </a:custGeom>
                        <a:ln w="7883">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142020F9" id="Graphic 251" o:spid="_x0000_s1026" style="position:absolute;margin-left:93.25pt;margin-top:14.1pt;width:423.3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376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" path="m,l5376201,e" filled="f" strokecolor="#d8d8d8" strokeweight=".21897mm">
                <v:path arrowok="t"/>
                <w10:wrap type="topAndBottom" anchorx="page"/>
              </v:shape>
            </w:pict>
          </mc:Fallback>
        </mc:AlternateContent>
      </w:r>
    </w:p>
    <w:p w14:paraId="2B460C08" w14:textId="77777777" w:rsidR="00EF4BD5" w:rsidRDefault="00000000">
      <w:pPr>
        <w:pStyle w:val="Heading2"/>
        <w:spacing w:before="147"/>
      </w:pPr>
      <w:r>
        <w:rPr>
          <w:color w:val="2A2A2A"/>
        </w:rPr>
        <w:t>B</w:t>
      </w:r>
      <w:r>
        <w:rPr>
          <w:color w:val="2A2A2A"/>
          <w:spacing w:val="79"/>
        </w:rPr>
        <w:t xml:space="preserve"> </w:t>
      </w:r>
      <w:r>
        <w:rPr>
          <w:color w:val="2A2A2A"/>
        </w:rPr>
        <w:t>Downstream</w:t>
      </w:r>
      <w:r>
        <w:rPr>
          <w:color w:val="2A2A2A"/>
          <w:spacing w:val="6"/>
        </w:rPr>
        <w:t xml:space="preserve"> </w:t>
      </w:r>
      <w:r>
        <w:rPr>
          <w:color w:val="2A2A2A"/>
        </w:rPr>
        <w:t>impact</w:t>
      </w:r>
      <w:r>
        <w:rPr>
          <w:color w:val="2A2A2A"/>
          <w:spacing w:val="5"/>
        </w:rPr>
        <w:t xml:space="preserve"> </w:t>
      </w:r>
      <w:r>
        <w:rPr>
          <w:color w:val="2A2A2A"/>
        </w:rPr>
        <w:t>of</w:t>
      </w:r>
      <w:r>
        <w:rPr>
          <w:color w:val="2A2A2A"/>
          <w:spacing w:val="5"/>
        </w:rPr>
        <w:t xml:space="preserve"> </w:t>
      </w:r>
      <w:r>
        <w:rPr>
          <w:color w:val="2A2A2A"/>
        </w:rPr>
        <w:t>different</w:t>
      </w:r>
      <w:r>
        <w:rPr>
          <w:color w:val="2A2A2A"/>
          <w:spacing w:val="6"/>
        </w:rPr>
        <w:t xml:space="preserve"> </w:t>
      </w:r>
      <w:r>
        <w:rPr>
          <w:color w:val="2A2A2A"/>
        </w:rPr>
        <w:t>error</w:t>
      </w:r>
      <w:r>
        <w:rPr>
          <w:color w:val="2A2A2A"/>
          <w:spacing w:val="5"/>
        </w:rPr>
        <w:t xml:space="preserve"> </w:t>
      </w:r>
      <w:r>
        <w:rPr>
          <w:color w:val="2A2A2A"/>
          <w:spacing w:val="-2"/>
        </w:rPr>
        <w:t>types</w:t>
      </w:r>
    </w:p>
    <w:p w14:paraId="39484707" w14:textId="77777777" w:rsidR="00EF4BD5" w:rsidRDefault="00EF4BD5">
      <w:pPr>
        <w:pStyle w:val="BodyText"/>
        <w:jc w:val="left"/>
        <w:rPr>
          <w:rFonts w:ascii="Arial"/>
          <w:sz w:val="25"/>
        </w:rPr>
      </w:pPr>
    </w:p>
    <w:p w14:paraId="24D9B342" w14:textId="77777777" w:rsidR="00EF4BD5" w:rsidRDefault="00EF4BD5">
      <w:pPr>
        <w:pStyle w:val="BodyText"/>
        <w:spacing w:before="77"/>
        <w:jc w:val="left"/>
        <w:rPr>
          <w:rFonts w:ascii="Arial"/>
          <w:sz w:val="25"/>
        </w:rPr>
      </w:pPr>
    </w:p>
    <w:p w14:paraId="4EBEAB0A" w14:textId="77777777" w:rsidR="00EF4BD5" w:rsidRDefault="00000000">
      <w:pPr>
        <w:pStyle w:val="Heading4"/>
      </w:pPr>
      <w:r>
        <w:rPr>
          <w:noProof/>
        </w:rPr>
        <mc:AlternateContent>
          <mc:Choice Requires="wpg">
            <w:drawing>
              <wp:anchor distT="0" distB="0" distL="0" distR="0" simplePos="0" relativeHeight="15759360" behindDoc="0" locked="0" layoutInCell="1" allowOverlap="1" wp14:anchorId="7D2B4B0B" wp14:editId="00EAD1CC">
                <wp:simplePos x="0" y="0"/>
                <wp:positionH relativeFrom="page">
                  <wp:posOffset>3245522</wp:posOffset>
                </wp:positionH>
                <wp:positionV relativeFrom="paragraph">
                  <wp:posOffset>-251076</wp:posOffset>
                </wp:positionV>
                <wp:extent cx="3410585" cy="68135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0585" cy="681355"/>
                          <a:chOff x="0" y="0"/>
                          <a:chExt cx="3410585" cy="681355"/>
                        </a:xfrm>
                      </wpg:grpSpPr>
                      <wps:wsp>
                        <wps:cNvPr id="253" name="Graphic 253"/>
                        <wps:cNvSpPr/>
                        <wps:spPr>
                          <a:xfrm>
                            <a:off x="0" y="0"/>
                            <a:ext cx="3410585" cy="681355"/>
                          </a:xfrm>
                          <a:custGeom>
                            <a:avLst/>
                            <a:gdLst/>
                            <a:ahLst/>
                            <a:cxnLst/>
                            <a:rect l="l" t="t" r="r" b="b"/>
                            <a:pathLst>
                              <a:path w="3410585" h="681355">
                                <a:moveTo>
                                  <a:pt x="3362511" y="0"/>
                                </a:moveTo>
                                <a:lnTo>
                                  <a:pt x="47711" y="0"/>
                                </a:lnTo>
                                <a:lnTo>
                                  <a:pt x="26836" y="2660"/>
                                </a:lnTo>
                                <a:lnTo>
                                  <a:pt x="11926" y="10642"/>
                                </a:lnTo>
                                <a:lnTo>
                                  <a:pt x="2981" y="23946"/>
                                </a:lnTo>
                                <a:lnTo>
                                  <a:pt x="0" y="42571"/>
                                </a:lnTo>
                                <a:lnTo>
                                  <a:pt x="0" y="638575"/>
                                </a:lnTo>
                                <a:lnTo>
                                  <a:pt x="2981" y="657200"/>
                                </a:lnTo>
                                <a:lnTo>
                                  <a:pt x="11926" y="670504"/>
                                </a:lnTo>
                                <a:lnTo>
                                  <a:pt x="26836" y="678486"/>
                                </a:lnTo>
                                <a:lnTo>
                                  <a:pt x="47711" y="681147"/>
                                </a:lnTo>
                                <a:lnTo>
                                  <a:pt x="3362511" y="681147"/>
                                </a:lnTo>
                                <a:lnTo>
                                  <a:pt x="3383386" y="678486"/>
                                </a:lnTo>
                                <a:lnTo>
                                  <a:pt x="3398296" y="670504"/>
                                </a:lnTo>
                                <a:lnTo>
                                  <a:pt x="3407241" y="657200"/>
                                </a:lnTo>
                                <a:lnTo>
                                  <a:pt x="3410223" y="638575"/>
                                </a:lnTo>
                                <a:lnTo>
                                  <a:pt x="3410223" y="42571"/>
                                </a:lnTo>
                                <a:lnTo>
                                  <a:pt x="3407241" y="23946"/>
                                </a:lnTo>
                                <a:lnTo>
                                  <a:pt x="3398296" y="10642"/>
                                </a:lnTo>
                                <a:lnTo>
                                  <a:pt x="3383386" y="2660"/>
                                </a:lnTo>
                                <a:lnTo>
                                  <a:pt x="3362511" y="0"/>
                                </a:lnTo>
                                <a:close/>
                              </a:path>
                            </a:pathLst>
                          </a:custGeom>
                          <a:solidFill>
                            <a:srgbClr val="E6F2E6"/>
                          </a:solidFill>
                        </wps:spPr>
                        <wps:bodyPr wrap="square" lIns="0" tIns="0" rIns="0" bIns="0" rtlCol="0">
                          <a:prstTxWarp prst="textNoShape">
                            <a:avLst/>
                          </a:prstTxWarp>
                          <a:noAutofit/>
                        </wps:bodyPr>
                      </wps:wsp>
                      <wps:wsp>
                        <wps:cNvPr id="254" name="Graphic 254"/>
                        <wps:cNvSpPr/>
                        <wps:spPr>
                          <a:xfrm>
                            <a:off x="1043425" y="321653"/>
                            <a:ext cx="1261110" cy="38100"/>
                          </a:xfrm>
                          <a:custGeom>
                            <a:avLst/>
                            <a:gdLst/>
                            <a:ahLst/>
                            <a:cxnLst/>
                            <a:rect l="l" t="t" r="r" b="b"/>
                            <a:pathLst>
                              <a:path w="1261110" h="38100">
                                <a:moveTo>
                                  <a:pt x="0" y="18920"/>
                                </a:moveTo>
                                <a:lnTo>
                                  <a:pt x="31094" y="18920"/>
                                </a:lnTo>
                                <a:lnTo>
                                  <a:pt x="60758" y="18920"/>
                                </a:lnTo>
                                <a:lnTo>
                                  <a:pt x="88989" y="18920"/>
                                </a:lnTo>
                                <a:lnTo>
                                  <a:pt x="115787" y="18920"/>
                                </a:lnTo>
                              </a:path>
                              <a:path w="1261110" h="38100">
                                <a:moveTo>
                                  <a:pt x="77945" y="0"/>
                                </a:moveTo>
                                <a:lnTo>
                                  <a:pt x="115787" y="18920"/>
                                </a:lnTo>
                                <a:lnTo>
                                  <a:pt x="77945" y="37841"/>
                                </a:lnTo>
                              </a:path>
                              <a:path w="1261110" h="38100">
                                <a:moveTo>
                                  <a:pt x="1145226" y="18920"/>
                                </a:moveTo>
                                <a:lnTo>
                                  <a:pt x="1176321" y="18920"/>
                                </a:lnTo>
                                <a:lnTo>
                                  <a:pt x="1205984" y="18920"/>
                                </a:lnTo>
                                <a:lnTo>
                                  <a:pt x="1234215" y="18920"/>
                                </a:lnTo>
                                <a:lnTo>
                                  <a:pt x="1261013" y="18920"/>
                                </a:lnTo>
                              </a:path>
                              <a:path w="1261110" h="38100">
                                <a:moveTo>
                                  <a:pt x="1223172" y="0"/>
                                </a:moveTo>
                                <a:lnTo>
                                  <a:pt x="1261013" y="18920"/>
                                </a:lnTo>
                                <a:lnTo>
                                  <a:pt x="1223172" y="37841"/>
                                </a:lnTo>
                              </a:path>
                            </a:pathLst>
                          </a:custGeom>
                          <a:ln w="10248">
                            <a:solidFill>
                              <a:srgbClr val="000000"/>
                            </a:solidFill>
                            <a:prstDash val="solid"/>
                          </a:ln>
                        </wps:spPr>
                        <wps:bodyPr wrap="square" lIns="0" tIns="0" rIns="0" bIns="0" rtlCol="0">
                          <a:prstTxWarp prst="textNoShape">
                            <a:avLst/>
                          </a:prstTxWarp>
                          <a:noAutofit/>
                        </wps:bodyPr>
                      </wps:wsp>
                      <wps:wsp>
                        <wps:cNvPr id="255" name="Textbox 255"/>
                        <wps:cNvSpPr txBox="1"/>
                        <wps:spPr>
                          <a:xfrm>
                            <a:off x="173266" y="19312"/>
                            <a:ext cx="735330" cy="632460"/>
                          </a:xfrm>
                          <a:prstGeom prst="rect">
                            <a:avLst/>
                          </a:prstGeom>
                        </wps:spPr>
                        <wps:txbx>
                          <w:txbxContent>
                            <w:p w14:paraId="59D58DEC" w14:textId="77777777" w:rsidR="00EF4BD5" w:rsidRDefault="00000000">
                              <w:pPr>
                                <w:spacing w:line="261" w:lineRule="auto"/>
                                <w:ind w:left="-1" w:right="18"/>
                                <w:jc w:val="center"/>
                                <w:rPr>
                                  <w:rFonts w:ascii="Arial"/>
                                  <w:sz w:val="20"/>
                                </w:rPr>
                              </w:pPr>
                              <w:r>
                                <w:rPr>
                                  <w:rFonts w:ascii="Arial"/>
                                  <w:spacing w:val="-2"/>
                                  <w:sz w:val="20"/>
                                </w:rPr>
                                <w:t>Commentary article mistakenly</w:t>
                              </w:r>
                            </w:p>
                            <w:p w14:paraId="70B27F42" w14:textId="77777777" w:rsidR="00EF4BD5" w:rsidRDefault="00000000">
                              <w:pPr>
                                <w:spacing w:before="13" w:line="230" w:lineRule="exact"/>
                                <w:ind w:right="18"/>
                                <w:jc w:val="center"/>
                                <w:rPr>
                                  <w:rFonts w:ascii="Arial"/>
                                  <w:sz w:val="20"/>
                                </w:rPr>
                              </w:pPr>
                              <w:r>
                                <w:rPr>
                                  <w:rFonts w:ascii="Arial"/>
                                  <w:spacing w:val="-2"/>
                                  <w:sz w:val="20"/>
                                </w:rPr>
                                <w:t>included</w:t>
                              </w:r>
                            </w:p>
                          </w:txbxContent>
                        </wps:txbx>
                        <wps:bodyPr wrap="square" lIns="0" tIns="0" rIns="0" bIns="0" rtlCol="0">
                          <a:noAutofit/>
                        </wps:bodyPr>
                      </wps:wsp>
                      <wps:wsp>
                        <wps:cNvPr id="256" name="Textbox 256"/>
                        <wps:cNvSpPr txBox="1"/>
                        <wps:spPr>
                          <a:xfrm>
                            <a:off x="1272665" y="190883"/>
                            <a:ext cx="826769" cy="300990"/>
                          </a:xfrm>
                          <a:prstGeom prst="rect">
                            <a:avLst/>
                          </a:prstGeom>
                        </wps:spPr>
                        <wps:txbx>
                          <w:txbxContent>
                            <w:p w14:paraId="59A18A03" w14:textId="77777777" w:rsidR="00EF4BD5" w:rsidRDefault="00000000">
                              <w:pPr>
                                <w:spacing w:line="261" w:lineRule="auto"/>
                                <w:ind w:left="38" w:right="18" w:hanging="39"/>
                                <w:rPr>
                                  <w:rFonts w:ascii="Arial"/>
                                  <w:sz w:val="20"/>
                                </w:rPr>
                              </w:pPr>
                              <w:r>
                                <w:rPr>
                                  <w:rFonts w:ascii="Arial"/>
                                  <w:spacing w:val="-2"/>
                                  <w:sz w:val="20"/>
                                </w:rPr>
                                <w:t>No</w:t>
                              </w:r>
                              <w:r>
                                <w:rPr>
                                  <w:rFonts w:ascii="Arial"/>
                                  <w:spacing w:val="-12"/>
                                  <w:sz w:val="20"/>
                                </w:rPr>
                                <w:t xml:space="preserve"> </w:t>
                              </w:r>
                              <w:r>
                                <w:rPr>
                                  <w:rFonts w:ascii="Arial"/>
                                  <w:spacing w:val="-2"/>
                                  <w:sz w:val="20"/>
                                </w:rPr>
                                <w:t xml:space="preserve">extractable </w:t>
                              </w:r>
                              <w:r>
                                <w:rPr>
                                  <w:rFonts w:ascii="Arial"/>
                                  <w:sz w:val="20"/>
                                </w:rPr>
                                <w:t>outcome</w:t>
                              </w:r>
                              <w:r>
                                <w:rPr>
                                  <w:rFonts w:ascii="Arial"/>
                                  <w:spacing w:val="-11"/>
                                  <w:sz w:val="20"/>
                                </w:rPr>
                                <w:t xml:space="preserve"> </w:t>
                              </w:r>
                              <w:r>
                                <w:rPr>
                                  <w:rFonts w:ascii="Arial"/>
                                  <w:spacing w:val="-4"/>
                                  <w:sz w:val="20"/>
                                </w:rPr>
                                <w:t>data</w:t>
                              </w:r>
                            </w:p>
                          </w:txbxContent>
                        </wps:txbx>
                        <wps:bodyPr wrap="square" lIns="0" tIns="0" rIns="0" bIns="0" rtlCol="0">
                          <a:noAutofit/>
                        </wps:bodyPr>
                      </wps:wsp>
                      <wps:wsp>
                        <wps:cNvPr id="257" name="Textbox 257"/>
                        <wps:cNvSpPr txBox="1"/>
                        <wps:spPr>
                          <a:xfrm>
                            <a:off x="2358457" y="99275"/>
                            <a:ext cx="946150" cy="459740"/>
                          </a:xfrm>
                          <a:prstGeom prst="rect">
                            <a:avLst/>
                          </a:prstGeom>
                        </wps:spPr>
                        <wps:txbx>
                          <w:txbxContent>
                            <w:p w14:paraId="00DF13D1" w14:textId="77777777" w:rsidR="00EF4BD5" w:rsidRDefault="00000000">
                              <w:pPr>
                                <w:spacing w:line="261" w:lineRule="auto"/>
                                <w:ind w:right="18"/>
                                <w:jc w:val="center"/>
                                <w:rPr>
                                  <w:rFonts w:ascii="Arial"/>
                                  <w:b/>
                                  <w:sz w:val="20"/>
                                </w:rPr>
                              </w:pPr>
                              <w:r>
                                <w:rPr>
                                  <w:rFonts w:ascii="Arial"/>
                                  <w:b/>
                                  <w:sz w:val="20"/>
                                </w:rPr>
                                <w:t>Little impact</w:t>
                              </w:r>
                              <w:r>
                                <w:rPr>
                                  <w:rFonts w:ascii="Arial"/>
                                  <w:b/>
                                  <w:spacing w:val="40"/>
                                  <w:sz w:val="20"/>
                                </w:rPr>
                                <w:t xml:space="preserve"> </w:t>
                              </w:r>
                              <w:r>
                                <w:rPr>
                                  <w:rFonts w:ascii="Arial"/>
                                  <w:b/>
                                  <w:spacing w:val="-2"/>
                                  <w:sz w:val="20"/>
                                </w:rPr>
                                <w:t>on</w:t>
                              </w:r>
                              <w:r>
                                <w:rPr>
                                  <w:rFonts w:ascii="Arial"/>
                                  <w:b/>
                                  <w:spacing w:val="-12"/>
                                  <w:sz w:val="20"/>
                                </w:rPr>
                                <w:t xml:space="preserve"> </w:t>
                              </w:r>
                              <w:r>
                                <w:rPr>
                                  <w:rFonts w:ascii="Arial"/>
                                  <w:b/>
                                  <w:spacing w:val="-2"/>
                                  <w:sz w:val="20"/>
                                </w:rPr>
                                <w:t>downstream synthesis</w:t>
                              </w:r>
                            </w:p>
                          </w:txbxContent>
                        </wps:txbx>
                        <wps:bodyPr wrap="square" lIns="0" tIns="0" rIns="0" bIns="0" rtlCol="0">
                          <a:noAutofit/>
                        </wps:bodyPr>
                      </wps:wsp>
                    </wpg:wgp>
                  </a:graphicData>
                </a:graphic>
              </wp:anchor>
            </w:drawing>
          </mc:Choice>
          <mc:Fallback>
            <w:pict>
              <v:group w14:anchorId="7D2B4B0B" id="Group 252" o:spid="_x0000_s1267" style="position:absolute;left:0;text-align:left;margin-left:255.55pt;margin-top:-19.75pt;width:268.55pt;height:53.65pt;z-index:15759360;mso-wrap-distance-left:0;mso-wrap-distance-right:0;mso-position-horizontal-relative:page;mso-position-vertical-relative:text" coordsize="34105,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">
                <v:shape id="Graphic 253" o:spid="_x0000_s1268" style="position:absolute;width:34105;height:6813;visibility:visible;mso-wrap-style:square;v-text-anchor:top" coordsize="3410585,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" path="m3362511,l47711,,26836,2660,11926,10642,2981,23946,,42571,,638575r2981,18625l11926,670504r14910,7982l47711,681147r3314800,l3383386,678486r14910,-7982l3407241,657200r2982,-18625l3410223,42571r-2982,-18625l3398296,10642,3383386,2660,3362511,xe" fillcolor="#e6f2e6" stroked="f">
                  <v:path arrowok="t"/>
                </v:shape>
                <v:shape id="Graphic 254" o:spid="_x0000_s1269" style="position:absolute;left:10434;top:3216;width:12611;height:381;visibility:visible;mso-wrap-style:square;v-text-anchor:top" coordsize="126111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" path="m,18920r31094,l60758,18920r28231,l115787,18920em77945,r37842,18920l77945,37841em1145226,18920r31095,l1205984,18920r28231,l1261013,18920em1223172,r37841,18920l1223172,37841e" filled="f" strokeweight=".28467mm">
                  <v:path arrowok="t"/>
                </v:shape>
                <v:shape id="Textbox 255" o:spid="_x0000_s1270" type="#_x0000_t202" style="position:absolute;left:1732;top:193;width:7353;height:6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59D58DEC" w14:textId="77777777" w:rsidR="00EF4BD5" w:rsidRDefault="00000000">
                        <w:pPr>
                          <w:spacing w:line="261" w:lineRule="auto"/>
                          <w:ind w:left="-1" w:right="18"/>
                          <w:jc w:val="center"/>
                          <w:rPr>
                            <w:rFonts w:ascii="Arial"/>
                            <w:sz w:val="20"/>
                          </w:rPr>
                        </w:pPr>
                        <w:r>
                          <w:rPr>
                            <w:rFonts w:ascii="Arial"/>
                            <w:spacing w:val="-2"/>
                            <w:sz w:val="20"/>
                          </w:rPr>
                          <w:t>Commentary article mistakenly</w:t>
                        </w:r>
                      </w:p>
                      <w:p w14:paraId="70B27F42" w14:textId="77777777" w:rsidR="00EF4BD5" w:rsidRDefault="00000000">
                        <w:pPr>
                          <w:spacing w:before="13" w:line="230" w:lineRule="exact"/>
                          <w:ind w:right="18"/>
                          <w:jc w:val="center"/>
                          <w:rPr>
                            <w:rFonts w:ascii="Arial"/>
                            <w:sz w:val="20"/>
                          </w:rPr>
                        </w:pPr>
                        <w:r>
                          <w:rPr>
                            <w:rFonts w:ascii="Arial"/>
                            <w:spacing w:val="-2"/>
                            <w:sz w:val="20"/>
                          </w:rPr>
                          <w:t>included</w:t>
                        </w:r>
                      </w:p>
                    </w:txbxContent>
                  </v:textbox>
                </v:shape>
                <v:shape id="Textbox 256" o:spid="_x0000_s1271" type="#_x0000_t202" style="position:absolute;left:12726;top:1908;width:8268;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59A18A03" w14:textId="77777777" w:rsidR="00EF4BD5" w:rsidRDefault="00000000">
                        <w:pPr>
                          <w:spacing w:line="261" w:lineRule="auto"/>
                          <w:ind w:left="38" w:right="18" w:hanging="39"/>
                          <w:rPr>
                            <w:rFonts w:ascii="Arial"/>
                            <w:sz w:val="20"/>
                          </w:rPr>
                        </w:pPr>
                        <w:r>
                          <w:rPr>
                            <w:rFonts w:ascii="Arial"/>
                            <w:spacing w:val="-2"/>
                            <w:sz w:val="20"/>
                          </w:rPr>
                          <w:t>No</w:t>
                        </w:r>
                        <w:r>
                          <w:rPr>
                            <w:rFonts w:ascii="Arial"/>
                            <w:spacing w:val="-12"/>
                            <w:sz w:val="20"/>
                          </w:rPr>
                          <w:t xml:space="preserve"> </w:t>
                        </w:r>
                        <w:r>
                          <w:rPr>
                            <w:rFonts w:ascii="Arial"/>
                            <w:spacing w:val="-2"/>
                            <w:sz w:val="20"/>
                          </w:rPr>
                          <w:t xml:space="preserve">extractable </w:t>
                        </w:r>
                        <w:r>
                          <w:rPr>
                            <w:rFonts w:ascii="Arial"/>
                            <w:sz w:val="20"/>
                          </w:rPr>
                          <w:t>outcome</w:t>
                        </w:r>
                        <w:r>
                          <w:rPr>
                            <w:rFonts w:ascii="Arial"/>
                            <w:spacing w:val="-11"/>
                            <w:sz w:val="20"/>
                          </w:rPr>
                          <w:t xml:space="preserve"> </w:t>
                        </w:r>
                        <w:r>
                          <w:rPr>
                            <w:rFonts w:ascii="Arial"/>
                            <w:spacing w:val="-4"/>
                            <w:sz w:val="20"/>
                          </w:rPr>
                          <w:t>data</w:t>
                        </w:r>
                      </w:p>
                    </w:txbxContent>
                  </v:textbox>
                </v:shape>
                <v:shape id="Textbox 257" o:spid="_x0000_s1272" type="#_x0000_t202" style="position:absolute;left:23584;top:992;width:9462;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0DF13D1" w14:textId="77777777" w:rsidR="00EF4BD5" w:rsidRDefault="00000000">
                        <w:pPr>
                          <w:spacing w:line="261" w:lineRule="auto"/>
                          <w:ind w:right="18"/>
                          <w:jc w:val="center"/>
                          <w:rPr>
                            <w:rFonts w:ascii="Arial"/>
                            <w:b/>
                            <w:sz w:val="20"/>
                          </w:rPr>
                        </w:pPr>
                        <w:r>
                          <w:rPr>
                            <w:rFonts w:ascii="Arial"/>
                            <w:b/>
                            <w:sz w:val="20"/>
                          </w:rPr>
                          <w:t>Little impact</w:t>
                        </w:r>
                        <w:r>
                          <w:rPr>
                            <w:rFonts w:ascii="Arial"/>
                            <w:b/>
                            <w:spacing w:val="40"/>
                            <w:sz w:val="20"/>
                          </w:rPr>
                          <w:t xml:space="preserve"> </w:t>
                        </w:r>
                        <w:r>
                          <w:rPr>
                            <w:rFonts w:ascii="Arial"/>
                            <w:b/>
                            <w:spacing w:val="-2"/>
                            <w:sz w:val="20"/>
                          </w:rPr>
                          <w:t>on</w:t>
                        </w:r>
                        <w:r>
                          <w:rPr>
                            <w:rFonts w:ascii="Arial"/>
                            <w:b/>
                            <w:spacing w:val="-12"/>
                            <w:sz w:val="20"/>
                          </w:rPr>
                          <w:t xml:space="preserve"> </w:t>
                        </w:r>
                        <w:r>
                          <w:rPr>
                            <w:rFonts w:ascii="Arial"/>
                            <w:b/>
                            <w:spacing w:val="-2"/>
                            <w:sz w:val="20"/>
                          </w:rPr>
                          <w:t>downstream synthesis</w:t>
                        </w:r>
                      </w:p>
                    </w:txbxContent>
                  </v:textbox>
                </v:shape>
                <w10:wrap anchorx="page"/>
              </v:group>
            </w:pict>
          </mc:Fallback>
        </mc:AlternateContent>
      </w:r>
      <w:r>
        <w:rPr>
          <w:color w:val="368944"/>
        </w:rPr>
        <w:t>Low-impact</w:t>
      </w:r>
      <w:r>
        <w:rPr>
          <w:color w:val="368944"/>
          <w:spacing w:val="25"/>
        </w:rPr>
        <w:t xml:space="preserve"> </w:t>
      </w:r>
      <w:r>
        <w:rPr>
          <w:color w:val="368944"/>
        </w:rPr>
        <w:t>error</w:t>
      </w:r>
      <w:r>
        <w:rPr>
          <w:color w:val="368944"/>
          <w:spacing w:val="25"/>
        </w:rPr>
        <w:t xml:space="preserve"> </w:t>
      </w:r>
      <w:r>
        <w:rPr>
          <w:color w:val="368944"/>
          <w:spacing w:val="-2"/>
        </w:rPr>
        <w:t>example</w:t>
      </w:r>
    </w:p>
    <w:p w14:paraId="03B48417" w14:textId="77777777" w:rsidR="00EF4BD5" w:rsidRDefault="00EF4BD5">
      <w:pPr>
        <w:pStyle w:val="BodyText"/>
        <w:jc w:val="left"/>
        <w:rPr>
          <w:rFonts w:ascii="Arial"/>
          <w:b/>
        </w:rPr>
      </w:pPr>
    </w:p>
    <w:p w14:paraId="3F3C1795" w14:textId="77777777" w:rsidR="00EF4BD5" w:rsidRDefault="00EF4BD5">
      <w:pPr>
        <w:pStyle w:val="BodyText"/>
        <w:jc w:val="left"/>
        <w:rPr>
          <w:rFonts w:ascii="Arial"/>
          <w:b/>
        </w:rPr>
      </w:pPr>
    </w:p>
    <w:p w14:paraId="7F6195ED" w14:textId="77777777" w:rsidR="00EF4BD5" w:rsidRDefault="00EF4BD5">
      <w:pPr>
        <w:pStyle w:val="BodyText"/>
        <w:jc w:val="left"/>
        <w:rPr>
          <w:rFonts w:ascii="Arial"/>
          <w:b/>
        </w:rPr>
      </w:pPr>
    </w:p>
    <w:p w14:paraId="5DC1AD64" w14:textId="77777777" w:rsidR="00EF4BD5" w:rsidRDefault="00EF4BD5">
      <w:pPr>
        <w:pStyle w:val="BodyText"/>
        <w:spacing w:before="93"/>
        <w:jc w:val="left"/>
        <w:rPr>
          <w:rFonts w:ascii="Arial"/>
          <w:b/>
        </w:rPr>
      </w:pPr>
    </w:p>
    <w:p w14:paraId="6A25BEC0" w14:textId="77777777" w:rsidR="00EF4BD5" w:rsidRDefault="00000000">
      <w:pPr>
        <w:pStyle w:val="Heading5"/>
      </w:pPr>
      <w:r>
        <w:rPr>
          <w:noProof/>
        </w:rPr>
        <mc:AlternateContent>
          <mc:Choice Requires="wpg">
            <w:drawing>
              <wp:anchor distT="0" distB="0" distL="0" distR="0" simplePos="0" relativeHeight="15759872" behindDoc="0" locked="0" layoutInCell="1" allowOverlap="1" wp14:anchorId="4B7F28B2" wp14:editId="6849073C">
                <wp:simplePos x="0" y="0"/>
                <wp:positionH relativeFrom="page">
                  <wp:posOffset>3245522</wp:posOffset>
                </wp:positionH>
                <wp:positionV relativeFrom="paragraph">
                  <wp:posOffset>-252949</wp:posOffset>
                </wp:positionV>
                <wp:extent cx="3410585" cy="68135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0585" cy="681355"/>
                          <a:chOff x="0" y="0"/>
                          <a:chExt cx="3410585" cy="681355"/>
                        </a:xfrm>
                      </wpg:grpSpPr>
                      <wps:wsp>
                        <wps:cNvPr id="259" name="Graphic 259"/>
                        <wps:cNvSpPr/>
                        <wps:spPr>
                          <a:xfrm>
                            <a:off x="0" y="0"/>
                            <a:ext cx="3410585" cy="681355"/>
                          </a:xfrm>
                          <a:custGeom>
                            <a:avLst/>
                            <a:gdLst/>
                            <a:ahLst/>
                            <a:cxnLst/>
                            <a:rect l="l" t="t" r="r" b="b"/>
                            <a:pathLst>
                              <a:path w="3410585" h="681355">
                                <a:moveTo>
                                  <a:pt x="3362511" y="0"/>
                                </a:moveTo>
                                <a:lnTo>
                                  <a:pt x="47711" y="0"/>
                                </a:lnTo>
                                <a:lnTo>
                                  <a:pt x="26836" y="2660"/>
                                </a:lnTo>
                                <a:lnTo>
                                  <a:pt x="11926" y="10642"/>
                                </a:lnTo>
                                <a:lnTo>
                                  <a:pt x="2981" y="23946"/>
                                </a:lnTo>
                                <a:lnTo>
                                  <a:pt x="0" y="42571"/>
                                </a:lnTo>
                                <a:lnTo>
                                  <a:pt x="0" y="638575"/>
                                </a:lnTo>
                                <a:lnTo>
                                  <a:pt x="2981" y="657200"/>
                                </a:lnTo>
                                <a:lnTo>
                                  <a:pt x="11926" y="670504"/>
                                </a:lnTo>
                                <a:lnTo>
                                  <a:pt x="26836" y="678486"/>
                                </a:lnTo>
                                <a:lnTo>
                                  <a:pt x="47711" y="681147"/>
                                </a:lnTo>
                                <a:lnTo>
                                  <a:pt x="3362511" y="681147"/>
                                </a:lnTo>
                                <a:lnTo>
                                  <a:pt x="3383386" y="678486"/>
                                </a:lnTo>
                                <a:lnTo>
                                  <a:pt x="3398296" y="670504"/>
                                </a:lnTo>
                                <a:lnTo>
                                  <a:pt x="3407241" y="657200"/>
                                </a:lnTo>
                                <a:lnTo>
                                  <a:pt x="3410223" y="638575"/>
                                </a:lnTo>
                                <a:lnTo>
                                  <a:pt x="3410223" y="42571"/>
                                </a:lnTo>
                                <a:lnTo>
                                  <a:pt x="3407241" y="23946"/>
                                </a:lnTo>
                                <a:lnTo>
                                  <a:pt x="3398296" y="10642"/>
                                </a:lnTo>
                                <a:lnTo>
                                  <a:pt x="3383386" y="2660"/>
                                </a:lnTo>
                                <a:lnTo>
                                  <a:pt x="3362511" y="0"/>
                                </a:lnTo>
                                <a:close/>
                              </a:path>
                            </a:pathLst>
                          </a:custGeom>
                          <a:solidFill>
                            <a:srgbClr val="FBE8E6"/>
                          </a:solidFill>
                        </wps:spPr>
                        <wps:bodyPr wrap="square" lIns="0" tIns="0" rIns="0" bIns="0" rtlCol="0">
                          <a:prstTxWarp prst="textNoShape">
                            <a:avLst/>
                          </a:prstTxWarp>
                          <a:noAutofit/>
                        </wps:bodyPr>
                      </wps:wsp>
                      <wps:wsp>
                        <wps:cNvPr id="260" name="Graphic 260"/>
                        <wps:cNvSpPr/>
                        <wps:spPr>
                          <a:xfrm>
                            <a:off x="1043425" y="321653"/>
                            <a:ext cx="1261110" cy="38100"/>
                          </a:xfrm>
                          <a:custGeom>
                            <a:avLst/>
                            <a:gdLst/>
                            <a:ahLst/>
                            <a:cxnLst/>
                            <a:rect l="l" t="t" r="r" b="b"/>
                            <a:pathLst>
                              <a:path w="1261110" h="38100">
                                <a:moveTo>
                                  <a:pt x="0" y="18920"/>
                                </a:moveTo>
                                <a:lnTo>
                                  <a:pt x="31094" y="18920"/>
                                </a:lnTo>
                                <a:lnTo>
                                  <a:pt x="60758" y="18920"/>
                                </a:lnTo>
                                <a:lnTo>
                                  <a:pt x="88989" y="18920"/>
                                </a:lnTo>
                                <a:lnTo>
                                  <a:pt x="115787" y="18920"/>
                                </a:lnTo>
                              </a:path>
                              <a:path w="1261110" h="38100">
                                <a:moveTo>
                                  <a:pt x="77945" y="0"/>
                                </a:moveTo>
                                <a:lnTo>
                                  <a:pt x="115787" y="18920"/>
                                </a:lnTo>
                                <a:lnTo>
                                  <a:pt x="77945" y="37841"/>
                                </a:lnTo>
                              </a:path>
                              <a:path w="1261110" h="38100">
                                <a:moveTo>
                                  <a:pt x="1145226" y="18920"/>
                                </a:moveTo>
                                <a:lnTo>
                                  <a:pt x="1176321" y="18920"/>
                                </a:lnTo>
                                <a:lnTo>
                                  <a:pt x="1205984" y="18920"/>
                                </a:lnTo>
                                <a:lnTo>
                                  <a:pt x="1234215" y="18920"/>
                                </a:lnTo>
                                <a:lnTo>
                                  <a:pt x="1261013" y="18920"/>
                                </a:lnTo>
                              </a:path>
                              <a:path w="1261110" h="38100">
                                <a:moveTo>
                                  <a:pt x="1223172" y="0"/>
                                </a:moveTo>
                                <a:lnTo>
                                  <a:pt x="1261013" y="18920"/>
                                </a:lnTo>
                                <a:lnTo>
                                  <a:pt x="1223172" y="37841"/>
                                </a:lnTo>
                              </a:path>
                            </a:pathLst>
                          </a:custGeom>
                          <a:ln w="10248">
                            <a:solidFill>
                              <a:srgbClr val="000000"/>
                            </a:solidFill>
                            <a:prstDash val="solid"/>
                          </a:ln>
                        </wps:spPr>
                        <wps:bodyPr wrap="square" lIns="0" tIns="0" rIns="0" bIns="0" rtlCol="0">
                          <a:prstTxWarp prst="textNoShape">
                            <a:avLst/>
                          </a:prstTxWarp>
                          <a:noAutofit/>
                        </wps:bodyPr>
                      </wps:wsp>
                      <wps:wsp>
                        <wps:cNvPr id="261" name="Textbox 261"/>
                        <wps:cNvSpPr txBox="1"/>
                        <wps:spPr>
                          <a:xfrm>
                            <a:off x="208065" y="19312"/>
                            <a:ext cx="665480" cy="632460"/>
                          </a:xfrm>
                          <a:prstGeom prst="rect">
                            <a:avLst/>
                          </a:prstGeom>
                        </wps:spPr>
                        <wps:txbx>
                          <w:txbxContent>
                            <w:p w14:paraId="123B439E" w14:textId="77777777" w:rsidR="00EF4BD5" w:rsidRDefault="00000000">
                              <w:pPr>
                                <w:spacing w:line="268" w:lineRule="auto"/>
                                <w:ind w:left="-1" w:right="18"/>
                                <w:jc w:val="center"/>
                                <w:rPr>
                                  <w:rFonts w:ascii="Arial"/>
                                  <w:sz w:val="20"/>
                                </w:rPr>
                              </w:pPr>
                              <w:r>
                                <w:rPr>
                                  <w:rFonts w:ascii="Arial"/>
                                  <w:sz w:val="20"/>
                                </w:rPr>
                                <w:t>Study</w:t>
                              </w:r>
                              <w:r>
                                <w:rPr>
                                  <w:rFonts w:ascii="Arial"/>
                                  <w:spacing w:val="-11"/>
                                  <w:sz w:val="20"/>
                                </w:rPr>
                                <w:t xml:space="preserve"> </w:t>
                              </w:r>
                              <w:r>
                                <w:rPr>
                                  <w:rFonts w:ascii="Arial"/>
                                  <w:sz w:val="20"/>
                                </w:rPr>
                                <w:t>of</w:t>
                              </w:r>
                              <w:r>
                                <w:rPr>
                                  <w:rFonts w:ascii="Arial"/>
                                  <w:spacing w:val="-11"/>
                                  <w:sz w:val="20"/>
                                </w:rPr>
                                <w:t xml:space="preserve"> </w:t>
                              </w:r>
                              <w:r>
                                <w:rPr>
                                  <w:rFonts w:ascii="Arial"/>
                                  <w:sz w:val="20"/>
                                </w:rPr>
                                <w:t xml:space="preserve">an </w:t>
                              </w:r>
                              <w:r>
                                <w:rPr>
                                  <w:rFonts w:ascii="Arial"/>
                                  <w:spacing w:val="-2"/>
                                  <w:sz w:val="20"/>
                                </w:rPr>
                                <w:t>ineligible intervention included</w:t>
                              </w:r>
                            </w:p>
                          </w:txbxContent>
                        </wps:txbx>
                        <wps:bodyPr wrap="square" lIns="0" tIns="0" rIns="0" bIns="0" rtlCol="0">
                          <a:noAutofit/>
                        </wps:bodyPr>
                      </wps:wsp>
                      <wps:wsp>
                        <wps:cNvPr id="262" name="Textbox 262"/>
                        <wps:cNvSpPr txBox="1"/>
                        <wps:spPr>
                          <a:xfrm>
                            <a:off x="1283198" y="31814"/>
                            <a:ext cx="805815" cy="607060"/>
                          </a:xfrm>
                          <a:prstGeom prst="rect">
                            <a:avLst/>
                          </a:prstGeom>
                        </wps:spPr>
                        <wps:txbx>
                          <w:txbxContent>
                            <w:p w14:paraId="6C5D45B4" w14:textId="77777777" w:rsidR="00EF4BD5" w:rsidRDefault="00000000">
                              <w:pPr>
                                <w:spacing w:line="254" w:lineRule="auto"/>
                                <w:ind w:right="18"/>
                                <w:jc w:val="center"/>
                                <w:rPr>
                                  <w:rFonts w:ascii="Arial"/>
                                  <w:sz w:val="20"/>
                                </w:rPr>
                              </w:pPr>
                              <w:r>
                                <w:rPr>
                                  <w:rFonts w:ascii="Arial"/>
                                  <w:spacing w:val="-2"/>
                                  <w:sz w:val="20"/>
                                </w:rPr>
                                <w:t>Outcome</w:t>
                              </w:r>
                              <w:r>
                                <w:rPr>
                                  <w:rFonts w:ascii="Arial"/>
                                  <w:spacing w:val="-12"/>
                                  <w:sz w:val="20"/>
                                </w:rPr>
                                <w:t xml:space="preserve"> </w:t>
                              </w:r>
                              <w:r>
                                <w:rPr>
                                  <w:rFonts w:ascii="Arial"/>
                                  <w:spacing w:val="-2"/>
                                  <w:sz w:val="20"/>
                                </w:rPr>
                                <w:t xml:space="preserve">data </w:t>
                              </w:r>
                              <w:r>
                                <w:rPr>
                                  <w:rFonts w:ascii="Arial"/>
                                  <w:sz w:val="20"/>
                                </w:rPr>
                                <w:t>extracted</w:t>
                              </w:r>
                              <w:r>
                                <w:rPr>
                                  <w:rFonts w:ascii="Arial"/>
                                  <w:spacing w:val="-2"/>
                                  <w:sz w:val="20"/>
                                </w:rPr>
                                <w:t xml:space="preserve"> </w:t>
                              </w:r>
                              <w:r>
                                <w:rPr>
                                  <w:rFonts w:ascii="Arial"/>
                                  <w:sz w:val="20"/>
                                </w:rPr>
                                <w:t xml:space="preserve">and retained in </w:t>
                              </w:r>
                              <w:r>
                                <w:rPr>
                                  <w:rFonts w:ascii="Arial"/>
                                  <w:spacing w:val="-2"/>
                                  <w:sz w:val="20"/>
                                </w:rPr>
                                <w:t>synthesis</w:t>
                              </w:r>
                            </w:p>
                          </w:txbxContent>
                        </wps:txbx>
                        <wps:bodyPr wrap="square" lIns="0" tIns="0" rIns="0" bIns="0" rtlCol="0">
                          <a:noAutofit/>
                        </wps:bodyPr>
                      </wps:wsp>
                      <wps:wsp>
                        <wps:cNvPr id="263" name="Textbox 263"/>
                        <wps:cNvSpPr txBox="1"/>
                        <wps:spPr>
                          <a:xfrm>
                            <a:off x="2333821" y="98416"/>
                            <a:ext cx="995044" cy="473709"/>
                          </a:xfrm>
                          <a:prstGeom prst="rect">
                            <a:avLst/>
                          </a:prstGeom>
                        </wps:spPr>
                        <wps:txbx>
                          <w:txbxContent>
                            <w:p w14:paraId="51430817" w14:textId="77777777" w:rsidR="00EF4BD5" w:rsidRDefault="00000000">
                              <w:pPr>
                                <w:spacing w:line="222" w:lineRule="exact"/>
                                <w:ind w:right="18"/>
                                <w:jc w:val="center"/>
                                <w:rPr>
                                  <w:rFonts w:ascii="Arial"/>
                                  <w:b/>
                                  <w:sz w:val="20"/>
                                </w:rPr>
                              </w:pPr>
                              <w:r>
                                <w:rPr>
                                  <w:rFonts w:ascii="Arial"/>
                                  <w:b/>
                                  <w:sz w:val="20"/>
                                </w:rPr>
                                <w:t>May</w:t>
                              </w:r>
                              <w:r>
                                <w:rPr>
                                  <w:rFonts w:ascii="Arial"/>
                                  <w:b/>
                                  <w:spacing w:val="-6"/>
                                  <w:sz w:val="20"/>
                                </w:rPr>
                                <w:t xml:space="preserve"> </w:t>
                              </w:r>
                              <w:r>
                                <w:rPr>
                                  <w:rFonts w:ascii="Arial"/>
                                  <w:b/>
                                  <w:sz w:val="20"/>
                                </w:rPr>
                                <w:t>bias</w:t>
                              </w:r>
                              <w:r>
                                <w:rPr>
                                  <w:rFonts w:ascii="Arial"/>
                                  <w:b/>
                                  <w:spacing w:val="-5"/>
                                  <w:sz w:val="20"/>
                                </w:rPr>
                                <w:t xml:space="preserve"> </w:t>
                              </w:r>
                              <w:r>
                                <w:rPr>
                                  <w:rFonts w:ascii="Arial"/>
                                  <w:b/>
                                  <w:spacing w:val="-2"/>
                                  <w:sz w:val="20"/>
                                </w:rPr>
                                <w:t>pooled</w:t>
                              </w:r>
                            </w:p>
                            <w:p w14:paraId="139A3FD0" w14:textId="77777777" w:rsidR="00EF4BD5" w:rsidRDefault="00000000">
                              <w:pPr>
                                <w:spacing w:before="21" w:line="261" w:lineRule="auto"/>
                                <w:ind w:left="193" w:right="211" w:hanging="1"/>
                                <w:jc w:val="center"/>
                                <w:rPr>
                                  <w:rFonts w:ascii="Arial"/>
                                  <w:b/>
                                  <w:sz w:val="20"/>
                                </w:rPr>
                              </w:pPr>
                              <w:r>
                                <w:rPr>
                                  <w:rFonts w:ascii="Arial"/>
                                  <w:b/>
                                  <w:sz w:val="20"/>
                                </w:rPr>
                                <w:t xml:space="preserve">estimate / </w:t>
                              </w:r>
                              <w:r>
                                <w:rPr>
                                  <w:rFonts w:ascii="Arial"/>
                                  <w:b/>
                                  <w:spacing w:val="-2"/>
                                  <w:sz w:val="20"/>
                                </w:rPr>
                                <w:t>conclusions</w:t>
                              </w:r>
                            </w:p>
                          </w:txbxContent>
                        </wps:txbx>
                        <wps:bodyPr wrap="square" lIns="0" tIns="0" rIns="0" bIns="0" rtlCol="0">
                          <a:noAutofit/>
                        </wps:bodyPr>
                      </wps:wsp>
                    </wpg:wgp>
                  </a:graphicData>
                </a:graphic>
              </wp:anchor>
            </w:drawing>
          </mc:Choice>
          <mc:Fallback>
            <w:pict>
              <v:group w14:anchorId="4B7F28B2" id="Group 258" o:spid="_x0000_s1273" style="position:absolute;left:0;text-align:left;margin-left:255.55pt;margin-top:-19.9pt;width:268.55pt;height:53.65pt;z-index:15759872;mso-wrap-distance-left:0;mso-wrap-distance-right:0;mso-position-horizontal-relative:page;mso-position-vertical-relative:text" coordsize="34105,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">
                <v:shape id="Graphic 259" o:spid="_x0000_s1274" style="position:absolute;width:34105;height:6813;visibility:visible;mso-wrap-style:square;v-text-anchor:top" coordsize="3410585,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" path="m3362511,l47711,,26836,2660,11926,10642,2981,23946,,42571,,638575r2981,18625l11926,670504r14910,7982l47711,681147r3314800,l3383386,678486r14910,-7982l3407241,657200r2982,-18625l3410223,42571r-2982,-18625l3398296,10642,3383386,2660,3362511,xe" fillcolor="#fbe8e6" stroked="f">
                  <v:path arrowok="t"/>
                </v:shape>
                <v:shape id="Graphic 260" o:spid="_x0000_s1275" style="position:absolute;left:10434;top:3216;width:12611;height:381;visibility:visible;mso-wrap-style:square;v-text-anchor:top" coordsize="126111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" path="m,18920r31094,l60758,18920r28231,l115787,18920em77945,r37842,18920l77945,37841em1145226,18920r31095,l1205984,18920r28231,l1261013,18920em1223172,r37841,18920l1223172,37841e" filled="f" strokeweight=".28467mm">
                  <v:path arrowok="t"/>
                </v:shape>
                <v:shape id="Textbox 261" o:spid="_x0000_s1276" type="#_x0000_t202" style="position:absolute;left:2080;top:193;width:6655;height:6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123B439E" w14:textId="77777777" w:rsidR="00EF4BD5" w:rsidRDefault="00000000">
                        <w:pPr>
                          <w:spacing w:line="268" w:lineRule="auto"/>
                          <w:ind w:left="-1" w:right="18"/>
                          <w:jc w:val="center"/>
                          <w:rPr>
                            <w:rFonts w:ascii="Arial"/>
                            <w:sz w:val="20"/>
                          </w:rPr>
                        </w:pPr>
                        <w:r>
                          <w:rPr>
                            <w:rFonts w:ascii="Arial"/>
                            <w:sz w:val="20"/>
                          </w:rPr>
                          <w:t>Study</w:t>
                        </w:r>
                        <w:r>
                          <w:rPr>
                            <w:rFonts w:ascii="Arial"/>
                            <w:spacing w:val="-11"/>
                            <w:sz w:val="20"/>
                          </w:rPr>
                          <w:t xml:space="preserve"> </w:t>
                        </w:r>
                        <w:r>
                          <w:rPr>
                            <w:rFonts w:ascii="Arial"/>
                            <w:sz w:val="20"/>
                          </w:rPr>
                          <w:t>of</w:t>
                        </w:r>
                        <w:r>
                          <w:rPr>
                            <w:rFonts w:ascii="Arial"/>
                            <w:spacing w:val="-11"/>
                            <w:sz w:val="20"/>
                          </w:rPr>
                          <w:t xml:space="preserve"> </w:t>
                        </w:r>
                        <w:r>
                          <w:rPr>
                            <w:rFonts w:ascii="Arial"/>
                            <w:sz w:val="20"/>
                          </w:rPr>
                          <w:t xml:space="preserve">an </w:t>
                        </w:r>
                        <w:r>
                          <w:rPr>
                            <w:rFonts w:ascii="Arial"/>
                            <w:spacing w:val="-2"/>
                            <w:sz w:val="20"/>
                          </w:rPr>
                          <w:t>ineligible intervention included</w:t>
                        </w:r>
                      </w:p>
                    </w:txbxContent>
                  </v:textbox>
                </v:shape>
                <v:shape id="Textbox 262" o:spid="_x0000_s1277" type="#_x0000_t202" style="position:absolute;left:12831;top:318;width:8059;height:6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6C5D45B4" w14:textId="77777777" w:rsidR="00EF4BD5" w:rsidRDefault="00000000">
                        <w:pPr>
                          <w:spacing w:line="254" w:lineRule="auto"/>
                          <w:ind w:right="18"/>
                          <w:jc w:val="center"/>
                          <w:rPr>
                            <w:rFonts w:ascii="Arial"/>
                            <w:sz w:val="20"/>
                          </w:rPr>
                        </w:pPr>
                        <w:r>
                          <w:rPr>
                            <w:rFonts w:ascii="Arial"/>
                            <w:spacing w:val="-2"/>
                            <w:sz w:val="20"/>
                          </w:rPr>
                          <w:t>Outcome</w:t>
                        </w:r>
                        <w:r>
                          <w:rPr>
                            <w:rFonts w:ascii="Arial"/>
                            <w:spacing w:val="-12"/>
                            <w:sz w:val="20"/>
                          </w:rPr>
                          <w:t xml:space="preserve"> </w:t>
                        </w:r>
                        <w:r>
                          <w:rPr>
                            <w:rFonts w:ascii="Arial"/>
                            <w:spacing w:val="-2"/>
                            <w:sz w:val="20"/>
                          </w:rPr>
                          <w:t xml:space="preserve">data </w:t>
                        </w:r>
                        <w:r>
                          <w:rPr>
                            <w:rFonts w:ascii="Arial"/>
                            <w:sz w:val="20"/>
                          </w:rPr>
                          <w:t>extracted</w:t>
                        </w:r>
                        <w:r>
                          <w:rPr>
                            <w:rFonts w:ascii="Arial"/>
                            <w:spacing w:val="-2"/>
                            <w:sz w:val="20"/>
                          </w:rPr>
                          <w:t xml:space="preserve"> </w:t>
                        </w:r>
                        <w:r>
                          <w:rPr>
                            <w:rFonts w:ascii="Arial"/>
                            <w:sz w:val="20"/>
                          </w:rPr>
                          <w:t xml:space="preserve">and retained in </w:t>
                        </w:r>
                        <w:r>
                          <w:rPr>
                            <w:rFonts w:ascii="Arial"/>
                            <w:spacing w:val="-2"/>
                            <w:sz w:val="20"/>
                          </w:rPr>
                          <w:t>synthesis</w:t>
                        </w:r>
                      </w:p>
                    </w:txbxContent>
                  </v:textbox>
                </v:shape>
                <v:shape id="Textbox 263" o:spid="_x0000_s1278" type="#_x0000_t202" style="position:absolute;left:23338;top:984;width:9950;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51430817" w14:textId="77777777" w:rsidR="00EF4BD5" w:rsidRDefault="00000000">
                        <w:pPr>
                          <w:spacing w:line="222" w:lineRule="exact"/>
                          <w:ind w:right="18"/>
                          <w:jc w:val="center"/>
                          <w:rPr>
                            <w:rFonts w:ascii="Arial"/>
                            <w:b/>
                            <w:sz w:val="20"/>
                          </w:rPr>
                        </w:pPr>
                        <w:r>
                          <w:rPr>
                            <w:rFonts w:ascii="Arial"/>
                            <w:b/>
                            <w:sz w:val="20"/>
                          </w:rPr>
                          <w:t>May</w:t>
                        </w:r>
                        <w:r>
                          <w:rPr>
                            <w:rFonts w:ascii="Arial"/>
                            <w:b/>
                            <w:spacing w:val="-6"/>
                            <w:sz w:val="20"/>
                          </w:rPr>
                          <w:t xml:space="preserve"> </w:t>
                        </w:r>
                        <w:r>
                          <w:rPr>
                            <w:rFonts w:ascii="Arial"/>
                            <w:b/>
                            <w:sz w:val="20"/>
                          </w:rPr>
                          <w:t>bias</w:t>
                        </w:r>
                        <w:r>
                          <w:rPr>
                            <w:rFonts w:ascii="Arial"/>
                            <w:b/>
                            <w:spacing w:val="-5"/>
                            <w:sz w:val="20"/>
                          </w:rPr>
                          <w:t xml:space="preserve"> </w:t>
                        </w:r>
                        <w:r>
                          <w:rPr>
                            <w:rFonts w:ascii="Arial"/>
                            <w:b/>
                            <w:spacing w:val="-2"/>
                            <w:sz w:val="20"/>
                          </w:rPr>
                          <w:t>pooled</w:t>
                        </w:r>
                      </w:p>
                      <w:p w14:paraId="139A3FD0" w14:textId="77777777" w:rsidR="00EF4BD5" w:rsidRDefault="00000000">
                        <w:pPr>
                          <w:spacing w:before="21" w:line="261" w:lineRule="auto"/>
                          <w:ind w:left="193" w:right="211" w:hanging="1"/>
                          <w:jc w:val="center"/>
                          <w:rPr>
                            <w:rFonts w:ascii="Arial"/>
                            <w:b/>
                            <w:sz w:val="20"/>
                          </w:rPr>
                        </w:pPr>
                        <w:r>
                          <w:rPr>
                            <w:rFonts w:ascii="Arial"/>
                            <w:b/>
                            <w:sz w:val="20"/>
                          </w:rPr>
                          <w:t xml:space="preserve">estimate / </w:t>
                        </w:r>
                        <w:r>
                          <w:rPr>
                            <w:rFonts w:ascii="Arial"/>
                            <w:b/>
                            <w:spacing w:val="-2"/>
                            <w:sz w:val="20"/>
                          </w:rPr>
                          <w:t>conclusions</w:t>
                        </w:r>
                      </w:p>
                    </w:txbxContent>
                  </v:textbox>
                </v:shape>
                <w10:wrap anchorx="page"/>
              </v:group>
            </w:pict>
          </mc:Fallback>
        </mc:AlternateContent>
      </w:r>
      <w:r>
        <w:rPr>
          <w:color w:val="CC3D34"/>
        </w:rPr>
        <w:t>High-impact</w:t>
      </w:r>
      <w:r>
        <w:rPr>
          <w:color w:val="CC3D34"/>
          <w:spacing w:val="-10"/>
        </w:rPr>
        <w:t xml:space="preserve"> </w:t>
      </w:r>
      <w:r>
        <w:rPr>
          <w:color w:val="CC3D34"/>
        </w:rPr>
        <w:t>error</w:t>
      </w:r>
      <w:r>
        <w:rPr>
          <w:color w:val="CC3D34"/>
          <w:spacing w:val="-9"/>
        </w:rPr>
        <w:t xml:space="preserve"> </w:t>
      </w:r>
      <w:r>
        <w:rPr>
          <w:color w:val="CC3D34"/>
          <w:spacing w:val="-2"/>
        </w:rPr>
        <w:t>example</w:t>
      </w:r>
    </w:p>
    <w:p w14:paraId="4513BB65" w14:textId="77777777" w:rsidR="00EF4BD5" w:rsidRDefault="00EF4BD5">
      <w:pPr>
        <w:pStyle w:val="BodyText"/>
        <w:jc w:val="left"/>
        <w:rPr>
          <w:rFonts w:ascii="Arial"/>
          <w:b/>
          <w:sz w:val="16"/>
        </w:rPr>
      </w:pPr>
    </w:p>
    <w:p w14:paraId="2108DDE5" w14:textId="77777777" w:rsidR="00EF4BD5" w:rsidRDefault="00EF4BD5">
      <w:pPr>
        <w:pStyle w:val="BodyText"/>
        <w:jc w:val="left"/>
        <w:rPr>
          <w:rFonts w:ascii="Arial"/>
          <w:b/>
          <w:sz w:val="16"/>
        </w:rPr>
      </w:pPr>
    </w:p>
    <w:p w14:paraId="6C35699D" w14:textId="77777777" w:rsidR="00EF4BD5" w:rsidRDefault="00EF4BD5">
      <w:pPr>
        <w:pStyle w:val="BodyText"/>
        <w:jc w:val="left"/>
        <w:rPr>
          <w:rFonts w:ascii="Arial"/>
          <w:b/>
          <w:sz w:val="16"/>
        </w:rPr>
      </w:pPr>
    </w:p>
    <w:p w14:paraId="58219A8E" w14:textId="77777777" w:rsidR="00EF4BD5" w:rsidRDefault="00EF4BD5">
      <w:pPr>
        <w:pStyle w:val="BodyText"/>
        <w:jc w:val="left"/>
        <w:rPr>
          <w:rFonts w:ascii="Arial"/>
          <w:b/>
          <w:sz w:val="16"/>
        </w:rPr>
      </w:pPr>
    </w:p>
    <w:p w14:paraId="1C33106E" w14:textId="77777777" w:rsidR="00EF4BD5" w:rsidRDefault="00EF4BD5">
      <w:pPr>
        <w:pStyle w:val="BodyText"/>
        <w:spacing w:before="71"/>
        <w:jc w:val="left"/>
        <w:rPr>
          <w:rFonts w:ascii="Arial"/>
          <w:b/>
          <w:sz w:val="16"/>
        </w:rPr>
      </w:pPr>
    </w:p>
    <w:p w14:paraId="6E0A1371" w14:textId="77777777" w:rsidR="00EF4BD5" w:rsidRDefault="00000000">
      <w:pPr>
        <w:ind w:left="431" w:right="89"/>
        <w:jc w:val="both"/>
        <w:rPr>
          <w:rFonts w:ascii="Bookman Old Style"/>
          <w:sz w:val="16"/>
        </w:rPr>
      </w:pPr>
      <w:bookmarkStart w:id="16" w:name="_bookmark5"/>
      <w:bookmarkEnd w:id="16"/>
      <w:r>
        <w:rPr>
          <w:b/>
          <w:sz w:val="16"/>
        </w:rPr>
        <w:t>Fig. 5</w:t>
      </w:r>
      <w:r>
        <w:rPr>
          <w:b/>
          <w:spacing w:val="40"/>
          <w:sz w:val="16"/>
        </w:rPr>
        <w:t xml:space="preserve"> </w:t>
      </w:r>
      <w:r>
        <w:rPr>
          <w:b/>
          <w:sz w:val="16"/>
        </w:rPr>
        <w:t xml:space="preserve">Error propagation through the systematic review pipeline. A. </w:t>
      </w:r>
      <w:r>
        <w:rPr>
          <w:rFonts w:ascii="Bookman Old Style"/>
          <w:sz w:val="16"/>
        </w:rPr>
        <w:t>Stagewise</w:t>
      </w:r>
      <w:r>
        <w:rPr>
          <w:rFonts w:ascii="Bookman Old Style"/>
          <w:spacing w:val="-9"/>
          <w:sz w:val="16"/>
        </w:rPr>
        <w:t xml:space="preserve"> </w:t>
      </w:r>
      <w:r>
        <w:rPr>
          <w:rFonts w:ascii="Bookman Old Style"/>
          <w:sz w:val="16"/>
        </w:rPr>
        <w:t>AI</w:t>
      </w:r>
      <w:r>
        <w:rPr>
          <w:rFonts w:ascii="Bookman Old Style"/>
          <w:spacing w:val="-8"/>
          <w:sz w:val="16"/>
        </w:rPr>
        <w:t xml:space="preserve"> </w:t>
      </w:r>
      <w:r>
        <w:rPr>
          <w:rFonts w:ascii="Bookman Old Style"/>
          <w:sz w:val="16"/>
        </w:rPr>
        <w:t>workflows</w:t>
      </w:r>
      <w:r>
        <w:rPr>
          <w:rFonts w:ascii="Bookman Old Style"/>
          <w:spacing w:val="-9"/>
          <w:sz w:val="16"/>
        </w:rPr>
        <w:t xml:space="preserve"> </w:t>
      </w:r>
      <w:r>
        <w:rPr>
          <w:rFonts w:ascii="Bookman Old Style"/>
          <w:sz w:val="16"/>
        </w:rPr>
        <w:t>may</w:t>
      </w:r>
      <w:r>
        <w:rPr>
          <w:rFonts w:ascii="Bookman Old Style"/>
          <w:spacing w:val="-9"/>
          <w:sz w:val="16"/>
        </w:rPr>
        <w:t xml:space="preserve"> </w:t>
      </w:r>
      <w:r>
        <w:rPr>
          <w:rFonts w:ascii="Bookman Old Style"/>
          <w:sz w:val="16"/>
        </w:rPr>
        <w:t>carry</w:t>
      </w:r>
      <w:r>
        <w:rPr>
          <w:rFonts w:ascii="Bookman Old Style"/>
          <w:spacing w:val="-8"/>
          <w:sz w:val="16"/>
        </w:rPr>
        <w:t xml:space="preserve"> </w:t>
      </w:r>
      <w:r>
        <w:rPr>
          <w:rFonts w:ascii="Bookman Old Style"/>
          <w:sz w:val="16"/>
        </w:rPr>
        <w:t xml:space="preserve">upstream </w:t>
      </w:r>
      <w:r>
        <w:rPr>
          <w:rFonts w:ascii="Bookman Old Style"/>
          <w:spacing w:val="-2"/>
          <w:sz w:val="16"/>
        </w:rPr>
        <w:t>errors</w:t>
      </w:r>
      <w:r>
        <w:rPr>
          <w:rFonts w:ascii="Bookman Old Style"/>
          <w:spacing w:val="-11"/>
          <w:sz w:val="16"/>
        </w:rPr>
        <w:t xml:space="preserve"> </w:t>
      </w:r>
      <w:r>
        <w:rPr>
          <w:rFonts w:ascii="Bookman Old Style"/>
          <w:spacing w:val="-2"/>
          <w:sz w:val="16"/>
        </w:rPr>
        <w:t>forward</w:t>
      </w:r>
      <w:r>
        <w:rPr>
          <w:rFonts w:ascii="Bookman Old Style"/>
          <w:spacing w:val="-11"/>
          <w:sz w:val="16"/>
        </w:rPr>
        <w:t xml:space="preserve"> </w:t>
      </w:r>
      <w:r>
        <w:rPr>
          <w:rFonts w:ascii="Bookman Old Style"/>
          <w:spacing w:val="-2"/>
          <w:sz w:val="16"/>
        </w:rPr>
        <w:t>unless</w:t>
      </w:r>
      <w:r>
        <w:rPr>
          <w:rFonts w:ascii="Bookman Old Style"/>
          <w:spacing w:val="-11"/>
          <w:sz w:val="16"/>
        </w:rPr>
        <w:t xml:space="preserve"> </w:t>
      </w:r>
      <w:r>
        <w:rPr>
          <w:rFonts w:ascii="Bookman Old Style"/>
          <w:spacing w:val="-2"/>
          <w:sz w:val="16"/>
        </w:rPr>
        <w:t>cross-stage</w:t>
      </w:r>
      <w:r>
        <w:rPr>
          <w:rFonts w:ascii="Bookman Old Style"/>
          <w:spacing w:val="-11"/>
          <w:sz w:val="16"/>
        </w:rPr>
        <w:t xml:space="preserve"> </w:t>
      </w:r>
      <w:r>
        <w:rPr>
          <w:rFonts w:ascii="Bookman Old Style"/>
          <w:spacing w:val="-2"/>
          <w:sz w:val="16"/>
        </w:rPr>
        <w:t>checks</w:t>
      </w:r>
      <w:r>
        <w:rPr>
          <w:rFonts w:ascii="Bookman Old Style"/>
          <w:spacing w:val="-10"/>
          <w:sz w:val="16"/>
        </w:rPr>
        <w:t xml:space="preserve"> </w:t>
      </w:r>
      <w:r>
        <w:rPr>
          <w:rFonts w:ascii="Bookman Old Style"/>
          <w:spacing w:val="-2"/>
          <w:sz w:val="16"/>
        </w:rPr>
        <w:t>are</w:t>
      </w:r>
      <w:r>
        <w:rPr>
          <w:rFonts w:ascii="Bookman Old Style"/>
          <w:spacing w:val="-11"/>
          <w:sz w:val="16"/>
        </w:rPr>
        <w:t xml:space="preserve"> </w:t>
      </w:r>
      <w:r>
        <w:rPr>
          <w:rFonts w:ascii="Bookman Old Style"/>
          <w:spacing w:val="-2"/>
          <w:sz w:val="16"/>
        </w:rPr>
        <w:t>explicitly</w:t>
      </w:r>
      <w:r>
        <w:rPr>
          <w:rFonts w:ascii="Bookman Old Style"/>
          <w:spacing w:val="-11"/>
          <w:sz w:val="16"/>
        </w:rPr>
        <w:t xml:space="preserve"> </w:t>
      </w:r>
      <w:r>
        <w:rPr>
          <w:rFonts w:ascii="Bookman Old Style"/>
          <w:spacing w:val="-2"/>
          <w:sz w:val="16"/>
        </w:rPr>
        <w:t>implemented.</w:t>
      </w:r>
      <w:r>
        <w:rPr>
          <w:rFonts w:ascii="Bookman Old Style"/>
          <w:spacing w:val="-11"/>
          <w:sz w:val="16"/>
        </w:rPr>
        <w:t xml:space="preserve"> </w:t>
      </w:r>
      <w:r>
        <w:rPr>
          <w:rFonts w:ascii="Bookman Old Style"/>
          <w:spacing w:val="-2"/>
          <w:sz w:val="16"/>
        </w:rPr>
        <w:t>Human</w:t>
      </w:r>
      <w:r>
        <w:rPr>
          <w:rFonts w:ascii="Bookman Old Style"/>
          <w:spacing w:val="-11"/>
          <w:sz w:val="16"/>
        </w:rPr>
        <w:t xml:space="preserve"> </w:t>
      </w:r>
      <w:r>
        <w:rPr>
          <w:rFonts w:ascii="Bookman Old Style"/>
          <w:spacing w:val="-2"/>
          <w:sz w:val="16"/>
        </w:rPr>
        <w:t>review</w:t>
      </w:r>
      <w:r>
        <w:rPr>
          <w:rFonts w:ascii="Bookman Old Style"/>
          <w:spacing w:val="-10"/>
          <w:sz w:val="16"/>
        </w:rPr>
        <w:t xml:space="preserve"> </w:t>
      </w:r>
      <w:r>
        <w:rPr>
          <w:rFonts w:ascii="Bookman Old Style"/>
          <w:spacing w:val="-2"/>
          <w:sz w:val="16"/>
        </w:rPr>
        <w:t>is</w:t>
      </w:r>
      <w:r>
        <w:rPr>
          <w:rFonts w:ascii="Bookman Old Style"/>
          <w:spacing w:val="-11"/>
          <w:sz w:val="16"/>
        </w:rPr>
        <w:t xml:space="preserve"> </w:t>
      </w:r>
      <w:r>
        <w:rPr>
          <w:rFonts w:ascii="Bookman Old Style"/>
          <w:spacing w:val="-2"/>
          <w:sz w:val="16"/>
        </w:rPr>
        <w:t>less</w:t>
      </w:r>
      <w:r>
        <w:rPr>
          <w:rFonts w:ascii="Bookman Old Style"/>
          <w:spacing w:val="-11"/>
          <w:sz w:val="16"/>
        </w:rPr>
        <w:t xml:space="preserve"> </w:t>
      </w:r>
      <w:r>
        <w:rPr>
          <w:rFonts w:ascii="Bookman Old Style"/>
          <w:spacing w:val="-2"/>
          <w:sz w:val="16"/>
        </w:rPr>
        <w:t>strictly</w:t>
      </w:r>
      <w:r>
        <w:rPr>
          <w:rFonts w:ascii="Bookman Old Style"/>
          <w:spacing w:val="-11"/>
          <w:sz w:val="16"/>
        </w:rPr>
        <w:t xml:space="preserve"> </w:t>
      </w:r>
      <w:r>
        <w:rPr>
          <w:rFonts w:ascii="Bookman Old Style"/>
          <w:spacing w:val="-2"/>
          <w:sz w:val="16"/>
        </w:rPr>
        <w:t>stagewise:</w:t>
      </w:r>
      <w:r>
        <w:rPr>
          <w:rFonts w:ascii="Bookman Old Style"/>
          <w:spacing w:val="-11"/>
          <w:sz w:val="16"/>
        </w:rPr>
        <w:t xml:space="preserve"> </w:t>
      </w:r>
      <w:r>
        <w:rPr>
          <w:rFonts w:ascii="Bookman Old Style"/>
          <w:spacing w:val="-2"/>
          <w:sz w:val="16"/>
        </w:rPr>
        <w:t>information obtained</w:t>
      </w:r>
      <w:r>
        <w:rPr>
          <w:rFonts w:ascii="Bookman Old Style"/>
          <w:spacing w:val="-11"/>
          <w:sz w:val="16"/>
        </w:rPr>
        <w:t xml:space="preserve"> </w:t>
      </w:r>
      <w:r>
        <w:rPr>
          <w:rFonts w:ascii="Bookman Old Style"/>
          <w:spacing w:val="-2"/>
          <w:sz w:val="16"/>
        </w:rPr>
        <w:t>at</w:t>
      </w:r>
      <w:r>
        <w:rPr>
          <w:rFonts w:ascii="Bookman Old Style"/>
          <w:spacing w:val="-11"/>
          <w:sz w:val="16"/>
        </w:rPr>
        <w:t xml:space="preserve"> </w:t>
      </w:r>
      <w:r>
        <w:rPr>
          <w:rFonts w:ascii="Bookman Old Style"/>
          <w:spacing w:val="-2"/>
          <w:sz w:val="16"/>
        </w:rPr>
        <w:t>later</w:t>
      </w:r>
      <w:r>
        <w:rPr>
          <w:rFonts w:ascii="Bookman Old Style"/>
          <w:spacing w:val="-11"/>
          <w:sz w:val="16"/>
        </w:rPr>
        <w:t xml:space="preserve"> </w:t>
      </w:r>
      <w:r>
        <w:rPr>
          <w:rFonts w:ascii="Bookman Old Style"/>
          <w:spacing w:val="-2"/>
          <w:sz w:val="16"/>
        </w:rPr>
        <w:t>stages</w:t>
      </w:r>
      <w:r>
        <w:rPr>
          <w:rFonts w:ascii="Bookman Old Style"/>
          <w:spacing w:val="-11"/>
          <w:sz w:val="16"/>
        </w:rPr>
        <w:t xml:space="preserve"> </w:t>
      </w:r>
      <w:r>
        <w:rPr>
          <w:rFonts w:ascii="Bookman Old Style"/>
          <w:spacing w:val="-2"/>
          <w:sz w:val="16"/>
        </w:rPr>
        <w:t>can</w:t>
      </w:r>
      <w:r>
        <w:rPr>
          <w:rFonts w:ascii="Bookman Old Style"/>
          <w:spacing w:val="-10"/>
          <w:sz w:val="16"/>
        </w:rPr>
        <w:t xml:space="preserve"> </w:t>
      </w:r>
      <w:r>
        <w:rPr>
          <w:rFonts w:ascii="Bookman Old Style"/>
          <w:spacing w:val="-2"/>
          <w:sz w:val="16"/>
        </w:rPr>
        <w:t>prompt</w:t>
      </w:r>
      <w:r>
        <w:rPr>
          <w:rFonts w:ascii="Bookman Old Style"/>
          <w:spacing w:val="-11"/>
          <w:sz w:val="16"/>
        </w:rPr>
        <w:t xml:space="preserve"> </w:t>
      </w:r>
      <w:r>
        <w:rPr>
          <w:rFonts w:ascii="Bookman Old Style"/>
          <w:spacing w:val="-2"/>
          <w:sz w:val="16"/>
        </w:rPr>
        <w:t>reassessment</w:t>
      </w:r>
      <w:r>
        <w:rPr>
          <w:rFonts w:ascii="Bookman Old Style"/>
          <w:spacing w:val="-11"/>
          <w:sz w:val="16"/>
        </w:rPr>
        <w:t xml:space="preserve"> </w:t>
      </w:r>
      <w:r>
        <w:rPr>
          <w:rFonts w:ascii="Bookman Old Style"/>
          <w:spacing w:val="-2"/>
          <w:sz w:val="16"/>
        </w:rPr>
        <w:t>of</w:t>
      </w:r>
      <w:r>
        <w:rPr>
          <w:rFonts w:ascii="Bookman Old Style"/>
          <w:spacing w:val="-11"/>
          <w:sz w:val="16"/>
        </w:rPr>
        <w:t xml:space="preserve"> </w:t>
      </w:r>
      <w:r>
        <w:rPr>
          <w:rFonts w:ascii="Bookman Old Style"/>
          <w:spacing w:val="-2"/>
          <w:sz w:val="16"/>
        </w:rPr>
        <w:t>earlier</w:t>
      </w:r>
      <w:r>
        <w:rPr>
          <w:rFonts w:ascii="Bookman Old Style"/>
          <w:spacing w:val="-11"/>
          <w:sz w:val="16"/>
        </w:rPr>
        <w:t xml:space="preserve"> </w:t>
      </w:r>
      <w:r>
        <w:rPr>
          <w:rFonts w:ascii="Bookman Old Style"/>
          <w:spacing w:val="-2"/>
          <w:sz w:val="16"/>
        </w:rPr>
        <w:t>decisions.</w:t>
      </w:r>
      <w:r>
        <w:rPr>
          <w:rFonts w:ascii="Bookman Old Style"/>
          <w:spacing w:val="-10"/>
          <w:sz w:val="16"/>
        </w:rPr>
        <w:t xml:space="preserve"> </w:t>
      </w:r>
      <w:r>
        <w:rPr>
          <w:rFonts w:ascii="Bookman Old Style"/>
          <w:spacing w:val="-2"/>
          <w:sz w:val="16"/>
        </w:rPr>
        <w:t>For</w:t>
      </w:r>
      <w:r>
        <w:rPr>
          <w:rFonts w:ascii="Bookman Old Style"/>
          <w:spacing w:val="-11"/>
          <w:sz w:val="16"/>
        </w:rPr>
        <w:t xml:space="preserve"> </w:t>
      </w:r>
      <w:r>
        <w:rPr>
          <w:rFonts w:ascii="Bookman Old Style"/>
          <w:spacing w:val="-2"/>
          <w:sz w:val="16"/>
        </w:rPr>
        <w:t>example,</w:t>
      </w:r>
      <w:r>
        <w:rPr>
          <w:rFonts w:ascii="Bookman Old Style"/>
          <w:spacing w:val="-11"/>
          <w:sz w:val="16"/>
        </w:rPr>
        <w:t xml:space="preserve"> </w:t>
      </w:r>
      <w:r>
        <w:rPr>
          <w:rFonts w:ascii="Bookman Old Style"/>
          <w:spacing w:val="-2"/>
          <w:sz w:val="16"/>
        </w:rPr>
        <w:t>information</w:t>
      </w:r>
      <w:r>
        <w:rPr>
          <w:rFonts w:ascii="Bookman Old Style"/>
          <w:spacing w:val="-11"/>
          <w:sz w:val="16"/>
        </w:rPr>
        <w:t xml:space="preserve"> </w:t>
      </w:r>
      <w:r>
        <w:rPr>
          <w:rFonts w:ascii="Bookman Old Style"/>
          <w:spacing w:val="-2"/>
          <w:sz w:val="16"/>
        </w:rPr>
        <w:t>encountered</w:t>
      </w:r>
      <w:r>
        <w:rPr>
          <w:rFonts w:ascii="Bookman Old Style"/>
          <w:spacing w:val="-11"/>
          <w:sz w:val="16"/>
        </w:rPr>
        <w:t xml:space="preserve"> </w:t>
      </w:r>
      <w:r>
        <w:rPr>
          <w:rFonts w:ascii="Bookman Old Style"/>
          <w:spacing w:val="-2"/>
          <w:sz w:val="16"/>
        </w:rPr>
        <w:t>during</w:t>
      </w:r>
      <w:r>
        <w:rPr>
          <w:rFonts w:ascii="Bookman Old Style"/>
          <w:spacing w:val="-10"/>
          <w:sz w:val="16"/>
        </w:rPr>
        <w:t xml:space="preserve"> </w:t>
      </w:r>
      <w:r>
        <w:rPr>
          <w:rFonts w:ascii="Bookman Old Style"/>
          <w:spacing w:val="-2"/>
          <w:sz w:val="16"/>
        </w:rPr>
        <w:t xml:space="preserve">data </w:t>
      </w:r>
      <w:r>
        <w:rPr>
          <w:rFonts w:ascii="Bookman Old Style"/>
          <w:spacing w:val="-4"/>
          <w:sz w:val="16"/>
        </w:rPr>
        <w:t>extraction</w:t>
      </w:r>
      <w:r>
        <w:rPr>
          <w:rFonts w:ascii="Bookman Old Style"/>
          <w:spacing w:val="-7"/>
          <w:sz w:val="16"/>
        </w:rPr>
        <w:t xml:space="preserve"> </w:t>
      </w:r>
      <w:r>
        <w:rPr>
          <w:rFonts w:ascii="Bookman Old Style"/>
          <w:spacing w:val="-4"/>
          <w:sz w:val="16"/>
        </w:rPr>
        <w:t>may</w:t>
      </w:r>
      <w:r>
        <w:rPr>
          <w:rFonts w:ascii="Bookman Old Style"/>
          <w:spacing w:val="-7"/>
          <w:sz w:val="16"/>
        </w:rPr>
        <w:t xml:space="preserve"> </w:t>
      </w:r>
      <w:r>
        <w:rPr>
          <w:rFonts w:ascii="Bookman Old Style"/>
          <w:spacing w:val="-4"/>
          <w:sz w:val="16"/>
        </w:rPr>
        <w:t>confirm</w:t>
      </w:r>
      <w:r>
        <w:rPr>
          <w:rFonts w:ascii="Bookman Old Style"/>
          <w:spacing w:val="-7"/>
          <w:sz w:val="16"/>
        </w:rPr>
        <w:t xml:space="preserve"> </w:t>
      </w:r>
      <w:r>
        <w:rPr>
          <w:rFonts w:ascii="Bookman Old Style"/>
          <w:spacing w:val="-4"/>
          <w:sz w:val="16"/>
        </w:rPr>
        <w:t>study</w:t>
      </w:r>
      <w:r>
        <w:rPr>
          <w:rFonts w:ascii="Bookman Old Style"/>
          <w:spacing w:val="-7"/>
          <w:sz w:val="16"/>
        </w:rPr>
        <w:t xml:space="preserve"> </w:t>
      </w:r>
      <w:r>
        <w:rPr>
          <w:rFonts w:ascii="Bookman Old Style"/>
          <w:spacing w:val="-4"/>
          <w:sz w:val="16"/>
        </w:rPr>
        <w:t>eligibility</w:t>
      </w:r>
      <w:r>
        <w:rPr>
          <w:rFonts w:ascii="Bookman Old Style"/>
          <w:spacing w:val="-7"/>
          <w:sz w:val="16"/>
        </w:rPr>
        <w:t xml:space="preserve"> </w:t>
      </w:r>
      <w:r>
        <w:rPr>
          <w:rFonts w:ascii="Bookman Old Style"/>
          <w:spacing w:val="-4"/>
          <w:sz w:val="16"/>
        </w:rPr>
        <w:t>or</w:t>
      </w:r>
      <w:r>
        <w:rPr>
          <w:rFonts w:ascii="Bookman Old Style"/>
          <w:spacing w:val="-7"/>
          <w:sz w:val="16"/>
        </w:rPr>
        <w:t xml:space="preserve"> </w:t>
      </w:r>
      <w:r>
        <w:rPr>
          <w:rFonts w:ascii="Bookman Old Style"/>
          <w:spacing w:val="-4"/>
          <w:sz w:val="16"/>
        </w:rPr>
        <w:t>lead</w:t>
      </w:r>
      <w:r>
        <w:rPr>
          <w:rFonts w:ascii="Bookman Old Style"/>
          <w:spacing w:val="-7"/>
          <w:sz w:val="16"/>
        </w:rPr>
        <w:t xml:space="preserve"> </w:t>
      </w:r>
      <w:r>
        <w:rPr>
          <w:rFonts w:ascii="Bookman Old Style"/>
          <w:spacing w:val="-4"/>
          <w:sz w:val="16"/>
        </w:rPr>
        <w:t>reviewers</w:t>
      </w:r>
      <w:r>
        <w:rPr>
          <w:rFonts w:ascii="Bookman Old Style"/>
          <w:spacing w:val="-7"/>
          <w:sz w:val="16"/>
        </w:rPr>
        <w:t xml:space="preserve"> </w:t>
      </w:r>
      <w:r>
        <w:rPr>
          <w:rFonts w:ascii="Bookman Old Style"/>
          <w:spacing w:val="-4"/>
          <w:sz w:val="16"/>
        </w:rPr>
        <w:t>to</w:t>
      </w:r>
      <w:r>
        <w:rPr>
          <w:rFonts w:ascii="Bookman Old Style"/>
          <w:spacing w:val="-7"/>
          <w:sz w:val="16"/>
        </w:rPr>
        <w:t xml:space="preserve"> </w:t>
      </w:r>
      <w:r>
        <w:rPr>
          <w:rFonts w:ascii="Bookman Old Style"/>
          <w:spacing w:val="-4"/>
          <w:sz w:val="16"/>
        </w:rPr>
        <w:t>revise</w:t>
      </w:r>
      <w:r>
        <w:rPr>
          <w:rFonts w:ascii="Bookman Old Style"/>
          <w:spacing w:val="-7"/>
          <w:sz w:val="16"/>
        </w:rPr>
        <w:t xml:space="preserve"> </w:t>
      </w:r>
      <w:r>
        <w:rPr>
          <w:rFonts w:ascii="Bookman Old Style"/>
          <w:spacing w:val="-4"/>
          <w:sz w:val="16"/>
        </w:rPr>
        <w:t>an</w:t>
      </w:r>
      <w:r>
        <w:rPr>
          <w:rFonts w:ascii="Bookman Old Style"/>
          <w:spacing w:val="-7"/>
          <w:sz w:val="16"/>
        </w:rPr>
        <w:t xml:space="preserve"> </w:t>
      </w:r>
      <w:r>
        <w:rPr>
          <w:rFonts w:ascii="Bookman Old Style"/>
          <w:spacing w:val="-4"/>
          <w:sz w:val="16"/>
        </w:rPr>
        <w:t>earlier</w:t>
      </w:r>
      <w:r>
        <w:rPr>
          <w:rFonts w:ascii="Bookman Old Style"/>
          <w:spacing w:val="-7"/>
          <w:sz w:val="16"/>
        </w:rPr>
        <w:t xml:space="preserve"> </w:t>
      </w:r>
      <w:r>
        <w:rPr>
          <w:rFonts w:ascii="Bookman Old Style"/>
          <w:spacing w:val="-4"/>
          <w:sz w:val="16"/>
        </w:rPr>
        <w:t>screening</w:t>
      </w:r>
      <w:r>
        <w:rPr>
          <w:rFonts w:ascii="Bookman Old Style"/>
          <w:spacing w:val="-7"/>
          <w:sz w:val="16"/>
        </w:rPr>
        <w:t xml:space="preserve"> </w:t>
      </w:r>
      <w:r>
        <w:rPr>
          <w:rFonts w:ascii="Bookman Old Style"/>
          <w:spacing w:val="-4"/>
          <w:sz w:val="16"/>
        </w:rPr>
        <w:t>decision.</w:t>
      </w:r>
      <w:r>
        <w:rPr>
          <w:rFonts w:ascii="Bookman Old Style"/>
          <w:spacing w:val="-7"/>
          <w:sz w:val="16"/>
        </w:rPr>
        <w:t xml:space="preserve"> </w:t>
      </w:r>
      <w:r>
        <w:rPr>
          <w:b/>
          <w:spacing w:val="-4"/>
          <w:sz w:val="16"/>
        </w:rPr>
        <w:t>B.</w:t>
      </w:r>
      <w:r>
        <w:rPr>
          <w:b/>
          <w:spacing w:val="3"/>
          <w:sz w:val="16"/>
        </w:rPr>
        <w:t xml:space="preserve"> </w:t>
      </w:r>
      <w:r>
        <w:rPr>
          <w:rFonts w:ascii="Bookman Old Style"/>
          <w:spacing w:val="-4"/>
          <w:sz w:val="16"/>
        </w:rPr>
        <w:t>Example</w:t>
      </w:r>
      <w:r>
        <w:rPr>
          <w:rFonts w:ascii="Bookman Old Style"/>
          <w:spacing w:val="-7"/>
          <w:sz w:val="16"/>
        </w:rPr>
        <w:t xml:space="preserve"> </w:t>
      </w:r>
      <w:r>
        <w:rPr>
          <w:rFonts w:ascii="Bookman Old Style"/>
          <w:spacing w:val="-4"/>
          <w:sz w:val="16"/>
        </w:rPr>
        <w:t>of</w:t>
      </w:r>
      <w:r>
        <w:rPr>
          <w:rFonts w:ascii="Bookman Old Style"/>
          <w:spacing w:val="-7"/>
          <w:sz w:val="16"/>
        </w:rPr>
        <w:t xml:space="preserve"> </w:t>
      </w:r>
      <w:r>
        <w:rPr>
          <w:rFonts w:ascii="Bookman Old Style"/>
          <w:spacing w:val="-4"/>
          <w:sz w:val="16"/>
        </w:rPr>
        <w:t xml:space="preserve">downstream </w:t>
      </w:r>
      <w:r>
        <w:rPr>
          <w:rFonts w:ascii="Bookman Old Style"/>
          <w:spacing w:val="-2"/>
          <w:sz w:val="16"/>
        </w:rPr>
        <w:t>impacts</w:t>
      </w:r>
      <w:r>
        <w:rPr>
          <w:rFonts w:ascii="Bookman Old Style"/>
          <w:spacing w:val="-3"/>
          <w:sz w:val="16"/>
        </w:rPr>
        <w:t xml:space="preserve"> </w:t>
      </w:r>
      <w:r>
        <w:rPr>
          <w:rFonts w:ascii="Bookman Old Style"/>
          <w:spacing w:val="-2"/>
          <w:sz w:val="16"/>
        </w:rPr>
        <w:t>of</w:t>
      </w:r>
      <w:r>
        <w:rPr>
          <w:rFonts w:ascii="Bookman Old Style"/>
          <w:spacing w:val="-3"/>
          <w:sz w:val="16"/>
        </w:rPr>
        <w:t xml:space="preserve"> </w:t>
      </w:r>
      <w:r>
        <w:rPr>
          <w:rFonts w:ascii="Bookman Old Style"/>
          <w:spacing w:val="-2"/>
          <w:sz w:val="16"/>
        </w:rPr>
        <w:t>different</w:t>
      </w:r>
      <w:r>
        <w:rPr>
          <w:rFonts w:ascii="Bookman Old Style"/>
          <w:spacing w:val="-3"/>
          <w:sz w:val="16"/>
        </w:rPr>
        <w:t xml:space="preserve"> </w:t>
      </w:r>
      <w:r>
        <w:rPr>
          <w:rFonts w:ascii="Bookman Old Style"/>
          <w:spacing w:val="-2"/>
          <w:sz w:val="16"/>
        </w:rPr>
        <w:t>error</w:t>
      </w:r>
      <w:r>
        <w:rPr>
          <w:rFonts w:ascii="Bookman Old Style"/>
          <w:spacing w:val="-3"/>
          <w:sz w:val="16"/>
        </w:rPr>
        <w:t xml:space="preserve"> </w:t>
      </w:r>
      <w:r>
        <w:rPr>
          <w:rFonts w:ascii="Bookman Old Style"/>
          <w:spacing w:val="-2"/>
          <w:sz w:val="16"/>
        </w:rPr>
        <w:t>types.</w:t>
      </w:r>
      <w:r>
        <w:rPr>
          <w:rFonts w:ascii="Bookman Old Style"/>
          <w:spacing w:val="-3"/>
          <w:sz w:val="16"/>
        </w:rPr>
        <w:t xml:space="preserve"> </w:t>
      </w:r>
      <w:r>
        <w:rPr>
          <w:rFonts w:ascii="Bookman Old Style"/>
          <w:spacing w:val="-2"/>
          <w:sz w:val="16"/>
        </w:rPr>
        <w:t>For</w:t>
      </w:r>
      <w:r>
        <w:rPr>
          <w:rFonts w:ascii="Bookman Old Style"/>
          <w:spacing w:val="-3"/>
          <w:sz w:val="16"/>
        </w:rPr>
        <w:t xml:space="preserve"> </w:t>
      </w:r>
      <w:r>
        <w:rPr>
          <w:rFonts w:ascii="Bookman Old Style"/>
          <w:spacing w:val="-2"/>
          <w:sz w:val="16"/>
        </w:rPr>
        <w:t>screening</w:t>
      </w:r>
      <w:r>
        <w:rPr>
          <w:rFonts w:ascii="Bookman Old Style"/>
          <w:spacing w:val="-3"/>
          <w:sz w:val="16"/>
        </w:rPr>
        <w:t xml:space="preserve"> </w:t>
      </w:r>
      <w:r>
        <w:rPr>
          <w:rFonts w:ascii="Bookman Old Style"/>
          <w:spacing w:val="-2"/>
          <w:sz w:val="16"/>
        </w:rPr>
        <w:t>errors,</w:t>
      </w:r>
      <w:r>
        <w:rPr>
          <w:rFonts w:ascii="Bookman Old Style"/>
          <w:spacing w:val="-3"/>
          <w:sz w:val="16"/>
        </w:rPr>
        <w:t xml:space="preserve"> </w:t>
      </w:r>
      <w:r>
        <w:rPr>
          <w:rFonts w:ascii="Bookman Old Style"/>
          <w:spacing w:val="-2"/>
          <w:sz w:val="16"/>
        </w:rPr>
        <w:t>a</w:t>
      </w:r>
      <w:r>
        <w:rPr>
          <w:rFonts w:ascii="Bookman Old Style"/>
          <w:spacing w:val="-3"/>
          <w:sz w:val="16"/>
        </w:rPr>
        <w:t xml:space="preserve"> </w:t>
      </w:r>
      <w:r>
        <w:rPr>
          <w:rFonts w:ascii="Bookman Old Style"/>
          <w:spacing w:val="-2"/>
          <w:sz w:val="16"/>
        </w:rPr>
        <w:t>commentary</w:t>
      </w:r>
      <w:r>
        <w:rPr>
          <w:rFonts w:ascii="Bookman Old Style"/>
          <w:spacing w:val="-3"/>
          <w:sz w:val="16"/>
        </w:rPr>
        <w:t xml:space="preserve"> </w:t>
      </w:r>
      <w:r>
        <w:rPr>
          <w:rFonts w:ascii="Bookman Old Style"/>
          <w:spacing w:val="-2"/>
          <w:sz w:val="16"/>
        </w:rPr>
        <w:t>article</w:t>
      </w:r>
      <w:r>
        <w:rPr>
          <w:rFonts w:ascii="Bookman Old Style"/>
          <w:spacing w:val="-3"/>
          <w:sz w:val="16"/>
        </w:rPr>
        <w:t xml:space="preserve"> </w:t>
      </w:r>
      <w:r>
        <w:rPr>
          <w:rFonts w:ascii="Bookman Old Style"/>
          <w:spacing w:val="-2"/>
          <w:sz w:val="16"/>
        </w:rPr>
        <w:t>without</w:t>
      </w:r>
      <w:r>
        <w:rPr>
          <w:rFonts w:ascii="Bookman Old Style"/>
          <w:spacing w:val="-3"/>
          <w:sz w:val="16"/>
        </w:rPr>
        <w:t xml:space="preserve"> </w:t>
      </w:r>
      <w:r>
        <w:rPr>
          <w:rFonts w:ascii="Bookman Old Style"/>
          <w:spacing w:val="-2"/>
          <w:sz w:val="16"/>
        </w:rPr>
        <w:t>extractable</w:t>
      </w:r>
      <w:r>
        <w:rPr>
          <w:rFonts w:ascii="Bookman Old Style"/>
          <w:spacing w:val="-3"/>
          <w:sz w:val="16"/>
        </w:rPr>
        <w:t xml:space="preserve"> </w:t>
      </w:r>
      <w:r>
        <w:rPr>
          <w:rFonts w:ascii="Bookman Old Style"/>
          <w:spacing w:val="-2"/>
          <w:sz w:val="16"/>
        </w:rPr>
        <w:t>outcome</w:t>
      </w:r>
      <w:r>
        <w:rPr>
          <w:rFonts w:ascii="Bookman Old Style"/>
          <w:spacing w:val="-3"/>
          <w:sz w:val="16"/>
        </w:rPr>
        <w:t xml:space="preserve"> </w:t>
      </w:r>
      <w:r>
        <w:rPr>
          <w:rFonts w:ascii="Bookman Old Style"/>
          <w:spacing w:val="-2"/>
          <w:sz w:val="16"/>
        </w:rPr>
        <w:t>data</w:t>
      </w:r>
      <w:r>
        <w:rPr>
          <w:rFonts w:ascii="Bookman Old Style"/>
          <w:spacing w:val="-3"/>
          <w:sz w:val="16"/>
        </w:rPr>
        <w:t xml:space="preserve"> </w:t>
      </w:r>
      <w:r>
        <w:rPr>
          <w:rFonts w:ascii="Bookman Old Style"/>
          <w:spacing w:val="-2"/>
          <w:sz w:val="16"/>
        </w:rPr>
        <w:t>may</w:t>
      </w:r>
      <w:r>
        <w:rPr>
          <w:rFonts w:ascii="Bookman Old Style"/>
          <w:spacing w:val="-3"/>
          <w:sz w:val="16"/>
        </w:rPr>
        <w:t xml:space="preserve"> </w:t>
      </w:r>
      <w:r>
        <w:rPr>
          <w:rFonts w:ascii="Bookman Old Style"/>
          <w:spacing w:val="-2"/>
          <w:sz w:val="16"/>
        </w:rPr>
        <w:t xml:space="preserve">have </w:t>
      </w:r>
      <w:r>
        <w:rPr>
          <w:rFonts w:ascii="Bookman Old Style"/>
          <w:spacing w:val="-4"/>
          <w:sz w:val="16"/>
        </w:rPr>
        <w:t>little</w:t>
      </w:r>
      <w:r>
        <w:rPr>
          <w:rFonts w:ascii="Bookman Old Style"/>
          <w:spacing w:val="-5"/>
          <w:sz w:val="16"/>
        </w:rPr>
        <w:t xml:space="preserve"> </w:t>
      </w:r>
      <w:r>
        <w:rPr>
          <w:rFonts w:ascii="Bookman Old Style"/>
          <w:spacing w:val="-4"/>
          <w:sz w:val="16"/>
        </w:rPr>
        <w:t>impact</w:t>
      </w:r>
      <w:r>
        <w:rPr>
          <w:rFonts w:ascii="Bookman Old Style"/>
          <w:spacing w:val="-5"/>
          <w:sz w:val="16"/>
        </w:rPr>
        <w:t xml:space="preserve"> </w:t>
      </w:r>
      <w:r>
        <w:rPr>
          <w:rFonts w:ascii="Bookman Old Style"/>
          <w:spacing w:val="-4"/>
          <w:sz w:val="16"/>
        </w:rPr>
        <w:t>on</w:t>
      </w:r>
      <w:r>
        <w:rPr>
          <w:rFonts w:ascii="Bookman Old Style"/>
          <w:spacing w:val="-5"/>
          <w:sz w:val="16"/>
        </w:rPr>
        <w:t xml:space="preserve"> </w:t>
      </w:r>
      <w:r>
        <w:rPr>
          <w:rFonts w:ascii="Bookman Old Style"/>
          <w:spacing w:val="-4"/>
          <w:sz w:val="16"/>
        </w:rPr>
        <w:t>synthesis,</w:t>
      </w:r>
      <w:r>
        <w:rPr>
          <w:rFonts w:ascii="Bookman Old Style"/>
          <w:spacing w:val="-5"/>
          <w:sz w:val="16"/>
        </w:rPr>
        <w:t xml:space="preserve"> </w:t>
      </w:r>
      <w:r>
        <w:rPr>
          <w:rFonts w:ascii="Bookman Old Style"/>
          <w:spacing w:val="-4"/>
          <w:sz w:val="16"/>
        </w:rPr>
        <w:t>whereas</w:t>
      </w:r>
      <w:r>
        <w:rPr>
          <w:rFonts w:ascii="Bookman Old Style"/>
          <w:spacing w:val="-5"/>
          <w:sz w:val="16"/>
        </w:rPr>
        <w:t xml:space="preserve"> </w:t>
      </w:r>
      <w:r>
        <w:rPr>
          <w:rFonts w:ascii="Bookman Old Style"/>
          <w:spacing w:val="-4"/>
          <w:sz w:val="16"/>
        </w:rPr>
        <w:t>a</w:t>
      </w:r>
      <w:r>
        <w:rPr>
          <w:rFonts w:ascii="Bookman Old Style"/>
          <w:spacing w:val="-5"/>
          <w:sz w:val="16"/>
        </w:rPr>
        <w:t xml:space="preserve"> </w:t>
      </w:r>
      <w:r>
        <w:rPr>
          <w:rFonts w:ascii="Bookman Old Style"/>
          <w:spacing w:val="-4"/>
          <w:sz w:val="16"/>
        </w:rPr>
        <w:t>study</w:t>
      </w:r>
      <w:r>
        <w:rPr>
          <w:rFonts w:ascii="Bookman Old Style"/>
          <w:spacing w:val="-5"/>
          <w:sz w:val="16"/>
        </w:rPr>
        <w:t xml:space="preserve"> </w:t>
      </w:r>
      <w:r>
        <w:rPr>
          <w:rFonts w:ascii="Bookman Old Style"/>
          <w:spacing w:val="-4"/>
          <w:sz w:val="16"/>
        </w:rPr>
        <w:t>of</w:t>
      </w:r>
      <w:r>
        <w:rPr>
          <w:rFonts w:ascii="Bookman Old Style"/>
          <w:spacing w:val="-5"/>
          <w:sz w:val="16"/>
        </w:rPr>
        <w:t xml:space="preserve"> </w:t>
      </w:r>
      <w:r>
        <w:rPr>
          <w:rFonts w:ascii="Bookman Old Style"/>
          <w:spacing w:val="-4"/>
          <w:sz w:val="16"/>
        </w:rPr>
        <w:t>an</w:t>
      </w:r>
      <w:r>
        <w:rPr>
          <w:rFonts w:ascii="Bookman Old Style"/>
          <w:spacing w:val="-5"/>
          <w:sz w:val="16"/>
        </w:rPr>
        <w:t xml:space="preserve"> </w:t>
      </w:r>
      <w:r>
        <w:rPr>
          <w:rFonts w:ascii="Bookman Old Style"/>
          <w:spacing w:val="-4"/>
          <w:sz w:val="16"/>
        </w:rPr>
        <w:t>ineligible</w:t>
      </w:r>
      <w:r>
        <w:rPr>
          <w:rFonts w:ascii="Bookman Old Style"/>
          <w:spacing w:val="-5"/>
          <w:sz w:val="16"/>
        </w:rPr>
        <w:t xml:space="preserve"> </w:t>
      </w:r>
      <w:r>
        <w:rPr>
          <w:rFonts w:ascii="Bookman Old Style"/>
          <w:spacing w:val="-4"/>
          <w:sz w:val="16"/>
        </w:rPr>
        <w:t>intervention</w:t>
      </w:r>
      <w:r>
        <w:rPr>
          <w:rFonts w:ascii="Bookman Old Style"/>
          <w:spacing w:val="-5"/>
          <w:sz w:val="16"/>
        </w:rPr>
        <w:t xml:space="preserve"> </w:t>
      </w:r>
      <w:r>
        <w:rPr>
          <w:rFonts w:ascii="Bookman Old Style"/>
          <w:spacing w:val="-4"/>
          <w:sz w:val="16"/>
        </w:rPr>
        <w:t>that</w:t>
      </w:r>
      <w:r>
        <w:rPr>
          <w:rFonts w:ascii="Bookman Old Style"/>
          <w:spacing w:val="-5"/>
          <w:sz w:val="16"/>
        </w:rPr>
        <w:t xml:space="preserve"> </w:t>
      </w:r>
      <w:r>
        <w:rPr>
          <w:rFonts w:ascii="Bookman Old Style"/>
          <w:spacing w:val="-4"/>
          <w:sz w:val="16"/>
        </w:rPr>
        <w:t>contributes</w:t>
      </w:r>
      <w:r>
        <w:rPr>
          <w:rFonts w:ascii="Bookman Old Style"/>
          <w:spacing w:val="-5"/>
          <w:sz w:val="16"/>
        </w:rPr>
        <w:t xml:space="preserve"> </w:t>
      </w:r>
      <w:r>
        <w:rPr>
          <w:rFonts w:ascii="Bookman Old Style"/>
          <w:spacing w:val="-4"/>
          <w:sz w:val="16"/>
        </w:rPr>
        <w:t>outcome</w:t>
      </w:r>
      <w:r>
        <w:rPr>
          <w:rFonts w:ascii="Bookman Old Style"/>
          <w:spacing w:val="-5"/>
          <w:sz w:val="16"/>
        </w:rPr>
        <w:t xml:space="preserve"> </w:t>
      </w:r>
      <w:r>
        <w:rPr>
          <w:rFonts w:ascii="Bookman Old Style"/>
          <w:spacing w:val="-4"/>
          <w:sz w:val="16"/>
        </w:rPr>
        <w:t>data</w:t>
      </w:r>
      <w:r>
        <w:rPr>
          <w:rFonts w:ascii="Bookman Old Style"/>
          <w:spacing w:val="-5"/>
          <w:sz w:val="16"/>
        </w:rPr>
        <w:t xml:space="preserve"> </w:t>
      </w:r>
      <w:r>
        <w:rPr>
          <w:rFonts w:ascii="Bookman Old Style"/>
          <w:spacing w:val="-4"/>
          <w:sz w:val="16"/>
        </w:rPr>
        <w:t>may</w:t>
      </w:r>
      <w:r>
        <w:rPr>
          <w:rFonts w:ascii="Bookman Old Style"/>
          <w:spacing w:val="-5"/>
          <w:sz w:val="16"/>
        </w:rPr>
        <w:t xml:space="preserve"> </w:t>
      </w:r>
      <w:r>
        <w:rPr>
          <w:rFonts w:ascii="Bookman Old Style"/>
          <w:spacing w:val="-4"/>
          <w:sz w:val="16"/>
        </w:rPr>
        <w:t>bias</w:t>
      </w:r>
      <w:r>
        <w:rPr>
          <w:rFonts w:ascii="Bookman Old Style"/>
          <w:spacing w:val="-5"/>
          <w:sz w:val="16"/>
        </w:rPr>
        <w:t xml:space="preserve"> </w:t>
      </w:r>
      <w:r>
        <w:rPr>
          <w:rFonts w:ascii="Bookman Old Style"/>
          <w:spacing w:val="-4"/>
          <w:sz w:val="16"/>
        </w:rPr>
        <w:t>the</w:t>
      </w:r>
      <w:r>
        <w:rPr>
          <w:rFonts w:ascii="Bookman Old Style"/>
          <w:spacing w:val="-5"/>
          <w:sz w:val="16"/>
        </w:rPr>
        <w:t xml:space="preserve"> </w:t>
      </w:r>
      <w:r>
        <w:rPr>
          <w:rFonts w:ascii="Bookman Old Style"/>
          <w:spacing w:val="-4"/>
          <w:sz w:val="16"/>
        </w:rPr>
        <w:t xml:space="preserve">pooled </w:t>
      </w:r>
      <w:r>
        <w:rPr>
          <w:rFonts w:ascii="Bookman Old Style"/>
          <w:sz w:val="16"/>
        </w:rPr>
        <w:t>estimate</w:t>
      </w:r>
      <w:r>
        <w:rPr>
          <w:rFonts w:ascii="Bookman Old Style"/>
          <w:spacing w:val="-3"/>
          <w:sz w:val="16"/>
        </w:rPr>
        <w:t xml:space="preserve"> </w:t>
      </w:r>
      <w:r>
        <w:rPr>
          <w:rFonts w:ascii="Bookman Old Style"/>
          <w:sz w:val="16"/>
        </w:rPr>
        <w:t>or</w:t>
      </w:r>
      <w:r>
        <w:rPr>
          <w:rFonts w:ascii="Bookman Old Style"/>
          <w:spacing w:val="-3"/>
          <w:sz w:val="16"/>
        </w:rPr>
        <w:t xml:space="preserve"> </w:t>
      </w:r>
      <w:r>
        <w:rPr>
          <w:rFonts w:ascii="Bookman Old Style"/>
          <w:sz w:val="16"/>
        </w:rPr>
        <w:t>review</w:t>
      </w:r>
      <w:r>
        <w:rPr>
          <w:rFonts w:ascii="Bookman Old Style"/>
          <w:spacing w:val="-3"/>
          <w:sz w:val="16"/>
        </w:rPr>
        <w:t xml:space="preserve"> </w:t>
      </w:r>
      <w:r>
        <w:rPr>
          <w:rFonts w:ascii="Bookman Old Style"/>
          <w:sz w:val="16"/>
        </w:rPr>
        <w:t>conclusions.</w:t>
      </w:r>
    </w:p>
    <w:p w14:paraId="1398BAD5" w14:textId="77777777" w:rsidR="00EF4BD5" w:rsidRDefault="00EF4BD5">
      <w:pPr>
        <w:pStyle w:val="BodyText"/>
        <w:spacing w:before="56"/>
        <w:jc w:val="left"/>
        <w:rPr>
          <w:rFonts w:ascii="Bookman Old Style"/>
          <w:sz w:val="16"/>
        </w:rPr>
      </w:pPr>
    </w:p>
    <w:p w14:paraId="65443CB1" w14:textId="77777777" w:rsidR="00EF4BD5" w:rsidRDefault="00000000">
      <w:pPr>
        <w:pStyle w:val="Heading3"/>
        <w:numPr>
          <w:ilvl w:val="1"/>
          <w:numId w:val="2"/>
        </w:numPr>
        <w:tabs>
          <w:tab w:val="left" w:pos="910"/>
        </w:tabs>
        <w:ind w:left="910" w:hanging="479"/>
        <w:jc w:val="left"/>
      </w:pPr>
      <w:bookmarkStart w:id="17" w:name="Integrating_evidence_from_multiple_data_"/>
      <w:bookmarkEnd w:id="17"/>
      <w:r>
        <w:rPr>
          <w:w w:val="105"/>
        </w:rPr>
        <w:t>Integrating</w:t>
      </w:r>
      <w:r>
        <w:rPr>
          <w:spacing w:val="23"/>
          <w:w w:val="105"/>
        </w:rPr>
        <w:t xml:space="preserve"> </w:t>
      </w:r>
      <w:r>
        <w:rPr>
          <w:w w:val="105"/>
        </w:rPr>
        <w:t>evidence</w:t>
      </w:r>
      <w:r>
        <w:rPr>
          <w:spacing w:val="23"/>
          <w:w w:val="105"/>
        </w:rPr>
        <w:t xml:space="preserve"> </w:t>
      </w:r>
      <w:r>
        <w:rPr>
          <w:w w:val="105"/>
        </w:rPr>
        <w:t>from</w:t>
      </w:r>
      <w:r>
        <w:rPr>
          <w:spacing w:val="24"/>
          <w:w w:val="105"/>
        </w:rPr>
        <w:t xml:space="preserve"> </w:t>
      </w:r>
      <w:r>
        <w:rPr>
          <w:w w:val="105"/>
        </w:rPr>
        <w:t>multiple</w:t>
      </w:r>
      <w:r>
        <w:rPr>
          <w:spacing w:val="23"/>
          <w:w w:val="105"/>
        </w:rPr>
        <w:t xml:space="preserve"> </w:t>
      </w:r>
      <w:r>
        <w:rPr>
          <w:w w:val="105"/>
        </w:rPr>
        <w:t>data</w:t>
      </w:r>
      <w:r>
        <w:rPr>
          <w:spacing w:val="24"/>
          <w:w w:val="105"/>
        </w:rPr>
        <w:t xml:space="preserve"> </w:t>
      </w:r>
      <w:r>
        <w:rPr>
          <w:spacing w:val="-2"/>
          <w:w w:val="105"/>
        </w:rPr>
        <w:t>sources</w:t>
      </w:r>
    </w:p>
    <w:p w14:paraId="05D93ECD" w14:textId="1FAC0FF7" w:rsidR="00EF4BD5" w:rsidRDefault="00000000">
      <w:pPr>
        <w:pStyle w:val="BodyText"/>
        <w:spacing w:before="113" w:line="254" w:lineRule="auto"/>
        <w:ind w:left="431" w:right="87"/>
      </w:pPr>
      <w:r>
        <w:t>The data required for extraction may be distributed across multiple sources: the main text, tables, and figures</w:t>
      </w:r>
      <w:r>
        <w:rPr>
          <w:spacing w:val="-13"/>
        </w:rPr>
        <w:t xml:space="preserve"> </w:t>
      </w:r>
      <w:r>
        <w:t>of</w:t>
      </w:r>
      <w:r>
        <w:rPr>
          <w:spacing w:val="-12"/>
        </w:rPr>
        <w:t xml:space="preserve"> </w:t>
      </w:r>
      <w:r>
        <w:t>the</w:t>
      </w:r>
      <w:r>
        <w:rPr>
          <w:spacing w:val="-12"/>
        </w:rPr>
        <w:t xml:space="preserve"> </w:t>
      </w:r>
      <w:r>
        <w:t>primary</w:t>
      </w:r>
      <w:r>
        <w:rPr>
          <w:spacing w:val="-12"/>
        </w:rPr>
        <w:t xml:space="preserve"> </w:t>
      </w:r>
      <w:r>
        <w:t>article,</w:t>
      </w:r>
      <w:r>
        <w:rPr>
          <w:spacing w:val="-12"/>
        </w:rPr>
        <w:t xml:space="preserve"> </w:t>
      </w:r>
      <w:r>
        <w:t>or</w:t>
      </w:r>
      <w:r>
        <w:rPr>
          <w:spacing w:val="-12"/>
        </w:rPr>
        <w:t xml:space="preserve"> </w:t>
      </w:r>
      <w:r>
        <w:t>its</w:t>
      </w:r>
      <w:r>
        <w:rPr>
          <w:spacing w:val="-12"/>
        </w:rPr>
        <w:t xml:space="preserve"> </w:t>
      </w:r>
      <w:r>
        <w:t>supplementary</w:t>
      </w:r>
      <w:r>
        <w:rPr>
          <w:spacing w:val="-12"/>
        </w:rPr>
        <w:t xml:space="preserve"> </w:t>
      </w:r>
      <w:r>
        <w:t>materials</w:t>
      </w:r>
      <w:r>
        <w:rPr>
          <w:spacing w:val="-12"/>
        </w:rPr>
        <w:t xml:space="preserve"> </w:t>
      </w:r>
      <w:r>
        <w:t>[</w:t>
      </w:r>
      <w:hyperlink w:anchor="_bookmark80" w:history="1">
        <w:r>
          <w:rPr>
            <w:color w:val="0000FF"/>
          </w:rPr>
          <w:t>96</w:t>
        </w:r>
      </w:hyperlink>
      <w:r>
        <w:t>].</w:t>
      </w:r>
      <w:r>
        <w:rPr>
          <w:spacing w:val="-12"/>
        </w:rPr>
        <w:t xml:space="preserve"> </w:t>
      </w:r>
      <w:r>
        <w:t>Outcomes</w:t>
      </w:r>
      <w:r>
        <w:rPr>
          <w:spacing w:val="-12"/>
        </w:rPr>
        <w:t xml:space="preserve"> </w:t>
      </w:r>
      <w:r>
        <w:t>with</w:t>
      </w:r>
      <w:r>
        <w:rPr>
          <w:spacing w:val="-12"/>
        </w:rPr>
        <w:t xml:space="preserve"> </w:t>
      </w:r>
      <w:r>
        <w:t>nonsignificant</w:t>
      </w:r>
      <w:r>
        <w:rPr>
          <w:spacing w:val="-12"/>
        </w:rPr>
        <w:t xml:space="preserve"> </w:t>
      </w:r>
      <w:r>
        <w:t xml:space="preserve">findings </w:t>
      </w:r>
      <w:r>
        <w:rPr>
          <w:spacing w:val="-2"/>
        </w:rPr>
        <w:t>are</w:t>
      </w:r>
      <w:r>
        <w:rPr>
          <w:spacing w:val="-11"/>
        </w:rPr>
        <w:t xml:space="preserve"> </w:t>
      </w:r>
      <w:r>
        <w:rPr>
          <w:spacing w:val="-2"/>
        </w:rPr>
        <w:t>particularly</w:t>
      </w:r>
      <w:r>
        <w:rPr>
          <w:spacing w:val="-10"/>
        </w:rPr>
        <w:t xml:space="preserve"> </w:t>
      </w:r>
      <w:r>
        <w:rPr>
          <w:spacing w:val="-2"/>
        </w:rPr>
        <w:t>vulnerable</w:t>
      </w:r>
      <w:r>
        <w:rPr>
          <w:spacing w:val="-10"/>
        </w:rPr>
        <w:t xml:space="preserve"> </w:t>
      </w:r>
      <w:r>
        <w:rPr>
          <w:spacing w:val="-2"/>
        </w:rPr>
        <w:t>to</w:t>
      </w:r>
      <w:r>
        <w:rPr>
          <w:spacing w:val="-10"/>
        </w:rPr>
        <w:t xml:space="preserve"> </w:t>
      </w:r>
      <w:r>
        <w:rPr>
          <w:spacing w:val="-2"/>
        </w:rPr>
        <w:t>incomplete</w:t>
      </w:r>
      <w:r>
        <w:rPr>
          <w:spacing w:val="-10"/>
        </w:rPr>
        <w:t xml:space="preserve"> </w:t>
      </w:r>
      <w:r>
        <w:rPr>
          <w:spacing w:val="-2"/>
        </w:rPr>
        <w:t>or</w:t>
      </w:r>
      <w:r>
        <w:rPr>
          <w:spacing w:val="-10"/>
        </w:rPr>
        <w:t xml:space="preserve"> </w:t>
      </w:r>
      <w:r>
        <w:rPr>
          <w:spacing w:val="-2"/>
        </w:rPr>
        <w:t>selective</w:t>
      </w:r>
      <w:r>
        <w:rPr>
          <w:spacing w:val="-10"/>
        </w:rPr>
        <w:t xml:space="preserve"> </w:t>
      </w:r>
      <w:r>
        <w:rPr>
          <w:spacing w:val="-2"/>
        </w:rPr>
        <w:t>reporting,</w:t>
      </w:r>
      <w:r>
        <w:rPr>
          <w:spacing w:val="-10"/>
        </w:rPr>
        <w:t xml:space="preserve"> </w:t>
      </w:r>
      <w:r>
        <w:rPr>
          <w:spacing w:val="-2"/>
        </w:rPr>
        <w:t>such</w:t>
      </w:r>
      <w:r>
        <w:rPr>
          <w:spacing w:val="-10"/>
        </w:rPr>
        <w:t xml:space="preserve"> </w:t>
      </w:r>
      <w:r>
        <w:rPr>
          <w:spacing w:val="-2"/>
        </w:rPr>
        <w:t>that</w:t>
      </w:r>
      <w:r>
        <w:rPr>
          <w:spacing w:val="-10"/>
        </w:rPr>
        <w:t xml:space="preserve"> </w:t>
      </w:r>
      <w:r>
        <w:rPr>
          <w:spacing w:val="-2"/>
        </w:rPr>
        <w:t>the</w:t>
      </w:r>
      <w:r>
        <w:rPr>
          <w:spacing w:val="-10"/>
        </w:rPr>
        <w:t xml:space="preserve"> </w:t>
      </w:r>
      <w:r>
        <w:rPr>
          <w:spacing w:val="-2"/>
        </w:rPr>
        <w:t>data</w:t>
      </w:r>
      <w:r>
        <w:rPr>
          <w:spacing w:val="-10"/>
        </w:rPr>
        <w:t xml:space="preserve"> </w:t>
      </w:r>
      <w:r>
        <w:rPr>
          <w:spacing w:val="-2"/>
        </w:rPr>
        <w:t>needed</w:t>
      </w:r>
      <w:r>
        <w:rPr>
          <w:spacing w:val="-10"/>
        </w:rPr>
        <w:t xml:space="preserve"> </w:t>
      </w:r>
      <w:r>
        <w:rPr>
          <w:spacing w:val="-2"/>
        </w:rPr>
        <w:t>for</w:t>
      </w:r>
      <w:r>
        <w:rPr>
          <w:spacing w:val="-10"/>
        </w:rPr>
        <w:t xml:space="preserve"> </w:t>
      </w:r>
      <w:r>
        <w:rPr>
          <w:spacing w:val="-2"/>
        </w:rPr>
        <w:t>evidence</w:t>
      </w:r>
      <w:r>
        <w:rPr>
          <w:spacing w:val="-10"/>
        </w:rPr>
        <w:t xml:space="preserve"> </w:t>
      </w:r>
      <w:r>
        <w:rPr>
          <w:spacing w:val="-2"/>
        </w:rPr>
        <w:t>syn</w:t>
      </w:r>
      <w:r>
        <w:rPr>
          <w:spacing w:val="-2"/>
        </w:rPr>
        <w:softHyphen/>
      </w:r>
      <w:r>
        <w:rPr>
          <w:spacing w:val="-4"/>
        </w:rPr>
        <w:t>thesis</w:t>
      </w:r>
      <w:r>
        <w:rPr>
          <w:spacing w:val="-5"/>
        </w:rPr>
        <w:t xml:space="preserve"> </w:t>
      </w:r>
      <w:r>
        <w:rPr>
          <w:spacing w:val="-4"/>
        </w:rPr>
        <w:t>may</w:t>
      </w:r>
      <w:r>
        <w:rPr>
          <w:spacing w:val="-5"/>
        </w:rPr>
        <w:t xml:space="preserve"> </w:t>
      </w:r>
      <w:r>
        <w:rPr>
          <w:spacing w:val="-4"/>
        </w:rPr>
        <w:t>not</w:t>
      </w:r>
      <w:r>
        <w:rPr>
          <w:spacing w:val="-5"/>
        </w:rPr>
        <w:t xml:space="preserve"> </w:t>
      </w:r>
      <w:r>
        <w:rPr>
          <w:spacing w:val="-4"/>
        </w:rPr>
        <w:t>be</w:t>
      </w:r>
      <w:r>
        <w:rPr>
          <w:spacing w:val="-5"/>
        </w:rPr>
        <w:t xml:space="preserve"> </w:t>
      </w:r>
      <w:r>
        <w:rPr>
          <w:spacing w:val="-4"/>
        </w:rPr>
        <w:t>available</w:t>
      </w:r>
      <w:r>
        <w:rPr>
          <w:spacing w:val="-5"/>
        </w:rPr>
        <w:t xml:space="preserve"> </w:t>
      </w:r>
      <w:r>
        <w:rPr>
          <w:spacing w:val="-4"/>
        </w:rPr>
        <w:t>in</w:t>
      </w:r>
      <w:r>
        <w:rPr>
          <w:spacing w:val="-5"/>
        </w:rPr>
        <w:t xml:space="preserve"> </w:t>
      </w:r>
      <w:r>
        <w:rPr>
          <w:spacing w:val="-4"/>
        </w:rPr>
        <w:t>the</w:t>
      </w:r>
      <w:r>
        <w:rPr>
          <w:spacing w:val="-5"/>
        </w:rPr>
        <w:t xml:space="preserve"> </w:t>
      </w:r>
      <w:r>
        <w:rPr>
          <w:spacing w:val="-4"/>
        </w:rPr>
        <w:t>main</w:t>
      </w:r>
      <w:r>
        <w:rPr>
          <w:spacing w:val="-5"/>
        </w:rPr>
        <w:t xml:space="preserve"> </w:t>
      </w:r>
      <w:r>
        <w:rPr>
          <w:spacing w:val="-4"/>
        </w:rPr>
        <w:t>publication</w:t>
      </w:r>
      <w:r>
        <w:rPr>
          <w:spacing w:val="-5"/>
        </w:rPr>
        <w:t xml:space="preserve"> </w:t>
      </w:r>
      <w:r>
        <w:rPr>
          <w:spacing w:val="-4"/>
        </w:rPr>
        <w:t>[</w:t>
      </w:r>
      <w:hyperlink w:anchor="_bookmark82" w:history="1">
        <w:r>
          <w:rPr>
            <w:color w:val="0000FF"/>
            <w:spacing w:val="-4"/>
          </w:rPr>
          <w:t>98</w:t>
        </w:r>
      </w:hyperlink>
      <w:r>
        <w:rPr>
          <w:spacing w:val="-4"/>
        </w:rPr>
        <w:t>,</w:t>
      </w:r>
      <w:r>
        <w:rPr>
          <w:spacing w:val="-5"/>
        </w:rPr>
        <w:t xml:space="preserve"> </w:t>
      </w:r>
      <w:hyperlink w:anchor="_bookmark83" w:history="1">
        <w:r>
          <w:rPr>
            <w:color w:val="0000FF"/>
            <w:spacing w:val="-4"/>
          </w:rPr>
          <w:t>99</w:t>
        </w:r>
      </w:hyperlink>
      <w:r>
        <w:rPr>
          <w:spacing w:val="-4"/>
        </w:rPr>
        <w:t>].</w:t>
      </w:r>
      <w:r>
        <w:rPr>
          <w:spacing w:val="-5"/>
        </w:rPr>
        <w:t xml:space="preserve"> </w:t>
      </w:r>
      <w:del w:id="18" w:author="Kahnt, Thorsten (NIH/NIDA) [E]" w:date="2026-09-28T13:04:00Z" w16du:dateUtc="2026-09-28T17:04:00Z">
        <w:r w:rsidDel="00E96901">
          <w:rPr>
            <w:spacing w:val="-4"/>
          </w:rPr>
          <w:delText>Such</w:delText>
        </w:r>
        <w:r w:rsidDel="00E96901">
          <w:rPr>
            <w:spacing w:val="-5"/>
          </w:rPr>
          <w:delText xml:space="preserve"> </w:delText>
        </w:r>
        <w:r w:rsidDel="00E96901">
          <w:rPr>
            <w:spacing w:val="-4"/>
          </w:rPr>
          <w:delText>n</w:delText>
        </w:r>
      </w:del>
      <w:ins w:id="19" w:author="Kahnt, Thorsten (NIH/NIDA) [E]" w:date="2026-09-28T13:04:00Z" w16du:dateUtc="2026-09-28T17:04:00Z">
        <w:r w:rsidR="00E96901">
          <w:rPr>
            <w:spacing w:val="-4"/>
          </w:rPr>
          <w:t>N</w:t>
        </w:r>
      </w:ins>
      <w:r>
        <w:rPr>
          <w:spacing w:val="-4"/>
        </w:rPr>
        <w:t>onsignificant</w:t>
      </w:r>
      <w:r>
        <w:rPr>
          <w:spacing w:val="-5"/>
        </w:rPr>
        <w:t xml:space="preserve"> </w:t>
      </w:r>
      <w:r>
        <w:rPr>
          <w:spacing w:val="-4"/>
        </w:rPr>
        <w:t>outcomes</w:t>
      </w:r>
      <w:r>
        <w:rPr>
          <w:spacing w:val="-5"/>
        </w:rPr>
        <w:t xml:space="preserve"> </w:t>
      </w:r>
      <w:del w:id="20" w:author="Kahnt, Thorsten (NIH/NIDA) [E]" w:date="2026-09-28T13:04:00Z" w16du:dateUtc="2026-09-28T17:04:00Z">
        <w:r w:rsidDel="00E96901">
          <w:rPr>
            <w:spacing w:val="-4"/>
          </w:rPr>
          <w:delText>may</w:delText>
        </w:r>
        <w:r w:rsidDel="00E96901">
          <w:rPr>
            <w:spacing w:val="-5"/>
          </w:rPr>
          <w:delText xml:space="preserve"> </w:delText>
        </w:r>
        <w:r w:rsidDel="00E96901">
          <w:rPr>
            <w:spacing w:val="-4"/>
          </w:rPr>
          <w:delText xml:space="preserve">nonetheless </w:delText>
        </w:r>
        <w:r w:rsidDel="00E96901">
          <w:rPr>
            <w:spacing w:val="-2"/>
          </w:rPr>
          <w:delText>be</w:delText>
        </w:r>
      </w:del>
      <w:ins w:id="21" w:author="Kahnt, Thorsten (NIH/NIDA) [E]" w:date="2026-09-28T13:04:00Z" w16du:dateUtc="2026-09-28T17:04:00Z">
        <w:r w:rsidR="00E96901">
          <w:rPr>
            <w:spacing w:val="-4"/>
          </w:rPr>
          <w:t xml:space="preserve">are </w:t>
        </w:r>
      </w:ins>
      <w:del w:id="22" w:author="Kahnt, Thorsten (NIH/NIDA) [E]" w:date="2026-09-28T13:05:00Z" w16du:dateUtc="2026-09-28T17:05:00Z">
        <w:r w:rsidDel="00E96901">
          <w:rPr>
            <w:spacing w:val="-7"/>
          </w:rPr>
          <w:delText xml:space="preserve"> </w:delText>
        </w:r>
      </w:del>
      <w:r>
        <w:rPr>
          <w:spacing w:val="-2"/>
        </w:rPr>
        <w:t>essential</w:t>
      </w:r>
      <w:r>
        <w:rPr>
          <w:spacing w:val="-7"/>
        </w:rPr>
        <w:t xml:space="preserve"> </w:t>
      </w:r>
      <w:r>
        <w:rPr>
          <w:spacing w:val="-2"/>
        </w:rPr>
        <w:t>to</w:t>
      </w:r>
      <w:r>
        <w:rPr>
          <w:spacing w:val="-7"/>
        </w:rPr>
        <w:t xml:space="preserve"> </w:t>
      </w:r>
      <w:r>
        <w:rPr>
          <w:spacing w:val="-2"/>
        </w:rPr>
        <w:t>an</w:t>
      </w:r>
      <w:r>
        <w:rPr>
          <w:spacing w:val="-7"/>
        </w:rPr>
        <w:t xml:space="preserve"> </w:t>
      </w:r>
      <w:r>
        <w:rPr>
          <w:spacing w:val="-2"/>
        </w:rPr>
        <w:t>unbiased</w:t>
      </w:r>
      <w:r>
        <w:rPr>
          <w:spacing w:val="-7"/>
        </w:rPr>
        <w:t xml:space="preserve"> </w:t>
      </w:r>
      <w:r>
        <w:rPr>
          <w:spacing w:val="-2"/>
        </w:rPr>
        <w:t>synthesis</w:t>
      </w:r>
      <w:r>
        <w:rPr>
          <w:spacing w:val="-7"/>
        </w:rPr>
        <w:t xml:space="preserve"> </w:t>
      </w:r>
      <w:r>
        <w:rPr>
          <w:spacing w:val="-2"/>
        </w:rPr>
        <w:t>and</w:t>
      </w:r>
      <w:r>
        <w:rPr>
          <w:spacing w:val="-7"/>
        </w:rPr>
        <w:t xml:space="preserve"> </w:t>
      </w:r>
      <w:r>
        <w:rPr>
          <w:spacing w:val="-2"/>
        </w:rPr>
        <w:t>should</w:t>
      </w:r>
      <w:r>
        <w:rPr>
          <w:spacing w:val="-7"/>
        </w:rPr>
        <w:t xml:space="preserve"> </w:t>
      </w:r>
      <w:r>
        <w:rPr>
          <w:spacing w:val="-2"/>
        </w:rPr>
        <w:t>not</w:t>
      </w:r>
      <w:r>
        <w:rPr>
          <w:spacing w:val="-7"/>
        </w:rPr>
        <w:t xml:space="preserve"> </w:t>
      </w:r>
      <w:r>
        <w:rPr>
          <w:spacing w:val="-2"/>
        </w:rPr>
        <w:t>be</w:t>
      </w:r>
      <w:r>
        <w:rPr>
          <w:spacing w:val="-7"/>
        </w:rPr>
        <w:t xml:space="preserve"> </w:t>
      </w:r>
      <w:r>
        <w:rPr>
          <w:spacing w:val="-2"/>
        </w:rPr>
        <w:t>overlooked.</w:t>
      </w:r>
      <w:r>
        <w:rPr>
          <w:spacing w:val="-7"/>
        </w:rPr>
        <w:t xml:space="preserve"> </w:t>
      </w:r>
      <w:r>
        <w:rPr>
          <w:spacing w:val="-2"/>
        </w:rPr>
        <w:t>In</w:t>
      </w:r>
      <w:r>
        <w:rPr>
          <w:spacing w:val="-7"/>
        </w:rPr>
        <w:t xml:space="preserve"> </w:t>
      </w:r>
      <w:r>
        <w:rPr>
          <w:spacing w:val="-2"/>
        </w:rPr>
        <w:t>designing</w:t>
      </w:r>
      <w:r>
        <w:rPr>
          <w:spacing w:val="-7"/>
        </w:rPr>
        <w:t xml:space="preserve"> </w:t>
      </w:r>
      <w:r>
        <w:rPr>
          <w:spacing w:val="-2"/>
        </w:rPr>
        <w:t>an</w:t>
      </w:r>
      <w:r>
        <w:rPr>
          <w:spacing w:val="-7"/>
        </w:rPr>
        <w:t xml:space="preserve"> </w:t>
      </w:r>
      <w:r>
        <w:rPr>
          <w:spacing w:val="-2"/>
        </w:rPr>
        <w:t>end-to-end</w:t>
      </w:r>
      <w:r>
        <w:rPr>
          <w:spacing w:val="-7"/>
        </w:rPr>
        <w:t xml:space="preserve"> </w:t>
      </w:r>
      <w:r>
        <w:rPr>
          <w:spacing w:val="-2"/>
        </w:rPr>
        <w:t>AI</w:t>
      </w:r>
      <w:r>
        <w:rPr>
          <w:spacing w:val="-7"/>
        </w:rPr>
        <w:t xml:space="preserve"> </w:t>
      </w:r>
      <w:r>
        <w:rPr>
          <w:spacing w:val="-2"/>
        </w:rPr>
        <w:t>system, it</w:t>
      </w:r>
      <w:r>
        <w:rPr>
          <w:spacing w:val="-4"/>
        </w:rPr>
        <w:t xml:space="preserve"> </w:t>
      </w:r>
      <w:r>
        <w:rPr>
          <w:spacing w:val="-2"/>
        </w:rPr>
        <w:t>is</w:t>
      </w:r>
      <w:r>
        <w:rPr>
          <w:spacing w:val="-4"/>
        </w:rPr>
        <w:t xml:space="preserve"> </w:t>
      </w:r>
      <w:del w:id="23" w:author="Kahnt, Thorsten (NIH/NIDA) [E]" w:date="2026-09-28T13:05:00Z" w16du:dateUtc="2026-09-28T17:05:00Z">
        <w:r w:rsidDel="00E96901">
          <w:rPr>
            <w:spacing w:val="-2"/>
          </w:rPr>
          <w:delText>hard</w:delText>
        </w:r>
        <w:r w:rsidDel="00E96901">
          <w:rPr>
            <w:spacing w:val="-4"/>
          </w:rPr>
          <w:delText xml:space="preserve"> </w:delText>
        </w:r>
      </w:del>
      <w:ins w:id="24" w:author="Kahnt, Thorsten (NIH/NIDA) [E]" w:date="2026-09-28T13:05:00Z" w16du:dateUtc="2026-09-28T17:05:00Z">
        <w:r w:rsidR="00E96901">
          <w:rPr>
            <w:spacing w:val="-2"/>
          </w:rPr>
          <w:t>challenging</w:t>
        </w:r>
        <w:r w:rsidR="00E96901">
          <w:rPr>
            <w:spacing w:val="-4"/>
          </w:rPr>
          <w:t xml:space="preserve"> </w:t>
        </w:r>
      </w:ins>
      <w:r>
        <w:rPr>
          <w:spacing w:val="-2"/>
        </w:rPr>
        <w:t>to</w:t>
      </w:r>
      <w:r>
        <w:rPr>
          <w:spacing w:val="-4"/>
        </w:rPr>
        <w:t xml:space="preserve"> </w:t>
      </w:r>
      <w:r>
        <w:rPr>
          <w:spacing w:val="-2"/>
        </w:rPr>
        <w:t>ensure</w:t>
      </w:r>
      <w:r>
        <w:rPr>
          <w:spacing w:val="-4"/>
        </w:rPr>
        <w:t xml:space="preserve"> </w:t>
      </w:r>
      <w:r>
        <w:rPr>
          <w:spacing w:val="-2"/>
        </w:rPr>
        <w:t>that</w:t>
      </w:r>
      <w:r>
        <w:rPr>
          <w:spacing w:val="-4"/>
        </w:rPr>
        <w:t xml:space="preserve"> </w:t>
      </w:r>
      <w:r>
        <w:rPr>
          <w:spacing w:val="-2"/>
        </w:rPr>
        <w:t>those</w:t>
      </w:r>
      <w:r>
        <w:rPr>
          <w:spacing w:val="-4"/>
        </w:rPr>
        <w:t xml:space="preserve"> </w:t>
      </w:r>
      <w:r>
        <w:rPr>
          <w:spacing w:val="-2"/>
        </w:rPr>
        <w:t>supplementary</w:t>
      </w:r>
      <w:r>
        <w:rPr>
          <w:spacing w:val="-4"/>
        </w:rPr>
        <w:t xml:space="preserve"> </w:t>
      </w:r>
      <w:r>
        <w:rPr>
          <w:spacing w:val="-2"/>
        </w:rPr>
        <w:t>sources</w:t>
      </w:r>
      <w:r>
        <w:rPr>
          <w:spacing w:val="-4"/>
        </w:rPr>
        <w:t xml:space="preserve"> </w:t>
      </w:r>
      <w:r>
        <w:rPr>
          <w:spacing w:val="-2"/>
        </w:rPr>
        <w:t>are</w:t>
      </w:r>
      <w:r>
        <w:rPr>
          <w:spacing w:val="-4"/>
        </w:rPr>
        <w:t xml:space="preserve"> </w:t>
      </w:r>
      <w:r>
        <w:rPr>
          <w:spacing w:val="-2"/>
        </w:rPr>
        <w:t>properly</w:t>
      </w:r>
      <w:r>
        <w:rPr>
          <w:spacing w:val="-4"/>
        </w:rPr>
        <w:t xml:space="preserve"> </w:t>
      </w:r>
      <w:r>
        <w:rPr>
          <w:spacing w:val="-2"/>
        </w:rPr>
        <w:t>retrieved</w:t>
      </w:r>
      <w:r>
        <w:rPr>
          <w:spacing w:val="-4"/>
        </w:rPr>
        <w:t xml:space="preserve"> </w:t>
      </w:r>
      <w:r>
        <w:rPr>
          <w:spacing w:val="-2"/>
        </w:rPr>
        <w:t>and</w:t>
      </w:r>
      <w:r>
        <w:rPr>
          <w:spacing w:val="-4"/>
        </w:rPr>
        <w:t xml:space="preserve"> </w:t>
      </w:r>
      <w:r>
        <w:rPr>
          <w:spacing w:val="-2"/>
        </w:rPr>
        <w:t>searched.</w:t>
      </w:r>
      <w:r>
        <w:rPr>
          <w:spacing w:val="-4"/>
        </w:rPr>
        <w:t xml:space="preserve"> </w:t>
      </w:r>
      <w:r>
        <w:rPr>
          <w:spacing w:val="-2"/>
        </w:rPr>
        <w:t>This</w:t>
      </w:r>
      <w:r>
        <w:rPr>
          <w:spacing w:val="-4"/>
        </w:rPr>
        <w:t xml:space="preserve"> </w:t>
      </w:r>
      <w:r>
        <w:rPr>
          <w:spacing w:val="-2"/>
        </w:rPr>
        <w:t>problem</w:t>
      </w:r>
      <w:r>
        <w:rPr>
          <w:spacing w:val="-4"/>
        </w:rPr>
        <w:t xml:space="preserve"> </w:t>
      </w:r>
      <w:r>
        <w:rPr>
          <w:spacing w:val="-2"/>
        </w:rPr>
        <w:t>is compounded</w:t>
      </w:r>
      <w:r>
        <w:rPr>
          <w:spacing w:val="-9"/>
        </w:rPr>
        <w:t xml:space="preserve"> </w:t>
      </w:r>
      <w:r>
        <w:rPr>
          <w:spacing w:val="-2"/>
        </w:rPr>
        <w:t>by</w:t>
      </w:r>
      <w:r>
        <w:rPr>
          <w:spacing w:val="-9"/>
        </w:rPr>
        <w:t xml:space="preserve"> </w:t>
      </w:r>
      <w:r>
        <w:rPr>
          <w:spacing w:val="-2"/>
        </w:rPr>
        <w:t>the</w:t>
      </w:r>
      <w:r>
        <w:rPr>
          <w:spacing w:val="-9"/>
        </w:rPr>
        <w:t xml:space="preserve"> </w:t>
      </w:r>
      <w:r>
        <w:rPr>
          <w:spacing w:val="-2"/>
        </w:rPr>
        <w:t>growth</w:t>
      </w:r>
      <w:r>
        <w:rPr>
          <w:spacing w:val="-9"/>
        </w:rPr>
        <w:t xml:space="preserve"> </w:t>
      </w:r>
      <w:r>
        <w:rPr>
          <w:spacing w:val="-2"/>
        </w:rPr>
        <w:t>in</w:t>
      </w:r>
      <w:r>
        <w:rPr>
          <w:spacing w:val="-9"/>
        </w:rPr>
        <w:t xml:space="preserve"> </w:t>
      </w:r>
      <w:r>
        <w:rPr>
          <w:spacing w:val="-2"/>
        </w:rPr>
        <w:t>supplementary</w:t>
      </w:r>
      <w:r>
        <w:rPr>
          <w:spacing w:val="-9"/>
        </w:rPr>
        <w:t xml:space="preserve"> </w:t>
      </w:r>
      <w:r>
        <w:rPr>
          <w:spacing w:val="-2"/>
        </w:rPr>
        <w:t>materials,</w:t>
      </w:r>
      <w:r>
        <w:rPr>
          <w:spacing w:val="-9"/>
        </w:rPr>
        <w:t xml:space="preserve"> </w:t>
      </w:r>
      <w:r>
        <w:rPr>
          <w:spacing w:val="-2"/>
        </w:rPr>
        <w:t>which</w:t>
      </w:r>
      <w:r>
        <w:rPr>
          <w:spacing w:val="-9"/>
        </w:rPr>
        <w:t xml:space="preserve"> </w:t>
      </w:r>
      <w:r>
        <w:rPr>
          <w:spacing w:val="-2"/>
        </w:rPr>
        <w:t>has</w:t>
      </w:r>
      <w:r>
        <w:rPr>
          <w:spacing w:val="-9"/>
        </w:rPr>
        <w:t xml:space="preserve"> </w:t>
      </w:r>
      <w:r>
        <w:rPr>
          <w:spacing w:val="-2"/>
        </w:rPr>
        <w:t>increased</w:t>
      </w:r>
      <w:r>
        <w:rPr>
          <w:spacing w:val="-9"/>
        </w:rPr>
        <w:t xml:space="preserve"> </w:t>
      </w:r>
      <w:r>
        <w:rPr>
          <w:spacing w:val="-2"/>
        </w:rPr>
        <w:t>substantially</w:t>
      </w:r>
      <w:r>
        <w:rPr>
          <w:spacing w:val="-9"/>
        </w:rPr>
        <w:t xml:space="preserve"> </w:t>
      </w:r>
      <w:r>
        <w:rPr>
          <w:spacing w:val="-2"/>
        </w:rPr>
        <w:t>in</w:t>
      </w:r>
      <w:r>
        <w:rPr>
          <w:spacing w:val="-9"/>
        </w:rPr>
        <w:t xml:space="preserve"> </w:t>
      </w:r>
      <w:r>
        <w:rPr>
          <w:spacing w:val="-2"/>
        </w:rPr>
        <w:t>both</w:t>
      </w:r>
      <w:r>
        <w:rPr>
          <w:spacing w:val="-9"/>
        </w:rPr>
        <w:t xml:space="preserve"> </w:t>
      </w:r>
      <w:r>
        <w:rPr>
          <w:spacing w:val="-2"/>
        </w:rPr>
        <w:t xml:space="preserve">number </w:t>
      </w:r>
      <w:r>
        <w:t>and</w:t>
      </w:r>
      <w:r>
        <w:rPr>
          <w:spacing w:val="-11"/>
        </w:rPr>
        <w:t xml:space="preserve"> </w:t>
      </w:r>
      <w:r>
        <w:t>length</w:t>
      </w:r>
      <w:r>
        <w:rPr>
          <w:spacing w:val="-11"/>
        </w:rPr>
        <w:t xml:space="preserve"> </w:t>
      </w:r>
      <w:r>
        <w:t>[</w:t>
      </w:r>
      <w:hyperlink w:anchor="_bookmark84" w:history="1">
        <w:r>
          <w:rPr>
            <w:color w:val="0000FF"/>
          </w:rPr>
          <w:t>100</w:t>
        </w:r>
      </w:hyperlink>
      <w:r>
        <w:t>,</w:t>
      </w:r>
      <w:r>
        <w:rPr>
          <w:spacing w:val="-11"/>
        </w:rPr>
        <w:t xml:space="preserve"> </w:t>
      </w:r>
      <w:hyperlink w:anchor="_bookmark85" w:history="1">
        <w:r>
          <w:rPr>
            <w:color w:val="0000FF"/>
          </w:rPr>
          <w:t>101</w:t>
        </w:r>
      </w:hyperlink>
      <w:r>
        <w:t>].</w:t>
      </w:r>
      <w:r>
        <w:rPr>
          <w:spacing w:val="-11"/>
        </w:rPr>
        <w:t xml:space="preserve"> </w:t>
      </w:r>
      <w:r>
        <w:t>Human</w:t>
      </w:r>
      <w:r>
        <w:rPr>
          <w:spacing w:val="-11"/>
        </w:rPr>
        <w:t xml:space="preserve"> </w:t>
      </w:r>
      <w:r>
        <w:t>reviewers</w:t>
      </w:r>
      <w:r>
        <w:rPr>
          <w:spacing w:val="-11"/>
        </w:rPr>
        <w:t xml:space="preserve"> </w:t>
      </w:r>
      <w:r>
        <w:t>can</w:t>
      </w:r>
      <w:r>
        <w:rPr>
          <w:spacing w:val="-11"/>
        </w:rPr>
        <w:t xml:space="preserve"> </w:t>
      </w:r>
      <w:r>
        <w:t>actively</w:t>
      </w:r>
      <w:r>
        <w:rPr>
          <w:spacing w:val="-11"/>
        </w:rPr>
        <w:t xml:space="preserve"> </w:t>
      </w:r>
      <w:r>
        <w:t>search</w:t>
      </w:r>
      <w:r>
        <w:rPr>
          <w:spacing w:val="-11"/>
        </w:rPr>
        <w:t xml:space="preserve"> </w:t>
      </w:r>
      <w:r>
        <w:t>across</w:t>
      </w:r>
      <w:r>
        <w:rPr>
          <w:spacing w:val="-11"/>
        </w:rPr>
        <w:t xml:space="preserve"> </w:t>
      </w:r>
      <w:r>
        <w:t>these</w:t>
      </w:r>
      <w:r>
        <w:rPr>
          <w:spacing w:val="-11"/>
        </w:rPr>
        <w:t xml:space="preserve"> </w:t>
      </w:r>
      <w:r>
        <w:t>sources</w:t>
      </w:r>
      <w:r>
        <w:rPr>
          <w:spacing w:val="-11"/>
        </w:rPr>
        <w:t xml:space="preserve"> </w:t>
      </w:r>
      <w:r>
        <w:t>when</w:t>
      </w:r>
      <w:r>
        <w:rPr>
          <w:spacing w:val="-11"/>
        </w:rPr>
        <w:t xml:space="preserve"> </w:t>
      </w:r>
      <w:r>
        <w:t>required,</w:t>
      </w:r>
      <w:r>
        <w:rPr>
          <w:spacing w:val="-11"/>
        </w:rPr>
        <w:t xml:space="preserve"> </w:t>
      </w:r>
      <w:r>
        <w:t>whereas an</w:t>
      </w:r>
      <w:r>
        <w:rPr>
          <w:spacing w:val="-6"/>
        </w:rPr>
        <w:t xml:space="preserve"> </w:t>
      </w:r>
      <w:r>
        <w:t>automated</w:t>
      </w:r>
      <w:r>
        <w:rPr>
          <w:spacing w:val="-6"/>
        </w:rPr>
        <w:t xml:space="preserve"> </w:t>
      </w:r>
      <w:r>
        <w:t>system</w:t>
      </w:r>
      <w:r>
        <w:rPr>
          <w:spacing w:val="-6"/>
        </w:rPr>
        <w:t xml:space="preserve"> </w:t>
      </w:r>
      <w:r>
        <w:t>may</w:t>
      </w:r>
      <w:r>
        <w:rPr>
          <w:spacing w:val="-6"/>
        </w:rPr>
        <w:t xml:space="preserve"> </w:t>
      </w:r>
      <w:r>
        <w:t>struggle</w:t>
      </w:r>
      <w:r>
        <w:rPr>
          <w:spacing w:val="-6"/>
        </w:rPr>
        <w:t xml:space="preserve"> </w:t>
      </w:r>
      <w:r>
        <w:t>to</w:t>
      </w:r>
      <w:r>
        <w:rPr>
          <w:spacing w:val="-6"/>
        </w:rPr>
        <w:t xml:space="preserve"> </w:t>
      </w:r>
      <w:r>
        <w:t>distinguish</w:t>
      </w:r>
      <w:r>
        <w:rPr>
          <w:spacing w:val="-6"/>
        </w:rPr>
        <w:t xml:space="preserve"> </w:t>
      </w:r>
      <w:r>
        <w:t>information</w:t>
      </w:r>
      <w:r>
        <w:rPr>
          <w:spacing w:val="-6"/>
        </w:rPr>
        <w:t xml:space="preserve"> </w:t>
      </w:r>
      <w:r>
        <w:t>that</w:t>
      </w:r>
      <w:r>
        <w:rPr>
          <w:spacing w:val="-6"/>
        </w:rPr>
        <w:t xml:space="preserve"> </w:t>
      </w:r>
      <w:r>
        <w:t>is</w:t>
      </w:r>
      <w:r>
        <w:rPr>
          <w:spacing w:val="-6"/>
        </w:rPr>
        <w:t xml:space="preserve"> </w:t>
      </w:r>
      <w:r>
        <w:t>genuinely</w:t>
      </w:r>
      <w:r>
        <w:rPr>
          <w:spacing w:val="-6"/>
        </w:rPr>
        <w:t xml:space="preserve"> </w:t>
      </w:r>
      <w:r>
        <w:t>absent</w:t>
      </w:r>
      <w:r>
        <w:rPr>
          <w:spacing w:val="-6"/>
        </w:rPr>
        <w:t xml:space="preserve"> </w:t>
      </w:r>
      <w:r>
        <w:t>from</w:t>
      </w:r>
      <w:r>
        <w:rPr>
          <w:spacing w:val="-6"/>
        </w:rPr>
        <w:t xml:space="preserve"> </w:t>
      </w:r>
      <w:r>
        <w:t>information that was simply missed during retrieval, potentially leading to hallucinated outputs [</w:t>
      </w:r>
      <w:hyperlink w:anchor="_bookmark86" w:history="1">
        <w:r>
          <w:rPr>
            <w:color w:val="0000FF"/>
          </w:rPr>
          <w:t>102</w:t>
        </w:r>
      </w:hyperlink>
      <w:r>
        <w:t>].</w:t>
      </w:r>
    </w:p>
    <w:p w14:paraId="7A4AF28B" w14:textId="77777777" w:rsidR="00EF4BD5" w:rsidRDefault="00000000">
      <w:pPr>
        <w:pStyle w:val="BodyText"/>
        <w:spacing w:line="254" w:lineRule="auto"/>
        <w:ind w:left="431" w:right="87" w:firstLine="298"/>
      </w:pPr>
      <w:r>
        <w:t>A</w:t>
      </w:r>
      <w:r>
        <w:rPr>
          <w:spacing w:val="-9"/>
        </w:rPr>
        <w:t xml:space="preserve"> </w:t>
      </w:r>
      <w:r>
        <w:t>related</w:t>
      </w:r>
      <w:r>
        <w:rPr>
          <w:spacing w:val="-8"/>
        </w:rPr>
        <w:t xml:space="preserve"> </w:t>
      </w:r>
      <w:r>
        <w:t>challenge</w:t>
      </w:r>
      <w:r>
        <w:rPr>
          <w:spacing w:val="-8"/>
        </w:rPr>
        <w:t xml:space="preserve"> </w:t>
      </w:r>
      <w:r>
        <w:t>is</w:t>
      </w:r>
      <w:r>
        <w:rPr>
          <w:spacing w:val="-8"/>
        </w:rPr>
        <w:t xml:space="preserve"> </w:t>
      </w:r>
      <w:r>
        <w:t>that</w:t>
      </w:r>
      <w:r>
        <w:rPr>
          <w:spacing w:val="-8"/>
        </w:rPr>
        <w:t xml:space="preserve"> </w:t>
      </w:r>
      <w:r>
        <w:t>human</w:t>
      </w:r>
      <w:r>
        <w:rPr>
          <w:spacing w:val="-8"/>
        </w:rPr>
        <w:t xml:space="preserve"> </w:t>
      </w:r>
      <w:r>
        <w:t>reviewers</w:t>
      </w:r>
      <w:r>
        <w:rPr>
          <w:spacing w:val="-8"/>
        </w:rPr>
        <w:t xml:space="preserve"> </w:t>
      </w:r>
      <w:r>
        <w:t>commonly</w:t>
      </w:r>
      <w:r>
        <w:rPr>
          <w:spacing w:val="-8"/>
        </w:rPr>
        <w:t xml:space="preserve"> </w:t>
      </w:r>
      <w:r>
        <w:t>contact</w:t>
      </w:r>
      <w:r>
        <w:rPr>
          <w:spacing w:val="-8"/>
        </w:rPr>
        <w:t xml:space="preserve"> </w:t>
      </w:r>
      <w:r>
        <w:t>the</w:t>
      </w:r>
      <w:r>
        <w:rPr>
          <w:spacing w:val="-8"/>
        </w:rPr>
        <w:t xml:space="preserve"> </w:t>
      </w:r>
      <w:r>
        <w:t>authors</w:t>
      </w:r>
      <w:r>
        <w:rPr>
          <w:spacing w:val="-8"/>
        </w:rPr>
        <w:t xml:space="preserve"> </w:t>
      </w:r>
      <w:r>
        <w:t>of</w:t>
      </w:r>
      <w:r>
        <w:rPr>
          <w:spacing w:val="-8"/>
        </w:rPr>
        <w:t xml:space="preserve"> </w:t>
      </w:r>
      <w:r>
        <w:t>primary</w:t>
      </w:r>
      <w:r>
        <w:rPr>
          <w:spacing w:val="-8"/>
        </w:rPr>
        <w:t xml:space="preserve"> </w:t>
      </w:r>
      <w:r>
        <w:t>studies</w:t>
      </w:r>
      <w:r>
        <w:rPr>
          <w:spacing w:val="-8"/>
        </w:rPr>
        <w:t xml:space="preserve"> </w:t>
      </w:r>
      <w:r>
        <w:t>to</w:t>
      </w:r>
      <w:r>
        <w:rPr>
          <w:spacing w:val="-9"/>
        </w:rPr>
        <w:t xml:space="preserve"> </w:t>
      </w:r>
      <w:r>
        <w:t>con</w:t>
      </w:r>
      <w:r>
        <w:softHyphen/>
      </w:r>
      <w:r>
        <w:rPr>
          <w:spacing w:val="-2"/>
        </w:rPr>
        <w:t>firm</w:t>
      </w:r>
      <w:r>
        <w:rPr>
          <w:spacing w:val="-10"/>
        </w:rPr>
        <w:t xml:space="preserve"> </w:t>
      </w:r>
      <w:r>
        <w:rPr>
          <w:spacing w:val="-2"/>
        </w:rPr>
        <w:t>ambiguous</w:t>
      </w:r>
      <w:r>
        <w:rPr>
          <w:spacing w:val="-10"/>
        </w:rPr>
        <w:t xml:space="preserve"> </w:t>
      </w:r>
      <w:r>
        <w:rPr>
          <w:spacing w:val="-2"/>
        </w:rPr>
        <w:t>values</w:t>
      </w:r>
      <w:r>
        <w:rPr>
          <w:spacing w:val="-10"/>
        </w:rPr>
        <w:t xml:space="preserve"> </w:t>
      </w:r>
      <w:r>
        <w:rPr>
          <w:spacing w:val="-2"/>
        </w:rPr>
        <w:t>or</w:t>
      </w:r>
      <w:r>
        <w:rPr>
          <w:spacing w:val="-10"/>
        </w:rPr>
        <w:t xml:space="preserve"> </w:t>
      </w:r>
      <w:r>
        <w:rPr>
          <w:spacing w:val="-2"/>
        </w:rPr>
        <w:t>obtain</w:t>
      </w:r>
      <w:r>
        <w:rPr>
          <w:spacing w:val="-10"/>
        </w:rPr>
        <w:t xml:space="preserve"> </w:t>
      </w:r>
      <w:r>
        <w:rPr>
          <w:spacing w:val="-2"/>
        </w:rPr>
        <w:t>data</w:t>
      </w:r>
      <w:r>
        <w:rPr>
          <w:spacing w:val="-10"/>
        </w:rPr>
        <w:t xml:space="preserve"> </w:t>
      </w:r>
      <w:r>
        <w:rPr>
          <w:spacing w:val="-2"/>
        </w:rPr>
        <w:t>absent</w:t>
      </w:r>
      <w:r>
        <w:rPr>
          <w:spacing w:val="-10"/>
        </w:rPr>
        <w:t xml:space="preserve"> </w:t>
      </w:r>
      <w:r>
        <w:rPr>
          <w:spacing w:val="-2"/>
        </w:rPr>
        <w:t>from</w:t>
      </w:r>
      <w:r>
        <w:rPr>
          <w:spacing w:val="-10"/>
        </w:rPr>
        <w:t xml:space="preserve"> </w:t>
      </w:r>
      <w:r>
        <w:rPr>
          <w:spacing w:val="-2"/>
        </w:rPr>
        <w:t>the</w:t>
      </w:r>
      <w:r>
        <w:rPr>
          <w:spacing w:val="-10"/>
        </w:rPr>
        <w:t xml:space="preserve"> </w:t>
      </w:r>
      <w:r>
        <w:rPr>
          <w:spacing w:val="-2"/>
        </w:rPr>
        <w:t>publication</w:t>
      </w:r>
      <w:r>
        <w:rPr>
          <w:spacing w:val="-10"/>
        </w:rPr>
        <w:t xml:space="preserve"> </w:t>
      </w:r>
      <w:r>
        <w:rPr>
          <w:spacing w:val="-2"/>
        </w:rPr>
        <w:t>[</w:t>
      </w:r>
      <w:hyperlink w:anchor="_bookmark87" w:history="1">
        <w:r>
          <w:rPr>
            <w:color w:val="0000FF"/>
            <w:spacing w:val="-2"/>
          </w:rPr>
          <w:t>103</w:t>
        </w:r>
      </w:hyperlink>
      <w:r>
        <w:rPr>
          <w:spacing w:val="-2"/>
        </w:rPr>
        <w:t>,</w:t>
      </w:r>
      <w:r>
        <w:rPr>
          <w:spacing w:val="-10"/>
        </w:rPr>
        <w:t xml:space="preserve"> </w:t>
      </w:r>
      <w:hyperlink w:anchor="_bookmark88" w:history="1">
        <w:r>
          <w:rPr>
            <w:color w:val="0000FF"/>
            <w:spacing w:val="-2"/>
          </w:rPr>
          <w:t>104</w:t>
        </w:r>
      </w:hyperlink>
      <w:r>
        <w:rPr>
          <w:spacing w:val="-2"/>
        </w:rPr>
        <w:t>].</w:t>
      </w:r>
      <w:r>
        <w:rPr>
          <w:spacing w:val="-10"/>
        </w:rPr>
        <w:t xml:space="preserve"> </w:t>
      </w:r>
      <w:r>
        <w:rPr>
          <w:spacing w:val="-2"/>
        </w:rPr>
        <w:t>An</w:t>
      </w:r>
      <w:r>
        <w:rPr>
          <w:spacing w:val="-10"/>
        </w:rPr>
        <w:t xml:space="preserve"> </w:t>
      </w:r>
      <w:r>
        <w:rPr>
          <w:spacing w:val="-2"/>
        </w:rPr>
        <w:t>AI</w:t>
      </w:r>
      <w:r>
        <w:rPr>
          <w:spacing w:val="-10"/>
        </w:rPr>
        <w:t xml:space="preserve"> </w:t>
      </w:r>
      <w:r>
        <w:rPr>
          <w:spacing w:val="-2"/>
        </w:rPr>
        <w:t>agent</w:t>
      </w:r>
      <w:r>
        <w:rPr>
          <w:spacing w:val="-10"/>
        </w:rPr>
        <w:t xml:space="preserve"> </w:t>
      </w:r>
      <w:r>
        <w:rPr>
          <w:spacing w:val="-2"/>
        </w:rPr>
        <w:t>could</w:t>
      </w:r>
      <w:r>
        <w:rPr>
          <w:spacing w:val="-10"/>
        </w:rPr>
        <w:t xml:space="preserve"> </w:t>
      </w:r>
      <w:r>
        <w:rPr>
          <w:spacing w:val="-2"/>
        </w:rPr>
        <w:t xml:space="preserve">technically </w:t>
      </w:r>
      <w:r>
        <w:t>initiate</w:t>
      </w:r>
      <w:r>
        <w:rPr>
          <w:spacing w:val="-1"/>
        </w:rPr>
        <w:t xml:space="preserve"> </w:t>
      </w:r>
      <w:r>
        <w:t>such</w:t>
      </w:r>
      <w:r>
        <w:rPr>
          <w:spacing w:val="-1"/>
        </w:rPr>
        <w:t xml:space="preserve"> </w:t>
      </w:r>
      <w:r>
        <w:t>correspondence,</w:t>
      </w:r>
      <w:r>
        <w:rPr>
          <w:spacing w:val="-1"/>
        </w:rPr>
        <w:t xml:space="preserve"> </w:t>
      </w:r>
      <w:r>
        <w:t>but</w:t>
      </w:r>
      <w:r>
        <w:rPr>
          <w:spacing w:val="-1"/>
        </w:rPr>
        <w:t xml:space="preserve"> </w:t>
      </w:r>
      <w:r>
        <w:t>whether</w:t>
      </w:r>
      <w:r>
        <w:rPr>
          <w:spacing w:val="-1"/>
        </w:rPr>
        <w:t xml:space="preserve"> </w:t>
      </w:r>
      <w:r>
        <w:t>it</w:t>
      </w:r>
      <w:r>
        <w:rPr>
          <w:spacing w:val="-1"/>
        </w:rPr>
        <w:t xml:space="preserve"> </w:t>
      </w:r>
      <w:r>
        <w:t>should</w:t>
      </w:r>
      <w:r>
        <w:rPr>
          <w:spacing w:val="-1"/>
        </w:rPr>
        <w:t xml:space="preserve"> </w:t>
      </w:r>
      <w:r>
        <w:t>is</w:t>
      </w:r>
      <w:r>
        <w:rPr>
          <w:spacing w:val="-1"/>
        </w:rPr>
        <w:t xml:space="preserve"> </w:t>
      </w:r>
      <w:r>
        <w:t>less</w:t>
      </w:r>
      <w:r>
        <w:rPr>
          <w:spacing w:val="-1"/>
        </w:rPr>
        <w:t xml:space="preserve"> </w:t>
      </w:r>
      <w:r>
        <w:t>clear:</w:t>
      </w:r>
      <w:r>
        <w:rPr>
          <w:spacing w:val="-1"/>
        </w:rPr>
        <w:t xml:space="preserve"> </w:t>
      </w:r>
      <w:r>
        <w:t>these</w:t>
      </w:r>
      <w:r>
        <w:rPr>
          <w:spacing w:val="-1"/>
        </w:rPr>
        <w:t xml:space="preserve"> </w:t>
      </w:r>
      <w:r>
        <w:t>exchanges</w:t>
      </w:r>
      <w:r>
        <w:rPr>
          <w:spacing w:val="-1"/>
        </w:rPr>
        <w:t xml:space="preserve"> </w:t>
      </w:r>
      <w:r>
        <w:t>rest</w:t>
      </w:r>
      <w:r>
        <w:rPr>
          <w:spacing w:val="-1"/>
        </w:rPr>
        <w:t xml:space="preserve"> </w:t>
      </w:r>
      <w:r>
        <w:t>partly</w:t>
      </w:r>
      <w:r>
        <w:rPr>
          <w:spacing w:val="-1"/>
        </w:rPr>
        <w:t xml:space="preserve"> </w:t>
      </w:r>
      <w:r>
        <w:t>on</w:t>
      </w:r>
      <w:r>
        <w:rPr>
          <w:spacing w:val="-1"/>
        </w:rPr>
        <w:t xml:space="preserve"> </w:t>
      </w:r>
      <w:r>
        <w:t>the</w:t>
      </w:r>
      <w:r>
        <w:rPr>
          <w:spacing w:val="-1"/>
        </w:rPr>
        <w:t xml:space="preserve"> </w:t>
      </w:r>
      <w:r>
        <w:t>pro</w:t>
      </w:r>
      <w:r>
        <w:softHyphen/>
        <w:t>fessional</w:t>
      </w:r>
      <w:r>
        <w:rPr>
          <w:spacing w:val="-6"/>
        </w:rPr>
        <w:t xml:space="preserve"> </w:t>
      </w:r>
      <w:r>
        <w:t>identity</w:t>
      </w:r>
      <w:r>
        <w:rPr>
          <w:spacing w:val="-6"/>
        </w:rPr>
        <w:t xml:space="preserve"> </w:t>
      </w:r>
      <w:r>
        <w:t>and</w:t>
      </w:r>
      <w:r>
        <w:rPr>
          <w:spacing w:val="-6"/>
        </w:rPr>
        <w:t xml:space="preserve"> </w:t>
      </w:r>
      <w:r>
        <w:t>credibility</w:t>
      </w:r>
      <w:r>
        <w:rPr>
          <w:spacing w:val="-6"/>
        </w:rPr>
        <w:t xml:space="preserve"> </w:t>
      </w:r>
      <w:r>
        <w:t>of</w:t>
      </w:r>
      <w:r>
        <w:rPr>
          <w:spacing w:val="-6"/>
        </w:rPr>
        <w:t xml:space="preserve"> </w:t>
      </w:r>
      <w:r>
        <w:t>the</w:t>
      </w:r>
      <w:r>
        <w:rPr>
          <w:spacing w:val="-6"/>
        </w:rPr>
        <w:t xml:space="preserve"> </w:t>
      </w:r>
      <w:r>
        <w:t>requesting</w:t>
      </w:r>
      <w:r>
        <w:rPr>
          <w:spacing w:val="-6"/>
        </w:rPr>
        <w:t xml:space="preserve"> </w:t>
      </w:r>
      <w:r>
        <w:t>researcher,</w:t>
      </w:r>
      <w:r>
        <w:rPr>
          <w:spacing w:val="-6"/>
        </w:rPr>
        <w:t xml:space="preserve"> </w:t>
      </w:r>
      <w:r>
        <w:t>which</w:t>
      </w:r>
      <w:r>
        <w:rPr>
          <w:spacing w:val="-6"/>
        </w:rPr>
        <w:t xml:space="preserve"> </w:t>
      </w:r>
      <w:r>
        <w:t>do</w:t>
      </w:r>
      <w:r>
        <w:rPr>
          <w:spacing w:val="-6"/>
        </w:rPr>
        <w:t xml:space="preserve"> </w:t>
      </w:r>
      <w:r>
        <w:t>not</w:t>
      </w:r>
      <w:r>
        <w:rPr>
          <w:spacing w:val="-6"/>
        </w:rPr>
        <w:t xml:space="preserve"> </w:t>
      </w:r>
      <w:r>
        <w:t>transfer</w:t>
      </w:r>
      <w:r>
        <w:rPr>
          <w:spacing w:val="-6"/>
        </w:rPr>
        <w:t xml:space="preserve"> </w:t>
      </w:r>
      <w:r>
        <w:t>straightforwardly</w:t>
      </w:r>
      <w:r>
        <w:rPr>
          <w:spacing w:val="-6"/>
        </w:rPr>
        <w:t xml:space="preserve"> </w:t>
      </w:r>
      <w:r>
        <w:t>to an automated system.</w:t>
      </w:r>
    </w:p>
    <w:p w14:paraId="2847C7EB" w14:textId="77777777" w:rsidR="00EF4BD5" w:rsidRDefault="00000000">
      <w:pPr>
        <w:pStyle w:val="Heading3"/>
        <w:numPr>
          <w:ilvl w:val="1"/>
          <w:numId w:val="2"/>
        </w:numPr>
        <w:tabs>
          <w:tab w:val="left" w:pos="910"/>
        </w:tabs>
        <w:spacing w:before="223"/>
        <w:ind w:left="910" w:hanging="479"/>
        <w:jc w:val="left"/>
      </w:pPr>
      <w:bookmarkStart w:id="25" w:name="Assessing_risk_of_bias_reliably"/>
      <w:bookmarkEnd w:id="25"/>
      <w:r>
        <w:t>Assessing</w:t>
      </w:r>
      <w:r>
        <w:rPr>
          <w:spacing w:val="34"/>
        </w:rPr>
        <w:t xml:space="preserve"> </w:t>
      </w:r>
      <w:r>
        <w:t>risk</w:t>
      </w:r>
      <w:r>
        <w:rPr>
          <w:spacing w:val="34"/>
        </w:rPr>
        <w:t xml:space="preserve"> </w:t>
      </w:r>
      <w:r>
        <w:t>of</w:t>
      </w:r>
      <w:r>
        <w:rPr>
          <w:spacing w:val="34"/>
        </w:rPr>
        <w:t xml:space="preserve"> </w:t>
      </w:r>
      <w:r>
        <w:t>bias</w:t>
      </w:r>
      <w:r>
        <w:rPr>
          <w:spacing w:val="34"/>
        </w:rPr>
        <w:t xml:space="preserve"> </w:t>
      </w:r>
      <w:r>
        <w:rPr>
          <w:spacing w:val="-2"/>
        </w:rPr>
        <w:t>reliably</w:t>
      </w:r>
    </w:p>
    <w:p w14:paraId="64CD3AF1" w14:textId="77777777" w:rsidR="00EF4BD5" w:rsidRDefault="00000000">
      <w:pPr>
        <w:pStyle w:val="BodyText"/>
        <w:spacing w:before="113" w:line="254" w:lineRule="auto"/>
        <w:ind w:left="431" w:right="87"/>
      </w:pPr>
      <w:r>
        <w:t>Risk of bias (RoB) assessment is an essential component of the SR and MA pipeline [</w:t>
      </w:r>
      <w:hyperlink w:anchor="_bookmark89" w:history="1">
        <w:r>
          <w:rPr>
            <w:color w:val="0000FF"/>
          </w:rPr>
          <w:t>105</w:t>
        </w:r>
      </w:hyperlink>
      <w:r>
        <w:t>], even though it may appear to be just one downstream step. Without a high-quality RoB assessment, the reliability</w:t>
      </w:r>
      <w:r>
        <w:rPr>
          <w:spacing w:val="80"/>
        </w:rPr>
        <w:t xml:space="preserve"> </w:t>
      </w:r>
      <w:r>
        <w:t>of</w:t>
      </w:r>
      <w:r>
        <w:rPr>
          <w:spacing w:val="11"/>
        </w:rPr>
        <w:t xml:space="preserve"> </w:t>
      </w:r>
      <w:r>
        <w:t>the</w:t>
      </w:r>
      <w:r>
        <w:rPr>
          <w:spacing w:val="12"/>
        </w:rPr>
        <w:t xml:space="preserve"> </w:t>
      </w:r>
      <w:r>
        <w:t>resulting</w:t>
      </w:r>
      <w:r>
        <w:rPr>
          <w:spacing w:val="12"/>
        </w:rPr>
        <w:t xml:space="preserve"> </w:t>
      </w:r>
      <w:r>
        <w:t>forest</w:t>
      </w:r>
      <w:r>
        <w:rPr>
          <w:spacing w:val="12"/>
        </w:rPr>
        <w:t xml:space="preserve"> </w:t>
      </w:r>
      <w:r>
        <w:t>plot</w:t>
      </w:r>
      <w:r>
        <w:rPr>
          <w:spacing w:val="11"/>
        </w:rPr>
        <w:t xml:space="preserve"> </w:t>
      </w:r>
      <w:r>
        <w:t>becomes</w:t>
      </w:r>
      <w:r>
        <w:rPr>
          <w:spacing w:val="12"/>
        </w:rPr>
        <w:t xml:space="preserve"> </w:t>
      </w:r>
      <w:r>
        <w:t>difficult</w:t>
      </w:r>
      <w:r>
        <w:rPr>
          <w:spacing w:val="12"/>
        </w:rPr>
        <w:t xml:space="preserve"> </w:t>
      </w:r>
      <w:r>
        <w:t>to</w:t>
      </w:r>
      <w:r>
        <w:rPr>
          <w:spacing w:val="12"/>
        </w:rPr>
        <w:t xml:space="preserve"> </w:t>
      </w:r>
      <w:r>
        <w:t>assess,</w:t>
      </w:r>
      <w:r>
        <w:rPr>
          <w:spacing w:val="11"/>
        </w:rPr>
        <w:t xml:space="preserve"> </w:t>
      </w:r>
      <w:r>
        <w:t>since</w:t>
      </w:r>
      <w:r>
        <w:rPr>
          <w:spacing w:val="12"/>
        </w:rPr>
        <w:t xml:space="preserve"> </w:t>
      </w:r>
      <w:r>
        <w:t>a</w:t>
      </w:r>
      <w:r>
        <w:rPr>
          <w:spacing w:val="12"/>
        </w:rPr>
        <w:t xml:space="preserve"> </w:t>
      </w:r>
      <w:r>
        <w:t>high-risk-of-bias</w:t>
      </w:r>
      <w:r>
        <w:rPr>
          <w:spacing w:val="11"/>
        </w:rPr>
        <w:t xml:space="preserve"> </w:t>
      </w:r>
      <w:r>
        <w:t>study</w:t>
      </w:r>
      <w:r>
        <w:rPr>
          <w:spacing w:val="12"/>
        </w:rPr>
        <w:t xml:space="preserve"> </w:t>
      </w:r>
      <w:r>
        <w:t>can</w:t>
      </w:r>
      <w:r>
        <w:rPr>
          <w:spacing w:val="12"/>
        </w:rPr>
        <w:t xml:space="preserve"> </w:t>
      </w:r>
      <w:r>
        <w:rPr>
          <w:spacing w:val="-2"/>
        </w:rPr>
        <w:t>contaminate</w:t>
      </w:r>
    </w:p>
    <w:p w14:paraId="305B0EB6" w14:textId="77777777" w:rsidR="00EF4BD5" w:rsidRDefault="00EF4BD5">
      <w:pPr>
        <w:pStyle w:val="BodyText"/>
        <w:spacing w:line="254" w:lineRule="auto"/>
        <w:sectPr w:rsidR="00EF4BD5">
          <w:pgSz w:w="11910" w:h="16840"/>
          <w:pgMar w:top="1340" w:right="1133" w:bottom="860" w:left="1133" w:header="0" w:footer="678" w:gutter="0"/>
          <w:cols w:space="720"/>
        </w:sectPr>
      </w:pPr>
    </w:p>
    <w:p w14:paraId="305029D2" w14:textId="77777777" w:rsidR="00EF4BD5" w:rsidRDefault="00000000">
      <w:pPr>
        <w:tabs>
          <w:tab w:val="left" w:pos="6813"/>
        </w:tabs>
        <w:spacing w:before="72"/>
        <w:ind w:left="3231"/>
        <w:rPr>
          <w:rFonts w:ascii="Arial"/>
          <w:sz w:val="15"/>
        </w:rPr>
      </w:pPr>
      <w:r>
        <w:rPr>
          <w:rFonts w:ascii="Arial"/>
          <w:color w:val="1F262A"/>
          <w:w w:val="105"/>
          <w:sz w:val="15"/>
        </w:rPr>
        <w:lastRenderedPageBreak/>
        <w:t>Within</w:t>
      </w:r>
      <w:r>
        <w:rPr>
          <w:rFonts w:ascii="Arial"/>
          <w:color w:val="1F262A"/>
          <w:spacing w:val="-8"/>
          <w:w w:val="105"/>
          <w:sz w:val="15"/>
        </w:rPr>
        <w:t xml:space="preserve"> </w:t>
      </w:r>
      <w:r>
        <w:rPr>
          <w:rFonts w:ascii="Arial"/>
          <w:color w:val="1F262A"/>
          <w:w w:val="105"/>
          <w:sz w:val="15"/>
        </w:rPr>
        <w:t>the</w:t>
      </w:r>
      <w:r>
        <w:rPr>
          <w:rFonts w:ascii="Arial"/>
          <w:color w:val="1F262A"/>
          <w:spacing w:val="-8"/>
          <w:w w:val="105"/>
          <w:sz w:val="15"/>
        </w:rPr>
        <w:t xml:space="preserve"> </w:t>
      </w:r>
      <w:r>
        <w:rPr>
          <w:rFonts w:ascii="Arial"/>
          <w:color w:val="1F262A"/>
          <w:w w:val="105"/>
          <w:sz w:val="15"/>
        </w:rPr>
        <w:t>SR</w:t>
      </w:r>
      <w:r>
        <w:rPr>
          <w:rFonts w:ascii="Arial"/>
          <w:color w:val="1F262A"/>
          <w:spacing w:val="-8"/>
          <w:w w:val="105"/>
          <w:sz w:val="15"/>
        </w:rPr>
        <w:t xml:space="preserve"> </w:t>
      </w:r>
      <w:r>
        <w:rPr>
          <w:rFonts w:ascii="Arial"/>
          <w:color w:val="1F262A"/>
          <w:spacing w:val="-2"/>
          <w:w w:val="105"/>
          <w:sz w:val="15"/>
        </w:rPr>
        <w:t>workflow</w:t>
      </w:r>
      <w:r>
        <w:rPr>
          <w:rFonts w:ascii="Arial"/>
          <w:color w:val="1F262A"/>
          <w:sz w:val="15"/>
        </w:rPr>
        <w:tab/>
      </w:r>
      <w:r>
        <w:rPr>
          <w:rFonts w:ascii="Arial"/>
          <w:color w:val="1F262A"/>
          <w:w w:val="105"/>
          <w:sz w:val="15"/>
        </w:rPr>
        <w:t>Outside</w:t>
      </w:r>
      <w:r>
        <w:rPr>
          <w:rFonts w:ascii="Arial"/>
          <w:color w:val="1F262A"/>
          <w:spacing w:val="-8"/>
          <w:w w:val="105"/>
          <w:sz w:val="15"/>
        </w:rPr>
        <w:t xml:space="preserve"> </w:t>
      </w:r>
      <w:r>
        <w:rPr>
          <w:rFonts w:ascii="Arial"/>
          <w:color w:val="1F262A"/>
          <w:w w:val="105"/>
          <w:sz w:val="15"/>
        </w:rPr>
        <w:t>of</w:t>
      </w:r>
      <w:r>
        <w:rPr>
          <w:rFonts w:ascii="Arial"/>
          <w:color w:val="1F262A"/>
          <w:spacing w:val="-8"/>
          <w:w w:val="105"/>
          <w:sz w:val="15"/>
        </w:rPr>
        <w:t xml:space="preserve"> </w:t>
      </w:r>
      <w:r>
        <w:rPr>
          <w:rFonts w:ascii="Arial"/>
          <w:color w:val="1F262A"/>
          <w:w w:val="105"/>
          <w:sz w:val="15"/>
        </w:rPr>
        <w:t>the</w:t>
      </w:r>
      <w:r>
        <w:rPr>
          <w:rFonts w:ascii="Arial"/>
          <w:color w:val="1F262A"/>
          <w:spacing w:val="-8"/>
          <w:w w:val="105"/>
          <w:sz w:val="15"/>
        </w:rPr>
        <w:t xml:space="preserve"> </w:t>
      </w:r>
      <w:r>
        <w:rPr>
          <w:rFonts w:ascii="Arial"/>
          <w:color w:val="1F262A"/>
          <w:w w:val="105"/>
          <w:sz w:val="15"/>
        </w:rPr>
        <w:t>SR</w:t>
      </w:r>
      <w:r>
        <w:rPr>
          <w:rFonts w:ascii="Arial"/>
          <w:color w:val="1F262A"/>
          <w:spacing w:val="-8"/>
          <w:w w:val="105"/>
          <w:sz w:val="15"/>
        </w:rPr>
        <w:t xml:space="preserve"> </w:t>
      </w:r>
      <w:r>
        <w:rPr>
          <w:rFonts w:ascii="Arial"/>
          <w:color w:val="1F262A"/>
          <w:spacing w:val="-2"/>
          <w:w w:val="105"/>
          <w:sz w:val="15"/>
        </w:rPr>
        <w:t>workflow</w:t>
      </w:r>
    </w:p>
    <w:p w14:paraId="0E611EA1" w14:textId="77777777" w:rsidR="00EF4BD5" w:rsidRDefault="00000000">
      <w:pPr>
        <w:pStyle w:val="BodyText"/>
        <w:spacing w:before="1"/>
        <w:jc w:val="left"/>
        <w:rPr>
          <w:rFonts w:ascii="Arial"/>
          <w:sz w:val="5"/>
        </w:rPr>
      </w:pPr>
      <w:r>
        <w:rPr>
          <w:rFonts w:ascii="Arial"/>
          <w:noProof/>
          <w:sz w:val="5"/>
        </w:rPr>
        <mc:AlternateContent>
          <mc:Choice Requires="wps">
            <w:drawing>
              <wp:anchor distT="0" distB="0" distL="0" distR="0" simplePos="0" relativeHeight="487620608" behindDoc="1" locked="0" layoutInCell="1" allowOverlap="1" wp14:anchorId="54A7748B" wp14:editId="372ED9FB">
                <wp:simplePos x="0" y="0"/>
                <wp:positionH relativeFrom="page">
                  <wp:posOffset>1778126</wp:posOffset>
                </wp:positionH>
                <wp:positionV relativeFrom="paragraph">
                  <wp:posOffset>52840</wp:posOffset>
                </wp:positionV>
                <wp:extent cx="3002915" cy="1270"/>
                <wp:effectExtent l="0" t="0" r="0" b="0"/>
                <wp:wrapTopAndBottom/>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2915" cy="1270"/>
                        </a:xfrm>
                        <a:custGeom>
                          <a:avLst/>
                          <a:gdLst/>
                          <a:ahLst/>
                          <a:cxnLst/>
                          <a:rect l="l" t="t" r="r" b="b"/>
                          <a:pathLst>
                            <a:path w="3002915">
                              <a:moveTo>
                                <a:pt x="0" y="0"/>
                              </a:moveTo>
                              <a:lnTo>
                                <a:pt x="3002658" y="0"/>
                              </a:lnTo>
                            </a:path>
                          </a:pathLst>
                        </a:custGeom>
                        <a:ln w="8177">
                          <a:solidFill>
                            <a:srgbClr val="C8CDD1"/>
                          </a:solidFill>
                          <a:prstDash val="solid"/>
                        </a:ln>
                      </wps:spPr>
                      <wps:bodyPr wrap="square" lIns="0" tIns="0" rIns="0" bIns="0" rtlCol="0">
                        <a:prstTxWarp prst="textNoShape">
                          <a:avLst/>
                        </a:prstTxWarp>
                        <a:noAutofit/>
                      </wps:bodyPr>
                    </wps:wsp>
                  </a:graphicData>
                </a:graphic>
              </wp:anchor>
            </w:drawing>
          </mc:Choice>
          <mc:Fallback>
            <w:pict>
              <v:shape w14:anchorId="490F7395" id="Graphic 264" o:spid="_x0000_s1026" style="position:absolute;margin-left:140pt;margin-top:4.15pt;width:236.4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3002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" path="m,l3002658,e" filled="f" strokecolor="#c8cdd1" strokeweight=".22714mm">
                <v:path arrowok="t"/>
                <w10:wrap type="topAndBottom" anchorx="page"/>
              </v:shape>
            </w:pict>
          </mc:Fallback>
        </mc:AlternateContent>
      </w:r>
      <w:r>
        <w:rPr>
          <w:rFonts w:ascii="Arial"/>
          <w:noProof/>
          <w:sz w:val="5"/>
        </w:rPr>
        <mc:AlternateContent>
          <mc:Choice Requires="wps">
            <w:drawing>
              <wp:anchor distT="0" distB="0" distL="0" distR="0" simplePos="0" relativeHeight="487621120" behindDoc="1" locked="0" layoutInCell="1" allowOverlap="1" wp14:anchorId="1B6D31BA" wp14:editId="4719613F">
                <wp:simplePos x="0" y="0"/>
                <wp:positionH relativeFrom="page">
                  <wp:posOffset>4927973</wp:posOffset>
                </wp:positionH>
                <wp:positionV relativeFrom="paragraph">
                  <wp:posOffset>52840</wp:posOffset>
                </wp:positionV>
                <wp:extent cx="1428115" cy="1270"/>
                <wp:effectExtent l="0" t="0" r="0" b="0"/>
                <wp:wrapTopAndBottom/>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115" cy="1270"/>
                        </a:xfrm>
                        <a:custGeom>
                          <a:avLst/>
                          <a:gdLst/>
                          <a:ahLst/>
                          <a:cxnLst/>
                          <a:rect l="l" t="t" r="r" b="b"/>
                          <a:pathLst>
                            <a:path w="1428115">
                              <a:moveTo>
                                <a:pt x="0" y="0"/>
                              </a:moveTo>
                              <a:lnTo>
                                <a:pt x="1427734" y="0"/>
                              </a:lnTo>
                            </a:path>
                          </a:pathLst>
                        </a:custGeom>
                        <a:ln w="8177">
                          <a:solidFill>
                            <a:srgbClr val="C8CDD1"/>
                          </a:solidFill>
                          <a:prstDash val="solid"/>
                        </a:ln>
                      </wps:spPr>
                      <wps:bodyPr wrap="square" lIns="0" tIns="0" rIns="0" bIns="0" rtlCol="0">
                        <a:prstTxWarp prst="textNoShape">
                          <a:avLst/>
                        </a:prstTxWarp>
                        <a:noAutofit/>
                      </wps:bodyPr>
                    </wps:wsp>
                  </a:graphicData>
                </a:graphic>
              </wp:anchor>
            </w:drawing>
          </mc:Choice>
          <mc:Fallback>
            <w:pict>
              <v:shape w14:anchorId="6ECB93BF" id="Graphic 265" o:spid="_x0000_s1026" style="position:absolute;margin-left:388.05pt;margin-top:4.15pt;width:112.4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142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" path="m,l1427734,e" filled="f" strokecolor="#c8cdd1" strokeweight=".22714mm">
                <v:path arrowok="t"/>
                <w10:wrap type="topAndBottom" anchorx="page"/>
              </v:shape>
            </w:pict>
          </mc:Fallback>
        </mc:AlternateContent>
      </w:r>
    </w:p>
    <w:p w14:paraId="3EE0C8F3" w14:textId="77777777" w:rsidR="00EF4BD5" w:rsidRDefault="00EF4BD5">
      <w:pPr>
        <w:pStyle w:val="BodyText"/>
        <w:spacing w:before="1"/>
        <w:jc w:val="left"/>
        <w:rPr>
          <w:rFonts w:ascii="Arial"/>
          <w:sz w:val="6"/>
        </w:rPr>
      </w:pPr>
    </w:p>
    <w:p w14:paraId="5089F089" w14:textId="77777777" w:rsidR="00EF4BD5" w:rsidRDefault="00EF4BD5">
      <w:pPr>
        <w:pStyle w:val="BodyText"/>
        <w:jc w:val="left"/>
        <w:rPr>
          <w:rFonts w:ascii="Arial"/>
          <w:sz w:val="6"/>
        </w:rPr>
        <w:sectPr w:rsidR="00EF4BD5">
          <w:pgSz w:w="11910" w:h="16840"/>
          <w:pgMar w:top="1360" w:right="1133" w:bottom="860" w:left="1133" w:header="0" w:footer="678" w:gutter="0"/>
          <w:cols w:space="720"/>
        </w:sectPr>
      </w:pPr>
    </w:p>
    <w:p w14:paraId="56DDA4F0" w14:textId="77777777" w:rsidR="00EF4BD5" w:rsidRDefault="00EF4BD5">
      <w:pPr>
        <w:pStyle w:val="BodyText"/>
        <w:jc w:val="left"/>
        <w:rPr>
          <w:rFonts w:ascii="Arial"/>
          <w:sz w:val="16"/>
        </w:rPr>
      </w:pPr>
    </w:p>
    <w:p w14:paraId="100D7DFB" w14:textId="77777777" w:rsidR="00EF4BD5" w:rsidRDefault="00EF4BD5">
      <w:pPr>
        <w:pStyle w:val="BodyText"/>
        <w:jc w:val="left"/>
        <w:rPr>
          <w:rFonts w:ascii="Arial"/>
          <w:sz w:val="16"/>
        </w:rPr>
      </w:pPr>
    </w:p>
    <w:p w14:paraId="70A6C426" w14:textId="77777777" w:rsidR="00EF4BD5" w:rsidRDefault="00EF4BD5">
      <w:pPr>
        <w:pStyle w:val="BodyText"/>
        <w:spacing w:before="106"/>
        <w:jc w:val="left"/>
        <w:rPr>
          <w:rFonts w:ascii="Arial"/>
          <w:sz w:val="16"/>
        </w:rPr>
      </w:pPr>
    </w:p>
    <w:p w14:paraId="48BFC7F6" w14:textId="77777777" w:rsidR="00EF4BD5" w:rsidRDefault="00000000">
      <w:pPr>
        <w:ind w:left="322"/>
        <w:rPr>
          <w:rFonts w:ascii="Arial"/>
          <w:b/>
          <w:sz w:val="16"/>
        </w:rPr>
      </w:pPr>
      <w:r>
        <w:rPr>
          <w:rFonts w:ascii="Arial"/>
          <w:b/>
          <w:color w:val="1F262A"/>
          <w:sz w:val="16"/>
        </w:rPr>
        <w:t>Human</w:t>
      </w:r>
      <w:r>
        <w:rPr>
          <w:rFonts w:ascii="Arial"/>
          <w:b/>
          <w:color w:val="1F262A"/>
          <w:spacing w:val="15"/>
          <w:sz w:val="16"/>
        </w:rPr>
        <w:t xml:space="preserve"> </w:t>
      </w:r>
      <w:r>
        <w:rPr>
          <w:rFonts w:ascii="Arial"/>
          <w:b/>
          <w:color w:val="1F262A"/>
          <w:spacing w:val="-4"/>
          <w:sz w:val="16"/>
        </w:rPr>
        <w:t>role</w:t>
      </w:r>
    </w:p>
    <w:p w14:paraId="0067006A" w14:textId="77777777" w:rsidR="00EF4BD5" w:rsidRDefault="00EF4BD5">
      <w:pPr>
        <w:pStyle w:val="BodyText"/>
        <w:jc w:val="left"/>
        <w:rPr>
          <w:rFonts w:ascii="Arial"/>
          <w:b/>
          <w:sz w:val="16"/>
        </w:rPr>
      </w:pPr>
    </w:p>
    <w:p w14:paraId="0A878008" w14:textId="77777777" w:rsidR="00EF4BD5" w:rsidRDefault="00EF4BD5">
      <w:pPr>
        <w:pStyle w:val="BodyText"/>
        <w:spacing w:before="96"/>
        <w:jc w:val="left"/>
        <w:rPr>
          <w:rFonts w:ascii="Arial"/>
          <w:b/>
          <w:sz w:val="16"/>
        </w:rPr>
      </w:pPr>
    </w:p>
    <w:p w14:paraId="0B477C1E" w14:textId="77777777" w:rsidR="00EF4BD5" w:rsidRDefault="00000000">
      <w:pPr>
        <w:spacing w:before="1" w:line="244" w:lineRule="auto"/>
        <w:ind w:left="322" w:right="33"/>
        <w:rPr>
          <w:rFonts w:ascii="Arial"/>
          <w:b/>
          <w:sz w:val="16"/>
        </w:rPr>
      </w:pPr>
      <w:r>
        <w:rPr>
          <w:rFonts w:ascii="Arial"/>
          <w:b/>
          <w:color w:val="1F262A"/>
          <w:w w:val="105"/>
          <w:sz w:val="16"/>
        </w:rPr>
        <w:t>Without</w:t>
      </w:r>
      <w:r>
        <w:rPr>
          <w:rFonts w:ascii="Arial"/>
          <w:b/>
          <w:color w:val="1F262A"/>
          <w:spacing w:val="-12"/>
          <w:w w:val="105"/>
          <w:sz w:val="16"/>
        </w:rPr>
        <w:t xml:space="preserve"> </w:t>
      </w:r>
      <w:r>
        <w:rPr>
          <w:rFonts w:ascii="Arial"/>
          <w:b/>
          <w:color w:val="1F262A"/>
          <w:w w:val="105"/>
          <w:sz w:val="16"/>
        </w:rPr>
        <w:t xml:space="preserve">this </w:t>
      </w:r>
      <w:r>
        <w:rPr>
          <w:rFonts w:ascii="Arial"/>
          <w:b/>
          <w:color w:val="1F262A"/>
          <w:spacing w:val="-2"/>
          <w:sz w:val="16"/>
        </w:rPr>
        <w:t>involvement</w:t>
      </w:r>
    </w:p>
    <w:p w14:paraId="50713825" w14:textId="77777777" w:rsidR="00EF4BD5" w:rsidRDefault="00EF4BD5">
      <w:pPr>
        <w:pStyle w:val="BodyText"/>
        <w:jc w:val="left"/>
        <w:rPr>
          <w:rFonts w:ascii="Arial"/>
          <w:b/>
          <w:sz w:val="16"/>
        </w:rPr>
      </w:pPr>
    </w:p>
    <w:p w14:paraId="2283C94D" w14:textId="77777777" w:rsidR="00EF4BD5" w:rsidRDefault="00EF4BD5">
      <w:pPr>
        <w:pStyle w:val="BodyText"/>
        <w:jc w:val="left"/>
        <w:rPr>
          <w:rFonts w:ascii="Arial"/>
          <w:b/>
          <w:sz w:val="16"/>
        </w:rPr>
      </w:pPr>
    </w:p>
    <w:p w14:paraId="34CE4419" w14:textId="77777777" w:rsidR="00EF4BD5" w:rsidRDefault="00EF4BD5">
      <w:pPr>
        <w:pStyle w:val="BodyText"/>
        <w:spacing w:before="31"/>
        <w:jc w:val="left"/>
        <w:rPr>
          <w:rFonts w:ascii="Arial"/>
          <w:b/>
          <w:sz w:val="16"/>
        </w:rPr>
      </w:pPr>
    </w:p>
    <w:p w14:paraId="6817449A" w14:textId="77777777" w:rsidR="00EF4BD5" w:rsidRDefault="00000000">
      <w:pPr>
        <w:ind w:left="322"/>
        <w:rPr>
          <w:rFonts w:ascii="Arial"/>
          <w:b/>
          <w:sz w:val="16"/>
        </w:rPr>
      </w:pPr>
      <w:r>
        <w:rPr>
          <w:rFonts w:ascii="Arial"/>
          <w:b/>
          <w:color w:val="1F262A"/>
          <w:spacing w:val="-2"/>
          <w:w w:val="105"/>
          <w:sz w:val="16"/>
        </w:rPr>
        <w:t>Example</w:t>
      </w:r>
    </w:p>
    <w:p w14:paraId="5FAFB9C3" w14:textId="77777777" w:rsidR="00EF4BD5" w:rsidRDefault="00000000">
      <w:pPr>
        <w:spacing w:before="57"/>
        <w:ind w:left="284" w:right="1"/>
        <w:jc w:val="center"/>
        <w:rPr>
          <w:rFonts w:ascii="Arial"/>
          <w:b/>
          <w:sz w:val="18"/>
        </w:rPr>
      </w:pPr>
      <w:r>
        <w:br w:type="column"/>
      </w:r>
      <w:r>
        <w:rPr>
          <w:rFonts w:ascii="Arial"/>
          <w:b/>
          <w:color w:val="1F262A"/>
          <w:sz w:val="18"/>
        </w:rPr>
        <w:t>Required</w:t>
      </w:r>
      <w:r>
        <w:rPr>
          <w:rFonts w:ascii="Arial"/>
          <w:b/>
          <w:color w:val="1F262A"/>
          <w:spacing w:val="3"/>
          <w:sz w:val="18"/>
        </w:rPr>
        <w:t xml:space="preserve"> </w:t>
      </w:r>
      <w:r>
        <w:rPr>
          <w:rFonts w:ascii="Arial"/>
          <w:b/>
          <w:color w:val="1F262A"/>
          <w:spacing w:val="-2"/>
          <w:sz w:val="18"/>
        </w:rPr>
        <w:t>input</w:t>
      </w:r>
    </w:p>
    <w:p w14:paraId="7376444E" w14:textId="77777777" w:rsidR="00EF4BD5" w:rsidRDefault="00EF4BD5">
      <w:pPr>
        <w:pStyle w:val="BodyText"/>
        <w:jc w:val="left"/>
        <w:rPr>
          <w:rFonts w:ascii="Arial"/>
          <w:b/>
          <w:sz w:val="18"/>
        </w:rPr>
      </w:pPr>
    </w:p>
    <w:p w14:paraId="1B2755B4" w14:textId="77777777" w:rsidR="00EF4BD5" w:rsidRDefault="00EF4BD5">
      <w:pPr>
        <w:pStyle w:val="BodyText"/>
        <w:jc w:val="left"/>
        <w:rPr>
          <w:rFonts w:ascii="Arial"/>
          <w:b/>
          <w:sz w:val="18"/>
        </w:rPr>
      </w:pPr>
    </w:p>
    <w:p w14:paraId="4F0FAD7C" w14:textId="77777777" w:rsidR="00EF4BD5" w:rsidRDefault="00EF4BD5">
      <w:pPr>
        <w:pStyle w:val="BodyText"/>
        <w:jc w:val="left"/>
        <w:rPr>
          <w:rFonts w:ascii="Arial"/>
          <w:b/>
          <w:sz w:val="18"/>
        </w:rPr>
      </w:pPr>
    </w:p>
    <w:p w14:paraId="277F58BF" w14:textId="77777777" w:rsidR="00EF4BD5" w:rsidRDefault="00EF4BD5">
      <w:pPr>
        <w:pStyle w:val="BodyText"/>
        <w:jc w:val="left"/>
        <w:rPr>
          <w:rFonts w:ascii="Arial"/>
          <w:b/>
          <w:sz w:val="18"/>
        </w:rPr>
      </w:pPr>
    </w:p>
    <w:p w14:paraId="5B7C6409" w14:textId="77777777" w:rsidR="00EF4BD5" w:rsidRDefault="00EF4BD5">
      <w:pPr>
        <w:pStyle w:val="BodyText"/>
        <w:jc w:val="left"/>
        <w:rPr>
          <w:rFonts w:ascii="Arial"/>
          <w:b/>
          <w:sz w:val="18"/>
        </w:rPr>
      </w:pPr>
    </w:p>
    <w:p w14:paraId="4E16A681" w14:textId="77777777" w:rsidR="00EF4BD5" w:rsidRDefault="00EF4BD5">
      <w:pPr>
        <w:pStyle w:val="BodyText"/>
        <w:jc w:val="left"/>
        <w:rPr>
          <w:rFonts w:ascii="Arial"/>
          <w:b/>
          <w:sz w:val="18"/>
        </w:rPr>
      </w:pPr>
    </w:p>
    <w:p w14:paraId="55FE78A8" w14:textId="77777777" w:rsidR="00EF4BD5" w:rsidRDefault="00EF4BD5">
      <w:pPr>
        <w:pStyle w:val="BodyText"/>
        <w:jc w:val="left"/>
        <w:rPr>
          <w:rFonts w:ascii="Arial"/>
          <w:b/>
          <w:sz w:val="18"/>
        </w:rPr>
      </w:pPr>
    </w:p>
    <w:p w14:paraId="1E679E0C" w14:textId="77777777" w:rsidR="00EF4BD5" w:rsidRDefault="00EF4BD5">
      <w:pPr>
        <w:pStyle w:val="BodyText"/>
        <w:spacing w:before="166"/>
        <w:jc w:val="left"/>
        <w:rPr>
          <w:rFonts w:ascii="Arial"/>
          <w:b/>
          <w:sz w:val="18"/>
        </w:rPr>
      </w:pPr>
    </w:p>
    <w:p w14:paraId="0827041C" w14:textId="77777777" w:rsidR="00EF4BD5" w:rsidRDefault="00000000">
      <w:pPr>
        <w:spacing w:line="235" w:lineRule="auto"/>
        <w:ind w:left="284"/>
        <w:jc w:val="center"/>
        <w:rPr>
          <w:rFonts w:ascii="Arial"/>
          <w:sz w:val="16"/>
        </w:rPr>
      </w:pPr>
      <w:r>
        <w:rPr>
          <w:rFonts w:ascii="Arial"/>
          <w:noProof/>
          <w:sz w:val="16"/>
        </w:rPr>
        <mc:AlternateContent>
          <mc:Choice Requires="wpg">
            <w:drawing>
              <wp:anchor distT="0" distB="0" distL="0" distR="0" simplePos="0" relativeHeight="15763456" behindDoc="0" locked="0" layoutInCell="1" allowOverlap="1" wp14:anchorId="33B47BF7" wp14:editId="2E04708C">
                <wp:simplePos x="0" y="0"/>
                <wp:positionH relativeFrom="page">
                  <wp:posOffset>1774037</wp:posOffset>
                </wp:positionH>
                <wp:positionV relativeFrom="paragraph">
                  <wp:posOffset>-1045957</wp:posOffset>
                </wp:positionV>
                <wp:extent cx="1436370" cy="39624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6370" cy="396240"/>
                          <a:chOff x="0" y="0"/>
                          <a:chExt cx="1436370" cy="396240"/>
                        </a:xfrm>
                      </wpg:grpSpPr>
                      <wps:wsp>
                        <wps:cNvPr id="267" name="Graphic 267"/>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E6EDF0"/>
                          </a:solidFill>
                        </wps:spPr>
                        <wps:bodyPr wrap="square" lIns="0" tIns="0" rIns="0" bIns="0" rtlCol="0">
                          <a:prstTxWarp prst="textNoShape">
                            <a:avLst/>
                          </a:prstTxWarp>
                          <a:noAutofit/>
                        </wps:bodyPr>
                      </wps:wsp>
                      <wps:wsp>
                        <wps:cNvPr id="268" name="Graphic 268"/>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526D79"/>
                            </a:solidFill>
                            <a:prstDash val="solid"/>
                          </a:ln>
                        </wps:spPr>
                        <wps:bodyPr wrap="square" lIns="0" tIns="0" rIns="0" bIns="0" rtlCol="0">
                          <a:prstTxWarp prst="textNoShape">
                            <a:avLst/>
                          </a:prstTxWarp>
                          <a:noAutofit/>
                        </wps:bodyPr>
                      </wps:wsp>
                      <wps:wsp>
                        <wps:cNvPr id="269" name="Textbox 269"/>
                        <wps:cNvSpPr txBox="1"/>
                        <wps:spPr>
                          <a:xfrm>
                            <a:off x="0" y="0"/>
                            <a:ext cx="1436370" cy="396240"/>
                          </a:xfrm>
                          <a:prstGeom prst="rect">
                            <a:avLst/>
                          </a:prstGeom>
                        </wps:spPr>
                        <wps:txbx>
                          <w:txbxContent>
                            <w:p w14:paraId="42608F2F" w14:textId="77777777" w:rsidR="00EF4BD5" w:rsidRDefault="00000000">
                              <w:pPr>
                                <w:spacing w:before="138" w:line="223" w:lineRule="auto"/>
                                <w:ind w:left="737" w:right="334" w:hanging="393"/>
                                <w:rPr>
                                  <w:rFonts w:ascii="Arial"/>
                                  <w:sz w:val="16"/>
                                </w:rPr>
                              </w:pPr>
                              <w:r>
                                <w:rPr>
                                  <w:rFonts w:ascii="Arial"/>
                                  <w:color w:val="1F262A"/>
                                  <w:w w:val="105"/>
                                  <w:sz w:val="16"/>
                                </w:rPr>
                                <w:t>Enables</w:t>
                              </w:r>
                              <w:r>
                                <w:rPr>
                                  <w:rFonts w:ascii="Arial"/>
                                  <w:color w:val="1F262A"/>
                                  <w:spacing w:val="-12"/>
                                  <w:w w:val="105"/>
                                  <w:sz w:val="16"/>
                                </w:rPr>
                                <w:t xml:space="preserve"> </w:t>
                              </w:r>
                              <w:r>
                                <w:rPr>
                                  <w:rFonts w:ascii="Arial"/>
                                  <w:color w:val="1F262A"/>
                                  <w:w w:val="105"/>
                                  <w:sz w:val="16"/>
                                </w:rPr>
                                <w:t>the</w:t>
                              </w:r>
                              <w:r>
                                <w:rPr>
                                  <w:rFonts w:ascii="Arial"/>
                                  <w:color w:val="1F262A"/>
                                  <w:spacing w:val="-12"/>
                                  <w:w w:val="105"/>
                                  <w:sz w:val="16"/>
                                </w:rPr>
                                <w:t xml:space="preserve"> </w:t>
                              </w:r>
                              <w:r>
                                <w:rPr>
                                  <w:rFonts w:ascii="Arial"/>
                                  <w:color w:val="1F262A"/>
                                  <w:w w:val="105"/>
                                  <w:sz w:val="16"/>
                                </w:rPr>
                                <w:t>workflow to proceed</w:t>
                              </w:r>
                            </w:p>
                          </w:txbxContent>
                        </wps:txbx>
                        <wps:bodyPr wrap="square" lIns="0" tIns="0" rIns="0" bIns="0" rtlCol="0">
                          <a:noAutofit/>
                        </wps:bodyPr>
                      </wps:wsp>
                    </wpg:wgp>
                  </a:graphicData>
                </a:graphic>
              </wp:anchor>
            </w:drawing>
          </mc:Choice>
          <mc:Fallback>
            <w:pict>
              <v:group w14:anchorId="33B47BF7" id="Group 266" o:spid="_x0000_s1279" style="position:absolute;left:0;text-align:left;margin-left:139.7pt;margin-top:-82.35pt;width:113.1pt;height:31.2pt;z-index:15763456;mso-wrap-distance-left:0;mso-wrap-distance-right:0;mso-position-horizontal-relative:page;mso-position-vertical-relative:text" coordsize="143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">
                <v:shape id="Graphic 267" o:spid="_x0000_s1280"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" path="m1390937,l36797,,20698,2299,9199,9199,2299,20698,,36797,,350800r2299,16099l9199,378398r11499,6900l36797,387598r1354140,l1407036,385298r11499,-6900l1425434,366899r2300,-16099l1427734,36797r-2300,-16099l1418535,9199,1407036,2299,1390937,xe" fillcolor="#e6edf0" stroked="f">
                  <v:path arrowok="t"/>
                </v:shape>
                <v:shape id="Graphic 268" o:spid="_x0000_s1281"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" path="m36797,387598r1354140,l1407036,385298r11499,-6900l1425434,366899r2300,-16099l1427734,36797r-2300,-16099l1418535,9199,1407036,2299,1390937,,36797,,20698,2299,9199,9199,2299,20698,,36797,,350800r2299,16099l9199,378398r11499,6900l36797,387598xe" filled="f" strokecolor="#526d79" strokeweight=".22714mm">
                  <v:path arrowok="t"/>
                </v:shape>
                <v:shape id="Textbox 269" o:spid="_x0000_s1282" type="#_x0000_t202" style="position:absolute;width:14363;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42608F2F" w14:textId="77777777" w:rsidR="00EF4BD5" w:rsidRDefault="00000000">
                        <w:pPr>
                          <w:spacing w:before="138" w:line="223" w:lineRule="auto"/>
                          <w:ind w:left="737" w:right="334" w:hanging="393"/>
                          <w:rPr>
                            <w:rFonts w:ascii="Arial"/>
                            <w:sz w:val="16"/>
                          </w:rPr>
                        </w:pPr>
                        <w:r>
                          <w:rPr>
                            <w:rFonts w:ascii="Arial"/>
                            <w:color w:val="1F262A"/>
                            <w:w w:val="105"/>
                            <w:sz w:val="16"/>
                          </w:rPr>
                          <w:t>Enables</w:t>
                        </w:r>
                        <w:r>
                          <w:rPr>
                            <w:rFonts w:ascii="Arial"/>
                            <w:color w:val="1F262A"/>
                            <w:spacing w:val="-12"/>
                            <w:w w:val="105"/>
                            <w:sz w:val="16"/>
                          </w:rPr>
                          <w:t xml:space="preserve"> </w:t>
                        </w:r>
                        <w:r>
                          <w:rPr>
                            <w:rFonts w:ascii="Arial"/>
                            <w:color w:val="1F262A"/>
                            <w:w w:val="105"/>
                            <w:sz w:val="16"/>
                          </w:rPr>
                          <w:t>the</w:t>
                        </w:r>
                        <w:r>
                          <w:rPr>
                            <w:rFonts w:ascii="Arial"/>
                            <w:color w:val="1F262A"/>
                            <w:spacing w:val="-12"/>
                            <w:w w:val="105"/>
                            <w:sz w:val="16"/>
                          </w:rPr>
                          <w:t xml:space="preserve"> </w:t>
                        </w:r>
                        <w:r>
                          <w:rPr>
                            <w:rFonts w:ascii="Arial"/>
                            <w:color w:val="1F262A"/>
                            <w:w w:val="105"/>
                            <w:sz w:val="16"/>
                          </w:rPr>
                          <w:t>workflow to proceed</w:t>
                        </w:r>
                      </w:p>
                    </w:txbxContent>
                  </v:textbox>
                </v:shape>
                <w10:wrap anchorx="page"/>
              </v:group>
            </w:pict>
          </mc:Fallback>
        </mc:AlternateContent>
      </w:r>
      <w:r>
        <w:rPr>
          <w:rFonts w:ascii="Arial"/>
          <w:noProof/>
          <w:sz w:val="16"/>
        </w:rPr>
        <mc:AlternateContent>
          <mc:Choice Requires="wpg">
            <w:drawing>
              <wp:anchor distT="0" distB="0" distL="0" distR="0" simplePos="0" relativeHeight="15763968" behindDoc="0" locked="0" layoutInCell="1" allowOverlap="1" wp14:anchorId="7B5E7F13" wp14:editId="733E0265">
                <wp:simplePos x="0" y="0"/>
                <wp:positionH relativeFrom="page">
                  <wp:posOffset>1774037</wp:posOffset>
                </wp:positionH>
                <wp:positionV relativeFrom="paragraph">
                  <wp:posOffset>-574952</wp:posOffset>
                </wp:positionV>
                <wp:extent cx="1436370" cy="396240"/>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6370" cy="396240"/>
                          <a:chOff x="0" y="0"/>
                          <a:chExt cx="1436370" cy="396240"/>
                        </a:xfrm>
                      </wpg:grpSpPr>
                      <wps:wsp>
                        <wps:cNvPr id="271" name="Graphic 271"/>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F0F2F2"/>
                          </a:solidFill>
                        </wps:spPr>
                        <wps:bodyPr wrap="square" lIns="0" tIns="0" rIns="0" bIns="0" rtlCol="0">
                          <a:prstTxWarp prst="textNoShape">
                            <a:avLst/>
                          </a:prstTxWarp>
                          <a:noAutofit/>
                        </wps:bodyPr>
                      </wps:wsp>
                      <wps:wsp>
                        <wps:cNvPr id="272" name="Graphic 272"/>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747C82"/>
                            </a:solidFill>
                            <a:prstDash val="solid"/>
                          </a:ln>
                        </wps:spPr>
                        <wps:bodyPr wrap="square" lIns="0" tIns="0" rIns="0" bIns="0" rtlCol="0">
                          <a:prstTxWarp prst="textNoShape">
                            <a:avLst/>
                          </a:prstTxWarp>
                          <a:noAutofit/>
                        </wps:bodyPr>
                      </wps:wsp>
                      <wps:wsp>
                        <wps:cNvPr id="273" name="Textbox 273"/>
                        <wps:cNvSpPr txBox="1"/>
                        <wps:spPr>
                          <a:xfrm>
                            <a:off x="0" y="0"/>
                            <a:ext cx="1436370" cy="396240"/>
                          </a:xfrm>
                          <a:prstGeom prst="rect">
                            <a:avLst/>
                          </a:prstGeom>
                        </wps:spPr>
                        <wps:txbx>
                          <w:txbxContent>
                            <w:p w14:paraId="7EDB6FB5" w14:textId="77777777" w:rsidR="00EF4BD5" w:rsidRDefault="00000000">
                              <w:pPr>
                                <w:spacing w:before="111" w:line="244" w:lineRule="auto"/>
                                <w:ind w:left="349" w:right="339" w:firstLine="286"/>
                                <w:rPr>
                                  <w:rFonts w:ascii="Arial"/>
                                  <w:sz w:val="16"/>
                                </w:rPr>
                              </w:pPr>
                              <w:r>
                                <w:rPr>
                                  <w:rFonts w:ascii="Arial"/>
                                  <w:color w:val="1F262A"/>
                                  <w:w w:val="105"/>
                                  <w:sz w:val="16"/>
                                </w:rPr>
                                <w:t>Pipeline halts until</w:t>
                              </w:r>
                              <w:r>
                                <w:rPr>
                                  <w:rFonts w:ascii="Arial"/>
                                  <w:color w:val="1F262A"/>
                                  <w:spacing w:val="-14"/>
                                  <w:w w:val="105"/>
                                  <w:sz w:val="16"/>
                                </w:rPr>
                                <w:t xml:space="preserve"> </w:t>
                              </w:r>
                              <w:r>
                                <w:rPr>
                                  <w:rFonts w:ascii="Arial"/>
                                  <w:color w:val="1F262A"/>
                                  <w:w w:val="105"/>
                                  <w:sz w:val="16"/>
                                </w:rPr>
                                <w:t>input</w:t>
                              </w:r>
                              <w:r>
                                <w:rPr>
                                  <w:rFonts w:ascii="Arial"/>
                                  <w:color w:val="1F262A"/>
                                  <w:spacing w:val="-12"/>
                                  <w:w w:val="105"/>
                                  <w:sz w:val="16"/>
                                </w:rPr>
                                <w:t xml:space="preserve"> </w:t>
                              </w:r>
                              <w:r>
                                <w:rPr>
                                  <w:rFonts w:ascii="Arial"/>
                                  <w:color w:val="1F262A"/>
                                  <w:w w:val="105"/>
                                  <w:sz w:val="16"/>
                                </w:rPr>
                                <w:t>is</w:t>
                              </w:r>
                              <w:r>
                                <w:rPr>
                                  <w:rFonts w:ascii="Arial"/>
                                  <w:color w:val="1F262A"/>
                                  <w:spacing w:val="-11"/>
                                  <w:w w:val="105"/>
                                  <w:sz w:val="16"/>
                                </w:rPr>
                                <w:t xml:space="preserve"> </w:t>
                              </w:r>
                              <w:r>
                                <w:rPr>
                                  <w:rFonts w:ascii="Arial"/>
                                  <w:color w:val="1F262A"/>
                                  <w:w w:val="105"/>
                                  <w:sz w:val="16"/>
                                </w:rPr>
                                <w:t>provided</w:t>
                              </w:r>
                            </w:p>
                          </w:txbxContent>
                        </wps:txbx>
                        <wps:bodyPr wrap="square" lIns="0" tIns="0" rIns="0" bIns="0" rtlCol="0">
                          <a:noAutofit/>
                        </wps:bodyPr>
                      </wps:wsp>
                    </wpg:wgp>
                  </a:graphicData>
                </a:graphic>
              </wp:anchor>
            </w:drawing>
          </mc:Choice>
          <mc:Fallback>
            <w:pict>
              <v:group w14:anchorId="7B5E7F13" id="Group 270" o:spid="_x0000_s1283" style="position:absolute;left:0;text-align:left;margin-left:139.7pt;margin-top:-45.25pt;width:113.1pt;height:31.2pt;z-index:15763968;mso-wrap-distance-left:0;mso-wrap-distance-right:0;mso-position-horizontal-relative:page;mso-position-vertical-relative:text" coordsize="143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">
                <v:shape id="Graphic 271" o:spid="_x0000_s1284"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" path="m1390937,l36797,,20698,2299,9199,9199,2299,20698,,36797,,350800r2299,16099l9199,378398r11499,6900l36797,387598r1354140,l1407036,385298r11499,-6900l1425434,366899r2300,-16099l1427734,36797r-2300,-16099l1418535,9199,1407036,2299,1390937,xe" fillcolor="#f0f2f2" stroked="f">
                  <v:path arrowok="t"/>
                </v:shape>
                <v:shape id="Graphic 272" o:spid="_x0000_s1285"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" path="m36797,387598r1354140,l1407036,385298r11499,-6900l1425434,366899r2300,-16099l1427734,36797r-2300,-16099l1418535,9199,1407036,2299,1390937,,36797,,20698,2299,9199,9199,2299,20698,,36797,,350800r2299,16099l9199,378398r11499,6900l36797,387598xe" filled="f" strokecolor="#747c82" strokeweight=".22714mm">
                  <v:path arrowok="t"/>
                </v:shape>
                <v:shape id="Textbox 273" o:spid="_x0000_s1286" type="#_x0000_t202" style="position:absolute;width:14363;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7EDB6FB5" w14:textId="77777777" w:rsidR="00EF4BD5" w:rsidRDefault="00000000">
                        <w:pPr>
                          <w:spacing w:before="111" w:line="244" w:lineRule="auto"/>
                          <w:ind w:left="349" w:right="339" w:firstLine="286"/>
                          <w:rPr>
                            <w:rFonts w:ascii="Arial"/>
                            <w:sz w:val="16"/>
                          </w:rPr>
                        </w:pPr>
                        <w:r>
                          <w:rPr>
                            <w:rFonts w:ascii="Arial"/>
                            <w:color w:val="1F262A"/>
                            <w:w w:val="105"/>
                            <w:sz w:val="16"/>
                          </w:rPr>
                          <w:t>Pipeline halts until</w:t>
                        </w:r>
                        <w:r>
                          <w:rPr>
                            <w:rFonts w:ascii="Arial"/>
                            <w:color w:val="1F262A"/>
                            <w:spacing w:val="-14"/>
                            <w:w w:val="105"/>
                            <w:sz w:val="16"/>
                          </w:rPr>
                          <w:t xml:space="preserve"> </w:t>
                        </w:r>
                        <w:r>
                          <w:rPr>
                            <w:rFonts w:ascii="Arial"/>
                            <w:color w:val="1F262A"/>
                            <w:w w:val="105"/>
                            <w:sz w:val="16"/>
                          </w:rPr>
                          <w:t>input</w:t>
                        </w:r>
                        <w:r>
                          <w:rPr>
                            <w:rFonts w:ascii="Arial"/>
                            <w:color w:val="1F262A"/>
                            <w:spacing w:val="-12"/>
                            <w:w w:val="105"/>
                            <w:sz w:val="16"/>
                          </w:rPr>
                          <w:t xml:space="preserve"> </w:t>
                        </w:r>
                        <w:r>
                          <w:rPr>
                            <w:rFonts w:ascii="Arial"/>
                            <w:color w:val="1F262A"/>
                            <w:w w:val="105"/>
                            <w:sz w:val="16"/>
                          </w:rPr>
                          <w:t>is</w:t>
                        </w:r>
                        <w:r>
                          <w:rPr>
                            <w:rFonts w:ascii="Arial"/>
                            <w:color w:val="1F262A"/>
                            <w:spacing w:val="-11"/>
                            <w:w w:val="105"/>
                            <w:sz w:val="16"/>
                          </w:rPr>
                          <w:t xml:space="preserve"> </w:t>
                        </w:r>
                        <w:r>
                          <w:rPr>
                            <w:rFonts w:ascii="Arial"/>
                            <w:color w:val="1F262A"/>
                            <w:w w:val="105"/>
                            <w:sz w:val="16"/>
                          </w:rPr>
                          <w:t>provided</w:t>
                        </w:r>
                      </w:p>
                    </w:txbxContent>
                  </v:textbox>
                </v:shape>
                <w10:wrap anchorx="page"/>
              </v:group>
            </w:pict>
          </mc:Fallback>
        </mc:AlternateContent>
      </w:r>
      <w:r>
        <w:rPr>
          <w:rFonts w:ascii="Arial"/>
          <w:color w:val="1F262A"/>
          <w:sz w:val="16"/>
        </w:rPr>
        <w:t>Reviewer</w:t>
      </w:r>
      <w:r>
        <w:rPr>
          <w:rFonts w:ascii="Arial"/>
          <w:color w:val="1F262A"/>
          <w:spacing w:val="-12"/>
          <w:sz w:val="16"/>
        </w:rPr>
        <w:t xml:space="preserve"> </w:t>
      </w:r>
      <w:r>
        <w:rPr>
          <w:rFonts w:ascii="Arial"/>
          <w:color w:val="1F262A"/>
          <w:sz w:val="16"/>
        </w:rPr>
        <w:t>sign-off</w:t>
      </w:r>
      <w:r>
        <w:rPr>
          <w:rFonts w:ascii="Arial"/>
          <w:color w:val="1F262A"/>
          <w:spacing w:val="-11"/>
          <w:sz w:val="16"/>
        </w:rPr>
        <w:t xml:space="preserve"> </w:t>
      </w:r>
      <w:r>
        <w:rPr>
          <w:rFonts w:ascii="Arial"/>
          <w:color w:val="1F262A"/>
          <w:sz w:val="16"/>
        </w:rPr>
        <w:t>before screening decisions</w:t>
      </w:r>
    </w:p>
    <w:p w14:paraId="5BD5602A" w14:textId="77777777" w:rsidR="00EF4BD5" w:rsidRDefault="00000000">
      <w:pPr>
        <w:spacing w:before="15"/>
        <w:ind w:left="284" w:right="2"/>
        <w:jc w:val="center"/>
        <w:rPr>
          <w:rFonts w:ascii="Arial"/>
          <w:sz w:val="16"/>
        </w:rPr>
      </w:pPr>
      <w:r>
        <w:rPr>
          <w:rFonts w:ascii="Arial"/>
          <w:color w:val="1F262A"/>
          <w:sz w:val="16"/>
        </w:rPr>
        <w:t>are</w:t>
      </w:r>
      <w:r>
        <w:rPr>
          <w:rFonts w:ascii="Arial"/>
          <w:color w:val="1F262A"/>
          <w:spacing w:val="-2"/>
          <w:sz w:val="16"/>
        </w:rPr>
        <w:t xml:space="preserve"> finalized</w:t>
      </w:r>
    </w:p>
    <w:p w14:paraId="23D71BBA" w14:textId="77777777" w:rsidR="00EF4BD5" w:rsidRDefault="00000000">
      <w:pPr>
        <w:spacing w:before="58"/>
        <w:ind w:left="283"/>
        <w:jc w:val="center"/>
        <w:rPr>
          <w:rFonts w:ascii="Arial"/>
          <w:b/>
          <w:sz w:val="18"/>
        </w:rPr>
      </w:pPr>
      <w:r>
        <w:br w:type="column"/>
      </w:r>
      <w:r>
        <w:rPr>
          <w:rFonts w:ascii="Arial"/>
          <w:b/>
          <w:color w:val="1F262A"/>
          <w:sz w:val="18"/>
        </w:rPr>
        <w:t>Optional</w:t>
      </w:r>
      <w:r>
        <w:rPr>
          <w:rFonts w:ascii="Arial"/>
          <w:b/>
          <w:color w:val="1F262A"/>
          <w:spacing w:val="3"/>
          <w:sz w:val="18"/>
        </w:rPr>
        <w:t xml:space="preserve"> </w:t>
      </w:r>
      <w:r>
        <w:rPr>
          <w:rFonts w:ascii="Arial"/>
          <w:b/>
          <w:color w:val="1F262A"/>
          <w:spacing w:val="-2"/>
          <w:sz w:val="18"/>
        </w:rPr>
        <w:t>input</w:t>
      </w:r>
    </w:p>
    <w:p w14:paraId="0E4F7AB3" w14:textId="77777777" w:rsidR="00EF4BD5" w:rsidRDefault="00EF4BD5">
      <w:pPr>
        <w:pStyle w:val="BodyText"/>
        <w:jc w:val="left"/>
        <w:rPr>
          <w:rFonts w:ascii="Arial"/>
          <w:b/>
          <w:sz w:val="18"/>
        </w:rPr>
      </w:pPr>
    </w:p>
    <w:p w14:paraId="1A22ED7C" w14:textId="77777777" w:rsidR="00EF4BD5" w:rsidRDefault="00EF4BD5">
      <w:pPr>
        <w:pStyle w:val="BodyText"/>
        <w:jc w:val="left"/>
        <w:rPr>
          <w:rFonts w:ascii="Arial"/>
          <w:b/>
          <w:sz w:val="18"/>
        </w:rPr>
      </w:pPr>
    </w:p>
    <w:p w14:paraId="48FD7A53" w14:textId="77777777" w:rsidR="00EF4BD5" w:rsidRDefault="00EF4BD5">
      <w:pPr>
        <w:pStyle w:val="BodyText"/>
        <w:jc w:val="left"/>
        <w:rPr>
          <w:rFonts w:ascii="Arial"/>
          <w:b/>
          <w:sz w:val="18"/>
        </w:rPr>
      </w:pPr>
    </w:p>
    <w:p w14:paraId="3F4A988C" w14:textId="77777777" w:rsidR="00EF4BD5" w:rsidRDefault="00EF4BD5">
      <w:pPr>
        <w:pStyle w:val="BodyText"/>
        <w:jc w:val="left"/>
        <w:rPr>
          <w:rFonts w:ascii="Arial"/>
          <w:b/>
          <w:sz w:val="18"/>
        </w:rPr>
      </w:pPr>
    </w:p>
    <w:p w14:paraId="2BCAF6E5" w14:textId="77777777" w:rsidR="00EF4BD5" w:rsidRDefault="00EF4BD5">
      <w:pPr>
        <w:pStyle w:val="BodyText"/>
        <w:jc w:val="left"/>
        <w:rPr>
          <w:rFonts w:ascii="Arial"/>
          <w:b/>
          <w:sz w:val="18"/>
        </w:rPr>
      </w:pPr>
    </w:p>
    <w:p w14:paraId="246E8656" w14:textId="77777777" w:rsidR="00EF4BD5" w:rsidRDefault="00EF4BD5">
      <w:pPr>
        <w:pStyle w:val="BodyText"/>
        <w:jc w:val="left"/>
        <w:rPr>
          <w:rFonts w:ascii="Arial"/>
          <w:b/>
          <w:sz w:val="18"/>
        </w:rPr>
      </w:pPr>
    </w:p>
    <w:p w14:paraId="3F244E3C" w14:textId="77777777" w:rsidR="00EF4BD5" w:rsidRDefault="00EF4BD5">
      <w:pPr>
        <w:pStyle w:val="BodyText"/>
        <w:jc w:val="left"/>
        <w:rPr>
          <w:rFonts w:ascii="Arial"/>
          <w:b/>
          <w:sz w:val="18"/>
        </w:rPr>
      </w:pPr>
    </w:p>
    <w:p w14:paraId="6EDA2817" w14:textId="77777777" w:rsidR="00EF4BD5" w:rsidRDefault="00EF4BD5">
      <w:pPr>
        <w:pStyle w:val="BodyText"/>
        <w:spacing w:before="163"/>
        <w:jc w:val="left"/>
        <w:rPr>
          <w:rFonts w:ascii="Arial"/>
          <w:b/>
          <w:sz w:val="18"/>
        </w:rPr>
      </w:pPr>
    </w:p>
    <w:p w14:paraId="4240E175" w14:textId="77777777" w:rsidR="00EF4BD5" w:rsidRDefault="00000000">
      <w:pPr>
        <w:spacing w:line="244" w:lineRule="auto"/>
        <w:ind w:left="322" w:right="38"/>
        <w:jc w:val="center"/>
        <w:rPr>
          <w:rFonts w:ascii="Arial"/>
          <w:sz w:val="16"/>
        </w:rPr>
      </w:pPr>
      <w:r>
        <w:rPr>
          <w:rFonts w:ascii="Arial"/>
          <w:noProof/>
          <w:sz w:val="16"/>
        </w:rPr>
        <mc:AlternateContent>
          <mc:Choice Requires="wpg">
            <w:drawing>
              <wp:anchor distT="0" distB="0" distL="0" distR="0" simplePos="0" relativeHeight="15764480" behindDoc="0" locked="0" layoutInCell="1" allowOverlap="1" wp14:anchorId="2CEEDEB2" wp14:editId="62E20BD5">
                <wp:simplePos x="0" y="0"/>
                <wp:positionH relativeFrom="page">
                  <wp:posOffset>3348961</wp:posOffset>
                </wp:positionH>
                <wp:positionV relativeFrom="paragraph">
                  <wp:posOffset>-1044687</wp:posOffset>
                </wp:positionV>
                <wp:extent cx="1436370" cy="39624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6370" cy="396240"/>
                          <a:chOff x="0" y="0"/>
                          <a:chExt cx="1436370" cy="396240"/>
                        </a:xfrm>
                      </wpg:grpSpPr>
                      <wps:wsp>
                        <wps:cNvPr id="275" name="Graphic 275"/>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E6EDF0"/>
                          </a:solidFill>
                        </wps:spPr>
                        <wps:bodyPr wrap="square" lIns="0" tIns="0" rIns="0" bIns="0" rtlCol="0">
                          <a:prstTxWarp prst="textNoShape">
                            <a:avLst/>
                          </a:prstTxWarp>
                          <a:noAutofit/>
                        </wps:bodyPr>
                      </wps:wsp>
                      <wps:wsp>
                        <wps:cNvPr id="276" name="Graphic 276"/>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526D79"/>
                            </a:solidFill>
                            <a:prstDash val="solid"/>
                          </a:ln>
                        </wps:spPr>
                        <wps:bodyPr wrap="square" lIns="0" tIns="0" rIns="0" bIns="0" rtlCol="0">
                          <a:prstTxWarp prst="textNoShape">
                            <a:avLst/>
                          </a:prstTxWarp>
                          <a:noAutofit/>
                        </wps:bodyPr>
                      </wps:wsp>
                      <wps:wsp>
                        <wps:cNvPr id="277" name="Textbox 277"/>
                        <wps:cNvSpPr txBox="1"/>
                        <wps:spPr>
                          <a:xfrm>
                            <a:off x="0" y="0"/>
                            <a:ext cx="1436370" cy="396240"/>
                          </a:xfrm>
                          <a:prstGeom prst="rect">
                            <a:avLst/>
                          </a:prstGeom>
                        </wps:spPr>
                        <wps:txbx>
                          <w:txbxContent>
                            <w:p w14:paraId="5BD51925" w14:textId="77777777" w:rsidR="00EF4BD5" w:rsidRDefault="00000000">
                              <w:pPr>
                                <w:spacing w:before="111"/>
                                <w:jc w:val="center"/>
                                <w:rPr>
                                  <w:rFonts w:ascii="Arial"/>
                                  <w:sz w:val="16"/>
                                </w:rPr>
                              </w:pPr>
                              <w:r>
                                <w:rPr>
                                  <w:rFonts w:ascii="Arial"/>
                                  <w:color w:val="1F262A"/>
                                  <w:sz w:val="16"/>
                                </w:rPr>
                                <w:t>Optionally</w:t>
                              </w:r>
                              <w:r>
                                <w:rPr>
                                  <w:rFonts w:ascii="Arial"/>
                                  <w:color w:val="1F262A"/>
                                  <w:spacing w:val="19"/>
                                  <w:sz w:val="16"/>
                                </w:rPr>
                                <w:t xml:space="preserve"> </w:t>
                              </w:r>
                              <w:r>
                                <w:rPr>
                                  <w:rFonts w:ascii="Arial"/>
                                  <w:color w:val="1F262A"/>
                                  <w:spacing w:val="-2"/>
                                  <w:sz w:val="16"/>
                                </w:rPr>
                                <w:t>changes</w:t>
                              </w:r>
                            </w:p>
                            <w:p w14:paraId="19327676" w14:textId="77777777" w:rsidR="00EF4BD5" w:rsidRDefault="00000000">
                              <w:pPr>
                                <w:spacing w:before="2"/>
                                <w:jc w:val="center"/>
                                <w:rPr>
                                  <w:rFonts w:ascii="Arial"/>
                                  <w:sz w:val="16"/>
                                </w:rPr>
                              </w:pPr>
                              <w:r>
                                <w:rPr>
                                  <w:rFonts w:ascii="Arial"/>
                                  <w:color w:val="1F262A"/>
                                  <w:w w:val="105"/>
                                  <w:sz w:val="16"/>
                                </w:rPr>
                                <w:t>a</w:t>
                              </w:r>
                              <w:r>
                                <w:rPr>
                                  <w:rFonts w:ascii="Arial"/>
                                  <w:color w:val="1F262A"/>
                                  <w:spacing w:val="-9"/>
                                  <w:w w:val="105"/>
                                  <w:sz w:val="16"/>
                                </w:rPr>
                                <w:t xml:space="preserve"> </w:t>
                              </w:r>
                              <w:r>
                                <w:rPr>
                                  <w:rFonts w:ascii="Arial"/>
                                  <w:color w:val="1F262A"/>
                                  <w:w w:val="105"/>
                                  <w:sz w:val="16"/>
                                </w:rPr>
                                <w:t>system</w:t>
                              </w:r>
                              <w:r>
                                <w:rPr>
                                  <w:rFonts w:ascii="Arial"/>
                                  <w:color w:val="1F262A"/>
                                  <w:spacing w:val="-9"/>
                                  <w:w w:val="105"/>
                                  <w:sz w:val="16"/>
                                </w:rPr>
                                <w:t xml:space="preserve"> </w:t>
                              </w:r>
                              <w:r>
                                <w:rPr>
                                  <w:rFonts w:ascii="Arial"/>
                                  <w:color w:val="1F262A"/>
                                  <w:w w:val="105"/>
                                  <w:sz w:val="16"/>
                                </w:rPr>
                                <w:t>decision</w:t>
                              </w:r>
                              <w:r>
                                <w:rPr>
                                  <w:rFonts w:ascii="Arial"/>
                                  <w:color w:val="1F262A"/>
                                  <w:spacing w:val="-9"/>
                                  <w:w w:val="105"/>
                                  <w:sz w:val="16"/>
                                </w:rPr>
                                <w:t xml:space="preserve"> </w:t>
                              </w:r>
                              <w:r>
                                <w:rPr>
                                  <w:rFonts w:ascii="Arial"/>
                                  <w:color w:val="1F262A"/>
                                  <w:w w:val="105"/>
                                  <w:sz w:val="16"/>
                                </w:rPr>
                                <w:t>or</w:t>
                              </w:r>
                              <w:r>
                                <w:rPr>
                                  <w:rFonts w:ascii="Arial"/>
                                  <w:color w:val="1F262A"/>
                                  <w:spacing w:val="-9"/>
                                  <w:w w:val="105"/>
                                  <w:sz w:val="16"/>
                                </w:rPr>
                                <w:t xml:space="preserve"> </w:t>
                              </w:r>
                              <w:r>
                                <w:rPr>
                                  <w:rFonts w:ascii="Arial"/>
                                  <w:color w:val="1F262A"/>
                                  <w:spacing w:val="-2"/>
                                  <w:w w:val="105"/>
                                  <w:sz w:val="16"/>
                                </w:rPr>
                                <w:t>output</w:t>
                              </w:r>
                            </w:p>
                          </w:txbxContent>
                        </wps:txbx>
                        <wps:bodyPr wrap="square" lIns="0" tIns="0" rIns="0" bIns="0" rtlCol="0">
                          <a:noAutofit/>
                        </wps:bodyPr>
                      </wps:wsp>
                    </wpg:wgp>
                  </a:graphicData>
                </a:graphic>
              </wp:anchor>
            </w:drawing>
          </mc:Choice>
          <mc:Fallback>
            <w:pict>
              <v:group w14:anchorId="2CEEDEB2" id="Group 274" o:spid="_x0000_s1287" style="position:absolute;left:0;text-align:left;margin-left:263.7pt;margin-top:-82.25pt;width:113.1pt;height:31.2pt;z-index:15764480;mso-wrap-distance-left:0;mso-wrap-distance-right:0;mso-position-horizontal-relative:page;mso-position-vertical-relative:text" coordsize="143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">
                <v:shape id="Graphic 275" o:spid="_x0000_s1288"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" path="m1390937,l36797,,20698,2299,9199,9199,2299,20698,,36797,,350800r2299,16099l9199,378398r11499,6900l36797,387598r1354140,l1407036,385298r11499,-6900l1425434,366899r2300,-16099l1427734,36797r-2300,-16099l1418535,9199,1407036,2299,1390937,xe" fillcolor="#e6edf0" stroked="f">
                  <v:path arrowok="t"/>
                </v:shape>
                <v:shape id="Graphic 276" o:spid="_x0000_s1289"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" path="m36797,387598r1354140,l1407036,385298r11499,-6900l1425434,366899r2300,-16099l1427734,36797r-2300,-16099l1418535,9199,1407036,2299,1390937,,36797,,20698,2299,9199,9199,2299,20698,,36797,,350800r2299,16099l9199,378398r11499,6900l36797,387598xe" filled="f" strokecolor="#526d79" strokeweight=".22714mm">
                  <v:path arrowok="t"/>
                </v:shape>
                <v:shape id="Textbox 277" o:spid="_x0000_s1290" type="#_x0000_t202" style="position:absolute;width:14363;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5BD51925" w14:textId="77777777" w:rsidR="00EF4BD5" w:rsidRDefault="00000000">
                        <w:pPr>
                          <w:spacing w:before="111"/>
                          <w:jc w:val="center"/>
                          <w:rPr>
                            <w:rFonts w:ascii="Arial"/>
                            <w:sz w:val="16"/>
                          </w:rPr>
                        </w:pPr>
                        <w:r>
                          <w:rPr>
                            <w:rFonts w:ascii="Arial"/>
                            <w:color w:val="1F262A"/>
                            <w:sz w:val="16"/>
                          </w:rPr>
                          <w:t>Optionally</w:t>
                        </w:r>
                        <w:r>
                          <w:rPr>
                            <w:rFonts w:ascii="Arial"/>
                            <w:color w:val="1F262A"/>
                            <w:spacing w:val="19"/>
                            <w:sz w:val="16"/>
                          </w:rPr>
                          <w:t xml:space="preserve"> </w:t>
                        </w:r>
                        <w:r>
                          <w:rPr>
                            <w:rFonts w:ascii="Arial"/>
                            <w:color w:val="1F262A"/>
                            <w:spacing w:val="-2"/>
                            <w:sz w:val="16"/>
                          </w:rPr>
                          <w:t>changes</w:t>
                        </w:r>
                      </w:p>
                      <w:p w14:paraId="19327676" w14:textId="77777777" w:rsidR="00EF4BD5" w:rsidRDefault="00000000">
                        <w:pPr>
                          <w:spacing w:before="2"/>
                          <w:jc w:val="center"/>
                          <w:rPr>
                            <w:rFonts w:ascii="Arial"/>
                            <w:sz w:val="16"/>
                          </w:rPr>
                        </w:pPr>
                        <w:r>
                          <w:rPr>
                            <w:rFonts w:ascii="Arial"/>
                            <w:color w:val="1F262A"/>
                            <w:w w:val="105"/>
                            <w:sz w:val="16"/>
                          </w:rPr>
                          <w:t>a</w:t>
                        </w:r>
                        <w:r>
                          <w:rPr>
                            <w:rFonts w:ascii="Arial"/>
                            <w:color w:val="1F262A"/>
                            <w:spacing w:val="-9"/>
                            <w:w w:val="105"/>
                            <w:sz w:val="16"/>
                          </w:rPr>
                          <w:t xml:space="preserve"> </w:t>
                        </w:r>
                        <w:r>
                          <w:rPr>
                            <w:rFonts w:ascii="Arial"/>
                            <w:color w:val="1F262A"/>
                            <w:w w:val="105"/>
                            <w:sz w:val="16"/>
                          </w:rPr>
                          <w:t>system</w:t>
                        </w:r>
                        <w:r>
                          <w:rPr>
                            <w:rFonts w:ascii="Arial"/>
                            <w:color w:val="1F262A"/>
                            <w:spacing w:val="-9"/>
                            <w:w w:val="105"/>
                            <w:sz w:val="16"/>
                          </w:rPr>
                          <w:t xml:space="preserve"> </w:t>
                        </w:r>
                        <w:r>
                          <w:rPr>
                            <w:rFonts w:ascii="Arial"/>
                            <w:color w:val="1F262A"/>
                            <w:w w:val="105"/>
                            <w:sz w:val="16"/>
                          </w:rPr>
                          <w:t>decision</w:t>
                        </w:r>
                        <w:r>
                          <w:rPr>
                            <w:rFonts w:ascii="Arial"/>
                            <w:color w:val="1F262A"/>
                            <w:spacing w:val="-9"/>
                            <w:w w:val="105"/>
                            <w:sz w:val="16"/>
                          </w:rPr>
                          <w:t xml:space="preserve"> </w:t>
                        </w:r>
                        <w:r>
                          <w:rPr>
                            <w:rFonts w:ascii="Arial"/>
                            <w:color w:val="1F262A"/>
                            <w:w w:val="105"/>
                            <w:sz w:val="16"/>
                          </w:rPr>
                          <w:t>or</w:t>
                        </w:r>
                        <w:r>
                          <w:rPr>
                            <w:rFonts w:ascii="Arial"/>
                            <w:color w:val="1F262A"/>
                            <w:spacing w:val="-9"/>
                            <w:w w:val="105"/>
                            <w:sz w:val="16"/>
                          </w:rPr>
                          <w:t xml:space="preserve"> </w:t>
                        </w:r>
                        <w:r>
                          <w:rPr>
                            <w:rFonts w:ascii="Arial"/>
                            <w:color w:val="1F262A"/>
                            <w:spacing w:val="-2"/>
                            <w:w w:val="105"/>
                            <w:sz w:val="16"/>
                          </w:rPr>
                          <w:t>output</w:t>
                        </w:r>
                      </w:p>
                    </w:txbxContent>
                  </v:textbox>
                </v:shape>
                <w10:wrap anchorx="page"/>
              </v:group>
            </w:pict>
          </mc:Fallback>
        </mc:AlternateContent>
      </w:r>
      <w:r>
        <w:rPr>
          <w:rFonts w:ascii="Arial"/>
          <w:noProof/>
          <w:sz w:val="16"/>
        </w:rPr>
        <mc:AlternateContent>
          <mc:Choice Requires="wpg">
            <w:drawing>
              <wp:anchor distT="0" distB="0" distL="0" distR="0" simplePos="0" relativeHeight="15764992" behindDoc="0" locked="0" layoutInCell="1" allowOverlap="1" wp14:anchorId="14ECDAED" wp14:editId="5D9762D4">
                <wp:simplePos x="0" y="0"/>
                <wp:positionH relativeFrom="page">
                  <wp:posOffset>3348961</wp:posOffset>
                </wp:positionH>
                <wp:positionV relativeFrom="paragraph">
                  <wp:posOffset>-573682</wp:posOffset>
                </wp:positionV>
                <wp:extent cx="1436370" cy="396240"/>
                <wp:effectExtent l="0" t="0" r="0" b="0"/>
                <wp:wrapNone/>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6370" cy="396240"/>
                          <a:chOff x="0" y="0"/>
                          <a:chExt cx="1436370" cy="396240"/>
                        </a:xfrm>
                      </wpg:grpSpPr>
                      <wps:wsp>
                        <wps:cNvPr id="279" name="Graphic 279"/>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F0F2F2"/>
                          </a:solidFill>
                        </wps:spPr>
                        <wps:bodyPr wrap="square" lIns="0" tIns="0" rIns="0" bIns="0" rtlCol="0">
                          <a:prstTxWarp prst="textNoShape">
                            <a:avLst/>
                          </a:prstTxWarp>
                          <a:noAutofit/>
                        </wps:bodyPr>
                      </wps:wsp>
                      <wps:wsp>
                        <wps:cNvPr id="280" name="Graphic 280"/>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747C82"/>
                            </a:solidFill>
                            <a:prstDash val="solid"/>
                          </a:ln>
                        </wps:spPr>
                        <wps:bodyPr wrap="square" lIns="0" tIns="0" rIns="0" bIns="0" rtlCol="0">
                          <a:prstTxWarp prst="textNoShape">
                            <a:avLst/>
                          </a:prstTxWarp>
                          <a:noAutofit/>
                        </wps:bodyPr>
                      </wps:wsp>
                      <wps:wsp>
                        <wps:cNvPr id="281" name="Textbox 281"/>
                        <wps:cNvSpPr txBox="1"/>
                        <wps:spPr>
                          <a:xfrm>
                            <a:off x="0" y="0"/>
                            <a:ext cx="1436370" cy="396240"/>
                          </a:xfrm>
                          <a:prstGeom prst="rect">
                            <a:avLst/>
                          </a:prstGeom>
                        </wps:spPr>
                        <wps:txbx>
                          <w:txbxContent>
                            <w:p w14:paraId="0E6E9EFC" w14:textId="77777777" w:rsidR="00EF4BD5" w:rsidRDefault="00000000">
                              <w:pPr>
                                <w:spacing w:before="111" w:line="266" w:lineRule="auto"/>
                                <w:ind w:left="400" w:right="334" w:firstLine="55"/>
                                <w:rPr>
                                  <w:rFonts w:ascii="Arial"/>
                                  <w:sz w:val="16"/>
                                </w:rPr>
                              </w:pPr>
                              <w:r>
                                <w:rPr>
                                  <w:rFonts w:ascii="Arial"/>
                                  <w:color w:val="1F262A"/>
                                  <w:w w:val="105"/>
                                  <w:sz w:val="16"/>
                                </w:rPr>
                                <w:t xml:space="preserve">Pipeline continues </w:t>
                              </w:r>
                              <w:r>
                                <w:rPr>
                                  <w:rFonts w:ascii="Arial"/>
                                  <w:color w:val="1F262A"/>
                                  <w:spacing w:val="-2"/>
                                  <w:w w:val="105"/>
                                  <w:sz w:val="16"/>
                                </w:rPr>
                                <w:t>without</w:t>
                              </w:r>
                              <w:r>
                                <w:rPr>
                                  <w:rFonts w:ascii="Arial"/>
                                  <w:color w:val="1F262A"/>
                                  <w:spacing w:val="-10"/>
                                  <w:w w:val="105"/>
                                  <w:sz w:val="16"/>
                                </w:rPr>
                                <w:t xml:space="preserve"> </w:t>
                              </w:r>
                              <w:r>
                                <w:rPr>
                                  <w:rFonts w:ascii="Arial"/>
                                  <w:color w:val="1F262A"/>
                                  <w:spacing w:val="-2"/>
                                  <w:w w:val="105"/>
                                  <w:sz w:val="16"/>
                                </w:rPr>
                                <w:t>modification</w:t>
                              </w:r>
                            </w:p>
                          </w:txbxContent>
                        </wps:txbx>
                        <wps:bodyPr wrap="square" lIns="0" tIns="0" rIns="0" bIns="0" rtlCol="0">
                          <a:noAutofit/>
                        </wps:bodyPr>
                      </wps:wsp>
                    </wpg:wgp>
                  </a:graphicData>
                </a:graphic>
              </wp:anchor>
            </w:drawing>
          </mc:Choice>
          <mc:Fallback>
            <w:pict>
              <v:group w14:anchorId="14ECDAED" id="Group 278" o:spid="_x0000_s1291" style="position:absolute;left:0;text-align:left;margin-left:263.7pt;margin-top:-45.15pt;width:113.1pt;height:31.2pt;z-index:15764992;mso-wrap-distance-left:0;mso-wrap-distance-right:0;mso-position-horizontal-relative:page;mso-position-vertical-relative:text" coordsize="143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">
                <v:shape id="Graphic 279" o:spid="_x0000_s1292"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" path="m1390937,l36797,,20698,2299,9199,9199,2299,20698,,36797,,350800r2299,16099l9199,378398r11499,6900l36797,387598r1354140,l1407036,385298r11499,-6900l1425434,366899r2300,-16099l1427734,36797r-2300,-16099l1418535,9199,1407036,2299,1390937,xe" fillcolor="#f0f2f2" stroked="f">
                  <v:path arrowok="t"/>
                </v:shape>
                <v:shape id="Graphic 280" o:spid="_x0000_s1293"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" path="m36797,387598r1354140,l1407036,385298r11499,-6900l1425434,366899r2300,-16099l1427734,36797r-2300,-16099l1418535,9199,1407036,2299,1390937,,36797,,20698,2299,9199,9199,2299,20698,,36797,,350800r2299,16099l9199,378398r11499,6900l36797,387598xe" filled="f" strokecolor="#747c82" strokeweight=".22714mm">
                  <v:path arrowok="t"/>
                </v:shape>
                <v:shape id="Textbox 281" o:spid="_x0000_s1294" type="#_x0000_t202" style="position:absolute;width:14363;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0E6E9EFC" w14:textId="77777777" w:rsidR="00EF4BD5" w:rsidRDefault="00000000">
                        <w:pPr>
                          <w:spacing w:before="111" w:line="266" w:lineRule="auto"/>
                          <w:ind w:left="400" w:right="334" w:firstLine="55"/>
                          <w:rPr>
                            <w:rFonts w:ascii="Arial"/>
                            <w:sz w:val="16"/>
                          </w:rPr>
                        </w:pPr>
                        <w:r>
                          <w:rPr>
                            <w:rFonts w:ascii="Arial"/>
                            <w:color w:val="1F262A"/>
                            <w:w w:val="105"/>
                            <w:sz w:val="16"/>
                          </w:rPr>
                          <w:t xml:space="preserve">Pipeline continues </w:t>
                        </w:r>
                        <w:r>
                          <w:rPr>
                            <w:rFonts w:ascii="Arial"/>
                            <w:color w:val="1F262A"/>
                            <w:spacing w:val="-2"/>
                            <w:w w:val="105"/>
                            <w:sz w:val="16"/>
                          </w:rPr>
                          <w:t>without</w:t>
                        </w:r>
                        <w:r>
                          <w:rPr>
                            <w:rFonts w:ascii="Arial"/>
                            <w:color w:val="1F262A"/>
                            <w:spacing w:val="-10"/>
                            <w:w w:val="105"/>
                            <w:sz w:val="16"/>
                          </w:rPr>
                          <w:t xml:space="preserve"> </w:t>
                        </w:r>
                        <w:r>
                          <w:rPr>
                            <w:rFonts w:ascii="Arial"/>
                            <w:color w:val="1F262A"/>
                            <w:spacing w:val="-2"/>
                            <w:w w:val="105"/>
                            <w:sz w:val="16"/>
                          </w:rPr>
                          <w:t>modification</w:t>
                        </w:r>
                      </w:p>
                    </w:txbxContent>
                  </v:textbox>
                </v:shape>
                <w10:wrap anchorx="page"/>
              </v:group>
            </w:pict>
          </mc:Fallback>
        </mc:AlternateContent>
      </w:r>
      <w:r>
        <w:rPr>
          <w:rFonts w:ascii="Arial"/>
          <w:color w:val="1F262A"/>
          <w:sz w:val="16"/>
        </w:rPr>
        <w:t>Optional correction of</w:t>
      </w:r>
      <w:r>
        <w:rPr>
          <w:rFonts w:ascii="Arial"/>
          <w:color w:val="1F262A"/>
          <w:spacing w:val="80"/>
          <w:sz w:val="16"/>
        </w:rPr>
        <w:t xml:space="preserve"> </w:t>
      </w:r>
      <w:r>
        <w:rPr>
          <w:rFonts w:ascii="Arial"/>
          <w:color w:val="1F262A"/>
          <w:sz w:val="16"/>
        </w:rPr>
        <w:t>a</w:t>
      </w:r>
      <w:r>
        <w:rPr>
          <w:rFonts w:ascii="Arial"/>
          <w:color w:val="1F262A"/>
          <w:spacing w:val="-9"/>
          <w:sz w:val="16"/>
        </w:rPr>
        <w:t xml:space="preserve"> </w:t>
      </w:r>
      <w:r>
        <w:rPr>
          <w:rFonts w:ascii="Arial"/>
          <w:color w:val="1F262A"/>
          <w:sz w:val="16"/>
        </w:rPr>
        <w:t>screening</w:t>
      </w:r>
      <w:r>
        <w:rPr>
          <w:rFonts w:ascii="Arial"/>
          <w:color w:val="1F262A"/>
          <w:spacing w:val="-9"/>
          <w:sz w:val="16"/>
        </w:rPr>
        <w:t xml:space="preserve"> </w:t>
      </w:r>
      <w:r>
        <w:rPr>
          <w:rFonts w:ascii="Arial"/>
          <w:color w:val="1F262A"/>
          <w:sz w:val="16"/>
        </w:rPr>
        <w:t>decision</w:t>
      </w:r>
      <w:r>
        <w:rPr>
          <w:rFonts w:ascii="Arial"/>
          <w:color w:val="1F262A"/>
          <w:spacing w:val="-9"/>
          <w:sz w:val="16"/>
        </w:rPr>
        <w:t xml:space="preserve"> </w:t>
      </w:r>
      <w:r>
        <w:rPr>
          <w:rFonts w:ascii="Arial"/>
          <w:color w:val="1F262A"/>
          <w:sz w:val="16"/>
        </w:rPr>
        <w:t>or an extracted value</w:t>
      </w:r>
    </w:p>
    <w:p w14:paraId="4E161CF2" w14:textId="77777777" w:rsidR="00EF4BD5" w:rsidRDefault="00000000">
      <w:pPr>
        <w:spacing w:before="58"/>
        <w:ind w:right="512"/>
        <w:jc w:val="center"/>
        <w:rPr>
          <w:rFonts w:ascii="Arial"/>
          <w:b/>
          <w:sz w:val="18"/>
        </w:rPr>
      </w:pPr>
      <w:r>
        <w:br w:type="column"/>
      </w:r>
      <w:r>
        <w:rPr>
          <w:rFonts w:ascii="Arial"/>
          <w:b/>
          <w:color w:val="1F262A"/>
          <w:sz w:val="18"/>
        </w:rPr>
        <w:t>Output</w:t>
      </w:r>
      <w:r>
        <w:rPr>
          <w:rFonts w:ascii="Arial"/>
          <w:b/>
          <w:color w:val="1F262A"/>
          <w:spacing w:val="3"/>
          <w:sz w:val="18"/>
        </w:rPr>
        <w:t xml:space="preserve"> </w:t>
      </w:r>
      <w:r>
        <w:rPr>
          <w:rFonts w:ascii="Arial"/>
          <w:b/>
          <w:color w:val="1F262A"/>
          <w:spacing w:val="-2"/>
          <w:sz w:val="18"/>
        </w:rPr>
        <w:t>evaluation</w:t>
      </w:r>
    </w:p>
    <w:p w14:paraId="416148C7" w14:textId="77777777" w:rsidR="00EF4BD5" w:rsidRDefault="00000000">
      <w:pPr>
        <w:pStyle w:val="BodyText"/>
        <w:spacing w:before="11"/>
        <w:jc w:val="left"/>
        <w:rPr>
          <w:rFonts w:ascii="Arial"/>
          <w:b/>
          <w:sz w:val="12"/>
        </w:rPr>
      </w:pPr>
      <w:r>
        <w:rPr>
          <w:rFonts w:ascii="Arial"/>
          <w:b/>
          <w:noProof/>
          <w:sz w:val="12"/>
        </w:rPr>
        <mc:AlternateContent>
          <mc:Choice Requires="wpg">
            <w:drawing>
              <wp:anchor distT="0" distB="0" distL="0" distR="0" simplePos="0" relativeHeight="487621632" behindDoc="1" locked="0" layoutInCell="1" allowOverlap="1" wp14:anchorId="13B749B7" wp14:editId="7993BE21">
                <wp:simplePos x="0" y="0"/>
                <wp:positionH relativeFrom="page">
                  <wp:posOffset>4923885</wp:posOffset>
                </wp:positionH>
                <wp:positionV relativeFrom="paragraph">
                  <wp:posOffset>110288</wp:posOffset>
                </wp:positionV>
                <wp:extent cx="1436370" cy="396240"/>
                <wp:effectExtent l="0" t="0" r="0" b="0"/>
                <wp:wrapTopAndBottom/>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6370" cy="396240"/>
                          <a:chOff x="0" y="0"/>
                          <a:chExt cx="1436370" cy="396240"/>
                        </a:xfrm>
                      </wpg:grpSpPr>
                      <wps:wsp>
                        <wps:cNvPr id="283" name="Graphic 283"/>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E6EDF0"/>
                          </a:solidFill>
                        </wps:spPr>
                        <wps:bodyPr wrap="square" lIns="0" tIns="0" rIns="0" bIns="0" rtlCol="0">
                          <a:prstTxWarp prst="textNoShape">
                            <a:avLst/>
                          </a:prstTxWarp>
                          <a:noAutofit/>
                        </wps:bodyPr>
                      </wps:wsp>
                      <wps:wsp>
                        <wps:cNvPr id="284" name="Graphic 284"/>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526D79"/>
                            </a:solidFill>
                            <a:prstDash val="solid"/>
                          </a:ln>
                        </wps:spPr>
                        <wps:bodyPr wrap="square" lIns="0" tIns="0" rIns="0" bIns="0" rtlCol="0">
                          <a:prstTxWarp prst="textNoShape">
                            <a:avLst/>
                          </a:prstTxWarp>
                          <a:noAutofit/>
                        </wps:bodyPr>
                      </wps:wsp>
                      <wps:wsp>
                        <wps:cNvPr id="285" name="Textbox 285"/>
                        <wps:cNvSpPr txBox="1"/>
                        <wps:spPr>
                          <a:xfrm>
                            <a:off x="0" y="0"/>
                            <a:ext cx="1436370" cy="396240"/>
                          </a:xfrm>
                          <a:prstGeom prst="rect">
                            <a:avLst/>
                          </a:prstGeom>
                        </wps:spPr>
                        <wps:txbx>
                          <w:txbxContent>
                            <w:p w14:paraId="5CB233A9" w14:textId="77777777" w:rsidR="00EF4BD5" w:rsidRDefault="00000000">
                              <w:pPr>
                                <w:spacing w:before="138" w:line="223" w:lineRule="auto"/>
                                <w:ind w:left="321" w:right="50" w:firstLine="41"/>
                                <w:rPr>
                                  <w:rFonts w:ascii="Arial"/>
                                  <w:sz w:val="16"/>
                                </w:rPr>
                              </w:pPr>
                              <w:r>
                                <w:rPr>
                                  <w:rFonts w:ascii="Arial"/>
                                  <w:color w:val="1F262A"/>
                                  <w:w w:val="105"/>
                                  <w:sz w:val="16"/>
                                </w:rPr>
                                <w:t>Provides</w:t>
                              </w:r>
                              <w:r>
                                <w:rPr>
                                  <w:rFonts w:ascii="Arial"/>
                                  <w:color w:val="1F262A"/>
                                  <w:spacing w:val="-5"/>
                                  <w:w w:val="105"/>
                                  <w:sz w:val="16"/>
                                </w:rPr>
                                <w:t xml:space="preserve"> </w:t>
                              </w:r>
                              <w:r>
                                <w:rPr>
                                  <w:rFonts w:ascii="Arial"/>
                                  <w:color w:val="1F262A"/>
                                  <w:w w:val="105"/>
                                  <w:sz w:val="16"/>
                                </w:rPr>
                                <w:t>a</w:t>
                              </w:r>
                              <w:r>
                                <w:rPr>
                                  <w:rFonts w:ascii="Arial"/>
                                  <w:color w:val="1F262A"/>
                                  <w:spacing w:val="-5"/>
                                  <w:w w:val="105"/>
                                  <w:sz w:val="16"/>
                                </w:rPr>
                                <w:t xml:space="preserve"> </w:t>
                              </w:r>
                              <w:r>
                                <w:rPr>
                                  <w:rFonts w:ascii="Arial"/>
                                  <w:color w:val="1F262A"/>
                                  <w:w w:val="105"/>
                                  <w:sz w:val="16"/>
                                </w:rPr>
                                <w:t>reference standard</w:t>
                              </w:r>
                              <w:r>
                                <w:rPr>
                                  <w:rFonts w:ascii="Arial"/>
                                  <w:color w:val="1F262A"/>
                                  <w:spacing w:val="-12"/>
                                  <w:w w:val="105"/>
                                  <w:sz w:val="16"/>
                                </w:rPr>
                                <w:t xml:space="preserve"> </w:t>
                              </w:r>
                              <w:r>
                                <w:rPr>
                                  <w:rFonts w:ascii="Arial"/>
                                  <w:color w:val="1F262A"/>
                                  <w:w w:val="105"/>
                                  <w:sz w:val="16"/>
                                </w:rPr>
                                <w:t>from</w:t>
                              </w:r>
                              <w:r>
                                <w:rPr>
                                  <w:rFonts w:ascii="Arial"/>
                                  <w:color w:val="1F262A"/>
                                  <w:spacing w:val="-12"/>
                                  <w:w w:val="105"/>
                                  <w:sz w:val="16"/>
                                </w:rPr>
                                <w:t xml:space="preserve"> </w:t>
                              </w:r>
                              <w:r>
                                <w:rPr>
                                  <w:rFonts w:ascii="Arial"/>
                                  <w:color w:val="1F262A"/>
                                  <w:spacing w:val="-2"/>
                                  <w:w w:val="105"/>
                                  <w:sz w:val="16"/>
                                </w:rPr>
                                <w:t>experts</w:t>
                              </w:r>
                            </w:p>
                          </w:txbxContent>
                        </wps:txbx>
                        <wps:bodyPr wrap="square" lIns="0" tIns="0" rIns="0" bIns="0" rtlCol="0">
                          <a:noAutofit/>
                        </wps:bodyPr>
                      </wps:wsp>
                    </wpg:wgp>
                  </a:graphicData>
                </a:graphic>
              </wp:anchor>
            </w:drawing>
          </mc:Choice>
          <mc:Fallback>
            <w:pict>
              <v:group w14:anchorId="13B749B7" id="Group 282" o:spid="_x0000_s1295" style="position:absolute;margin-left:387.7pt;margin-top:8.7pt;width:113.1pt;height:31.2pt;z-index:-15694848;mso-wrap-distance-left:0;mso-wrap-distance-right:0;mso-position-horizontal-relative:page;mso-position-vertical-relative:text" coordsize="143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">
                <v:shape id="Graphic 283" o:spid="_x0000_s1296"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" path="m1390937,l36797,,20698,2299,9199,9199,2299,20698,,36797,,350800r2299,16099l9199,378398r11499,6900l36797,387598r1354140,l1407036,385298r11499,-6900l1425434,366899r2300,-16099l1427734,36797r-2300,-16099l1418535,9199,1407036,2299,1390937,xe" fillcolor="#e6edf0" stroked="f">
                  <v:path arrowok="t"/>
                </v:shape>
                <v:shape id="Graphic 284" o:spid="_x0000_s1297"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" path="m36797,387598r1354140,l1407036,385298r11499,-6900l1425434,366899r2300,-16099l1427734,36797r-2300,-16099l1418535,9199,1407036,2299,1390937,,36797,,20698,2299,9199,9199,2299,20698,,36797,,350800r2299,16099l9199,378398r11499,6900l36797,387598xe" filled="f" strokecolor="#526d79" strokeweight=".22714mm">
                  <v:path arrowok="t"/>
                </v:shape>
                <v:shape id="Textbox 285" o:spid="_x0000_s1298" type="#_x0000_t202" style="position:absolute;width:14363;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5CB233A9" w14:textId="77777777" w:rsidR="00EF4BD5" w:rsidRDefault="00000000">
                        <w:pPr>
                          <w:spacing w:before="138" w:line="223" w:lineRule="auto"/>
                          <w:ind w:left="321" w:right="50" w:firstLine="41"/>
                          <w:rPr>
                            <w:rFonts w:ascii="Arial"/>
                            <w:sz w:val="16"/>
                          </w:rPr>
                        </w:pPr>
                        <w:r>
                          <w:rPr>
                            <w:rFonts w:ascii="Arial"/>
                            <w:color w:val="1F262A"/>
                            <w:w w:val="105"/>
                            <w:sz w:val="16"/>
                          </w:rPr>
                          <w:t>Provides</w:t>
                        </w:r>
                        <w:r>
                          <w:rPr>
                            <w:rFonts w:ascii="Arial"/>
                            <w:color w:val="1F262A"/>
                            <w:spacing w:val="-5"/>
                            <w:w w:val="105"/>
                            <w:sz w:val="16"/>
                          </w:rPr>
                          <w:t xml:space="preserve"> </w:t>
                        </w:r>
                        <w:r>
                          <w:rPr>
                            <w:rFonts w:ascii="Arial"/>
                            <w:color w:val="1F262A"/>
                            <w:w w:val="105"/>
                            <w:sz w:val="16"/>
                          </w:rPr>
                          <w:t>a</w:t>
                        </w:r>
                        <w:r>
                          <w:rPr>
                            <w:rFonts w:ascii="Arial"/>
                            <w:color w:val="1F262A"/>
                            <w:spacing w:val="-5"/>
                            <w:w w:val="105"/>
                            <w:sz w:val="16"/>
                          </w:rPr>
                          <w:t xml:space="preserve"> </w:t>
                        </w:r>
                        <w:r>
                          <w:rPr>
                            <w:rFonts w:ascii="Arial"/>
                            <w:color w:val="1F262A"/>
                            <w:w w:val="105"/>
                            <w:sz w:val="16"/>
                          </w:rPr>
                          <w:t>reference standard</w:t>
                        </w:r>
                        <w:r>
                          <w:rPr>
                            <w:rFonts w:ascii="Arial"/>
                            <w:color w:val="1F262A"/>
                            <w:spacing w:val="-12"/>
                            <w:w w:val="105"/>
                            <w:sz w:val="16"/>
                          </w:rPr>
                          <w:t xml:space="preserve"> </w:t>
                        </w:r>
                        <w:r>
                          <w:rPr>
                            <w:rFonts w:ascii="Arial"/>
                            <w:color w:val="1F262A"/>
                            <w:w w:val="105"/>
                            <w:sz w:val="16"/>
                          </w:rPr>
                          <w:t>from</w:t>
                        </w:r>
                        <w:r>
                          <w:rPr>
                            <w:rFonts w:ascii="Arial"/>
                            <w:color w:val="1F262A"/>
                            <w:spacing w:val="-12"/>
                            <w:w w:val="105"/>
                            <w:sz w:val="16"/>
                          </w:rPr>
                          <w:t xml:space="preserve"> </w:t>
                        </w:r>
                        <w:r>
                          <w:rPr>
                            <w:rFonts w:ascii="Arial"/>
                            <w:color w:val="1F262A"/>
                            <w:spacing w:val="-2"/>
                            <w:w w:val="105"/>
                            <w:sz w:val="16"/>
                          </w:rPr>
                          <w:t>experts</w:t>
                        </w:r>
                      </w:p>
                    </w:txbxContent>
                  </v:textbox>
                </v:shape>
                <w10:wrap type="topAndBottom" anchorx="page"/>
              </v:group>
            </w:pict>
          </mc:Fallback>
        </mc:AlternateContent>
      </w:r>
      <w:r>
        <w:rPr>
          <w:rFonts w:ascii="Arial"/>
          <w:b/>
          <w:noProof/>
          <w:sz w:val="12"/>
        </w:rPr>
        <mc:AlternateContent>
          <mc:Choice Requires="wpg">
            <w:drawing>
              <wp:anchor distT="0" distB="0" distL="0" distR="0" simplePos="0" relativeHeight="487622144" behindDoc="1" locked="0" layoutInCell="1" allowOverlap="1" wp14:anchorId="33F1F139" wp14:editId="63BFEDA6">
                <wp:simplePos x="0" y="0"/>
                <wp:positionH relativeFrom="page">
                  <wp:posOffset>4923885</wp:posOffset>
                </wp:positionH>
                <wp:positionV relativeFrom="paragraph">
                  <wp:posOffset>581293</wp:posOffset>
                </wp:positionV>
                <wp:extent cx="1436370" cy="396240"/>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6370" cy="396240"/>
                          <a:chOff x="0" y="0"/>
                          <a:chExt cx="1436370" cy="396240"/>
                        </a:xfrm>
                      </wpg:grpSpPr>
                      <wps:wsp>
                        <wps:cNvPr id="287" name="Graphic 287"/>
                        <wps:cNvSpPr/>
                        <wps:spPr>
                          <a:xfrm>
                            <a:off x="4088" y="4088"/>
                            <a:ext cx="1428115" cy="387985"/>
                          </a:xfrm>
                          <a:custGeom>
                            <a:avLst/>
                            <a:gdLst/>
                            <a:ahLst/>
                            <a:cxnLst/>
                            <a:rect l="l" t="t" r="r" b="b"/>
                            <a:pathLst>
                              <a:path w="1428115" h="387985">
                                <a:moveTo>
                                  <a:pt x="1390937" y="0"/>
                                </a:move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close/>
                              </a:path>
                            </a:pathLst>
                          </a:custGeom>
                          <a:solidFill>
                            <a:srgbClr val="F0F2F2"/>
                          </a:solidFill>
                        </wps:spPr>
                        <wps:bodyPr wrap="square" lIns="0" tIns="0" rIns="0" bIns="0" rtlCol="0">
                          <a:prstTxWarp prst="textNoShape">
                            <a:avLst/>
                          </a:prstTxWarp>
                          <a:noAutofit/>
                        </wps:bodyPr>
                      </wps:wsp>
                      <wps:wsp>
                        <wps:cNvPr id="288" name="Graphic 288"/>
                        <wps:cNvSpPr/>
                        <wps:spPr>
                          <a:xfrm>
                            <a:off x="4088" y="4088"/>
                            <a:ext cx="1428115" cy="387985"/>
                          </a:xfrm>
                          <a:custGeom>
                            <a:avLst/>
                            <a:gdLst/>
                            <a:ahLst/>
                            <a:cxnLst/>
                            <a:rect l="l" t="t" r="r" b="b"/>
                            <a:pathLst>
                              <a:path w="1428115" h="387985">
                                <a:moveTo>
                                  <a:pt x="36797" y="387598"/>
                                </a:moveTo>
                                <a:lnTo>
                                  <a:pt x="1390937" y="387598"/>
                                </a:lnTo>
                                <a:lnTo>
                                  <a:pt x="1407036" y="385298"/>
                                </a:lnTo>
                                <a:lnTo>
                                  <a:pt x="1418535" y="378398"/>
                                </a:lnTo>
                                <a:lnTo>
                                  <a:pt x="1425434" y="366899"/>
                                </a:lnTo>
                                <a:lnTo>
                                  <a:pt x="1427734" y="350800"/>
                                </a:lnTo>
                                <a:lnTo>
                                  <a:pt x="1427734" y="36797"/>
                                </a:lnTo>
                                <a:lnTo>
                                  <a:pt x="1425434" y="20698"/>
                                </a:lnTo>
                                <a:lnTo>
                                  <a:pt x="1418535" y="9199"/>
                                </a:lnTo>
                                <a:lnTo>
                                  <a:pt x="1407036" y="2299"/>
                                </a:lnTo>
                                <a:lnTo>
                                  <a:pt x="1390937" y="0"/>
                                </a:lnTo>
                                <a:lnTo>
                                  <a:pt x="36797" y="0"/>
                                </a:lnTo>
                                <a:lnTo>
                                  <a:pt x="20698" y="2299"/>
                                </a:lnTo>
                                <a:lnTo>
                                  <a:pt x="9199" y="9199"/>
                                </a:lnTo>
                                <a:lnTo>
                                  <a:pt x="2299" y="20698"/>
                                </a:lnTo>
                                <a:lnTo>
                                  <a:pt x="0" y="36797"/>
                                </a:lnTo>
                                <a:lnTo>
                                  <a:pt x="0" y="350800"/>
                                </a:lnTo>
                                <a:lnTo>
                                  <a:pt x="2299" y="366899"/>
                                </a:lnTo>
                                <a:lnTo>
                                  <a:pt x="9199" y="378398"/>
                                </a:lnTo>
                                <a:lnTo>
                                  <a:pt x="20698" y="385298"/>
                                </a:lnTo>
                                <a:lnTo>
                                  <a:pt x="36797" y="387598"/>
                                </a:lnTo>
                                <a:close/>
                              </a:path>
                            </a:pathLst>
                          </a:custGeom>
                          <a:ln w="8177">
                            <a:solidFill>
                              <a:srgbClr val="747C82"/>
                            </a:solidFill>
                            <a:prstDash val="solid"/>
                          </a:ln>
                        </wps:spPr>
                        <wps:bodyPr wrap="square" lIns="0" tIns="0" rIns="0" bIns="0" rtlCol="0">
                          <a:prstTxWarp prst="textNoShape">
                            <a:avLst/>
                          </a:prstTxWarp>
                          <a:noAutofit/>
                        </wps:bodyPr>
                      </wps:wsp>
                      <wps:wsp>
                        <wps:cNvPr id="289" name="Textbox 289"/>
                        <wps:cNvSpPr txBox="1"/>
                        <wps:spPr>
                          <a:xfrm>
                            <a:off x="0" y="0"/>
                            <a:ext cx="1436370" cy="396240"/>
                          </a:xfrm>
                          <a:prstGeom prst="rect">
                            <a:avLst/>
                          </a:prstGeom>
                        </wps:spPr>
                        <wps:txbx>
                          <w:txbxContent>
                            <w:p w14:paraId="07613167" w14:textId="77777777" w:rsidR="00EF4BD5" w:rsidRDefault="00000000">
                              <w:pPr>
                                <w:spacing w:before="112" w:line="264" w:lineRule="auto"/>
                                <w:ind w:left="53" w:right="50" w:firstLine="161"/>
                                <w:rPr>
                                  <w:rFonts w:ascii="Arial"/>
                                  <w:sz w:val="16"/>
                                </w:rPr>
                              </w:pPr>
                              <w:r>
                                <w:rPr>
                                  <w:rFonts w:ascii="Arial"/>
                                  <w:color w:val="1F262A"/>
                                  <w:w w:val="105"/>
                                  <w:sz w:val="16"/>
                                </w:rPr>
                                <w:t>Output can be produced; human</w:t>
                              </w:r>
                              <w:r>
                                <w:rPr>
                                  <w:rFonts w:ascii="Arial"/>
                                  <w:color w:val="1F262A"/>
                                  <w:spacing w:val="-14"/>
                                  <w:w w:val="105"/>
                                  <w:sz w:val="16"/>
                                </w:rPr>
                                <w:t xml:space="preserve"> </w:t>
                              </w:r>
                              <w:r>
                                <w:rPr>
                                  <w:rFonts w:ascii="Arial"/>
                                  <w:color w:val="1F262A"/>
                                  <w:w w:val="105"/>
                                  <w:sz w:val="16"/>
                                </w:rPr>
                                <w:t>assessment</w:t>
                              </w:r>
                              <w:r>
                                <w:rPr>
                                  <w:rFonts w:ascii="Arial"/>
                                  <w:color w:val="1F262A"/>
                                  <w:spacing w:val="-12"/>
                                  <w:w w:val="105"/>
                                  <w:sz w:val="16"/>
                                </w:rPr>
                                <w:t xml:space="preserve"> </w:t>
                              </w:r>
                              <w:r>
                                <w:rPr>
                                  <w:rFonts w:ascii="Arial"/>
                                  <w:color w:val="1F262A"/>
                                  <w:w w:val="105"/>
                                  <w:sz w:val="16"/>
                                </w:rPr>
                                <w:t>is</w:t>
                              </w:r>
                              <w:r>
                                <w:rPr>
                                  <w:rFonts w:ascii="Arial"/>
                                  <w:color w:val="1F262A"/>
                                  <w:spacing w:val="-11"/>
                                  <w:w w:val="105"/>
                                  <w:sz w:val="16"/>
                                </w:rPr>
                                <w:t xml:space="preserve"> </w:t>
                              </w:r>
                              <w:r>
                                <w:rPr>
                                  <w:rFonts w:ascii="Arial"/>
                                  <w:color w:val="1F262A"/>
                                  <w:w w:val="105"/>
                                  <w:sz w:val="16"/>
                                </w:rPr>
                                <w:t>absent</w:t>
                              </w:r>
                            </w:p>
                          </w:txbxContent>
                        </wps:txbx>
                        <wps:bodyPr wrap="square" lIns="0" tIns="0" rIns="0" bIns="0" rtlCol="0">
                          <a:noAutofit/>
                        </wps:bodyPr>
                      </wps:wsp>
                    </wpg:wgp>
                  </a:graphicData>
                </a:graphic>
              </wp:anchor>
            </w:drawing>
          </mc:Choice>
          <mc:Fallback>
            <w:pict>
              <v:group w14:anchorId="33F1F139" id="Group 286" o:spid="_x0000_s1299" style="position:absolute;margin-left:387.7pt;margin-top:45.75pt;width:113.1pt;height:31.2pt;z-index:-15694336;mso-wrap-distance-left:0;mso-wrap-distance-right:0;mso-position-horizontal-relative:page;mso-position-vertical-relative:text" coordsize="143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">
                <v:shape id="Graphic 287" o:spid="_x0000_s1300"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" path="m1390937,l36797,,20698,2299,9199,9199,2299,20698,,36797,,350800r2299,16099l9199,378398r11499,6900l36797,387598r1354140,l1407036,385298r11499,-6900l1425434,366899r2300,-16099l1427734,36797r-2300,-16099l1418535,9199,1407036,2299,1390937,xe" fillcolor="#f0f2f2" stroked="f">
                  <v:path arrowok="t"/>
                </v:shape>
                <v:shape id="Graphic 288" o:spid="_x0000_s1301" style="position:absolute;left:40;top:40;width:14282;height:3880;visibility:visible;mso-wrap-style:square;v-text-anchor:top" coordsize="142811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" path="m36797,387598r1354140,l1407036,385298r11499,-6900l1425434,366899r2300,-16099l1427734,36797r-2300,-16099l1418535,9199,1407036,2299,1390937,,36797,,20698,2299,9199,9199,2299,20698,,36797,,350800r2299,16099l9199,378398r11499,6900l36797,387598xe" filled="f" strokecolor="#747c82" strokeweight=".22714mm">
                  <v:path arrowok="t"/>
                </v:shape>
                <v:shape id="Textbox 289" o:spid="_x0000_s1302" type="#_x0000_t202" style="position:absolute;width:14363;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07613167" w14:textId="77777777" w:rsidR="00EF4BD5" w:rsidRDefault="00000000">
                        <w:pPr>
                          <w:spacing w:before="112" w:line="264" w:lineRule="auto"/>
                          <w:ind w:left="53" w:right="50" w:firstLine="161"/>
                          <w:rPr>
                            <w:rFonts w:ascii="Arial"/>
                            <w:sz w:val="16"/>
                          </w:rPr>
                        </w:pPr>
                        <w:r>
                          <w:rPr>
                            <w:rFonts w:ascii="Arial"/>
                            <w:color w:val="1F262A"/>
                            <w:w w:val="105"/>
                            <w:sz w:val="16"/>
                          </w:rPr>
                          <w:t>Output can be produced; human</w:t>
                        </w:r>
                        <w:r>
                          <w:rPr>
                            <w:rFonts w:ascii="Arial"/>
                            <w:color w:val="1F262A"/>
                            <w:spacing w:val="-14"/>
                            <w:w w:val="105"/>
                            <w:sz w:val="16"/>
                          </w:rPr>
                          <w:t xml:space="preserve"> </w:t>
                        </w:r>
                        <w:r>
                          <w:rPr>
                            <w:rFonts w:ascii="Arial"/>
                            <w:color w:val="1F262A"/>
                            <w:w w:val="105"/>
                            <w:sz w:val="16"/>
                          </w:rPr>
                          <w:t>assessment</w:t>
                        </w:r>
                        <w:r>
                          <w:rPr>
                            <w:rFonts w:ascii="Arial"/>
                            <w:color w:val="1F262A"/>
                            <w:spacing w:val="-12"/>
                            <w:w w:val="105"/>
                            <w:sz w:val="16"/>
                          </w:rPr>
                          <w:t xml:space="preserve"> </w:t>
                        </w:r>
                        <w:r>
                          <w:rPr>
                            <w:rFonts w:ascii="Arial"/>
                            <w:color w:val="1F262A"/>
                            <w:w w:val="105"/>
                            <w:sz w:val="16"/>
                          </w:rPr>
                          <w:t>is</w:t>
                        </w:r>
                        <w:r>
                          <w:rPr>
                            <w:rFonts w:ascii="Arial"/>
                            <w:color w:val="1F262A"/>
                            <w:spacing w:val="-11"/>
                            <w:w w:val="105"/>
                            <w:sz w:val="16"/>
                          </w:rPr>
                          <w:t xml:space="preserve"> </w:t>
                        </w:r>
                        <w:r>
                          <w:rPr>
                            <w:rFonts w:ascii="Arial"/>
                            <w:color w:val="1F262A"/>
                            <w:w w:val="105"/>
                            <w:sz w:val="16"/>
                          </w:rPr>
                          <w:t>absent</w:t>
                        </w:r>
                      </w:p>
                    </w:txbxContent>
                  </v:textbox>
                </v:shape>
                <w10:wrap type="topAndBottom" anchorx="page"/>
              </v:group>
            </w:pict>
          </mc:Fallback>
        </mc:AlternateContent>
      </w:r>
    </w:p>
    <w:p w14:paraId="4C31E477" w14:textId="77777777" w:rsidR="00EF4BD5" w:rsidRDefault="00EF4BD5">
      <w:pPr>
        <w:pStyle w:val="BodyText"/>
        <w:spacing w:before="1"/>
        <w:jc w:val="left"/>
        <w:rPr>
          <w:rFonts w:ascii="Arial"/>
          <w:b/>
          <w:sz w:val="8"/>
        </w:rPr>
      </w:pPr>
    </w:p>
    <w:p w14:paraId="311691D5" w14:textId="77777777" w:rsidR="00EF4BD5" w:rsidRDefault="00EF4BD5">
      <w:pPr>
        <w:pStyle w:val="BodyText"/>
        <w:spacing w:before="72"/>
        <w:jc w:val="left"/>
        <w:rPr>
          <w:rFonts w:ascii="Arial"/>
          <w:b/>
          <w:sz w:val="18"/>
        </w:rPr>
      </w:pPr>
    </w:p>
    <w:p w14:paraId="49E561BC" w14:textId="77777777" w:rsidR="00EF4BD5" w:rsidRDefault="00000000">
      <w:pPr>
        <w:spacing w:line="244" w:lineRule="auto"/>
        <w:ind w:left="473" w:right="986" w:hanging="1"/>
        <w:jc w:val="center"/>
        <w:rPr>
          <w:rFonts w:ascii="Arial"/>
          <w:sz w:val="16"/>
        </w:rPr>
      </w:pPr>
      <w:r>
        <w:rPr>
          <w:rFonts w:ascii="Arial"/>
          <w:noProof/>
          <w:sz w:val="16"/>
        </w:rPr>
        <mc:AlternateContent>
          <mc:Choice Requires="wps">
            <w:drawing>
              <wp:anchor distT="0" distB="0" distL="0" distR="0" simplePos="0" relativeHeight="15765504" behindDoc="0" locked="0" layoutInCell="1" allowOverlap="1" wp14:anchorId="550CE041" wp14:editId="6A040D7B">
                <wp:simplePos x="0" y="0"/>
                <wp:positionH relativeFrom="page">
                  <wp:posOffset>4854379</wp:posOffset>
                </wp:positionH>
                <wp:positionV relativeFrom="paragraph">
                  <wp:posOffset>-1331770</wp:posOffset>
                </wp:positionV>
                <wp:extent cx="1270" cy="1786255"/>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86255"/>
                        </a:xfrm>
                        <a:custGeom>
                          <a:avLst/>
                          <a:gdLst/>
                          <a:ahLst/>
                          <a:cxnLst/>
                          <a:rect l="l" t="t" r="r" b="b"/>
                          <a:pathLst>
                            <a:path h="1786255">
                              <a:moveTo>
                                <a:pt x="0" y="1785894"/>
                              </a:moveTo>
                              <a:lnTo>
                                <a:pt x="0" y="0"/>
                              </a:lnTo>
                            </a:path>
                          </a:pathLst>
                        </a:custGeom>
                        <a:ln w="8177">
                          <a:solidFill>
                            <a:srgbClr val="C8CDD1"/>
                          </a:solidFill>
                          <a:prstDash val="dash"/>
                        </a:ln>
                      </wps:spPr>
                      <wps:bodyPr wrap="square" lIns="0" tIns="0" rIns="0" bIns="0" rtlCol="0">
                        <a:prstTxWarp prst="textNoShape">
                          <a:avLst/>
                        </a:prstTxWarp>
                        <a:noAutofit/>
                      </wps:bodyPr>
                    </wps:wsp>
                  </a:graphicData>
                </a:graphic>
              </wp:anchor>
            </w:drawing>
          </mc:Choice>
          <mc:Fallback>
            <w:pict>
              <v:shape w14:anchorId="77840523" id="Graphic 290" o:spid="_x0000_s1026" style="position:absolute;margin-left:382.25pt;margin-top:-104.85pt;width:.1pt;height:140.65pt;z-index:15765504;visibility:visible;mso-wrap-style:square;mso-wrap-distance-left:0;mso-wrap-distance-top:0;mso-wrap-distance-right:0;mso-wrap-distance-bottom:0;mso-position-horizontal:absolute;mso-position-horizontal-relative:page;mso-position-vertical:absolute;mso-position-vertical-relative:text;v-text-anchor:top" coordsize="1270,1786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" path="m,1785894l,e" filled="f" strokecolor="#c8cdd1" strokeweight=".22714mm">
                <v:stroke dashstyle="dash"/>
                <v:path arrowok="t"/>
                <w10:wrap anchorx="page"/>
              </v:shape>
            </w:pict>
          </mc:Fallback>
        </mc:AlternateContent>
      </w:r>
      <w:r>
        <w:rPr>
          <w:rFonts w:ascii="Arial"/>
          <w:color w:val="1F262A"/>
          <w:sz w:val="16"/>
        </w:rPr>
        <w:t>Original</w:t>
      </w:r>
      <w:r>
        <w:rPr>
          <w:rFonts w:ascii="Arial"/>
          <w:color w:val="1F262A"/>
          <w:spacing w:val="-2"/>
          <w:sz w:val="16"/>
        </w:rPr>
        <w:t xml:space="preserve"> </w:t>
      </w:r>
      <w:r>
        <w:rPr>
          <w:rFonts w:ascii="Arial"/>
          <w:color w:val="1F262A"/>
          <w:sz w:val="16"/>
        </w:rPr>
        <w:t>review</w:t>
      </w:r>
      <w:r>
        <w:rPr>
          <w:rFonts w:ascii="Arial"/>
          <w:color w:val="1F262A"/>
          <w:spacing w:val="-2"/>
          <w:sz w:val="16"/>
        </w:rPr>
        <w:t xml:space="preserve"> </w:t>
      </w:r>
      <w:r>
        <w:rPr>
          <w:rFonts w:ascii="Arial"/>
          <w:color w:val="1F262A"/>
          <w:sz w:val="16"/>
        </w:rPr>
        <w:t>decisions reused</w:t>
      </w:r>
      <w:r>
        <w:rPr>
          <w:rFonts w:ascii="Arial"/>
          <w:color w:val="1F262A"/>
          <w:spacing w:val="-1"/>
          <w:sz w:val="16"/>
        </w:rPr>
        <w:t xml:space="preserve"> </w:t>
      </w:r>
      <w:r>
        <w:rPr>
          <w:rFonts w:ascii="Arial"/>
          <w:color w:val="1F262A"/>
          <w:sz w:val="16"/>
        </w:rPr>
        <w:t>as a</w:t>
      </w:r>
      <w:r>
        <w:rPr>
          <w:rFonts w:ascii="Arial"/>
          <w:color w:val="1F262A"/>
          <w:spacing w:val="-1"/>
          <w:sz w:val="16"/>
        </w:rPr>
        <w:t xml:space="preserve"> </w:t>
      </w:r>
      <w:r>
        <w:rPr>
          <w:rFonts w:ascii="Arial"/>
          <w:color w:val="1F262A"/>
          <w:sz w:val="16"/>
        </w:rPr>
        <w:t xml:space="preserve">reference, </w:t>
      </w:r>
      <w:r>
        <w:rPr>
          <w:rFonts w:ascii="Arial"/>
          <w:color w:val="1F262A"/>
          <w:spacing w:val="-5"/>
          <w:sz w:val="16"/>
        </w:rPr>
        <w:t>or</w:t>
      </w:r>
    </w:p>
    <w:p w14:paraId="7FE33C77" w14:textId="77777777" w:rsidR="00EF4BD5" w:rsidRDefault="00000000">
      <w:pPr>
        <w:spacing w:line="171" w:lineRule="exact"/>
        <w:ind w:right="513"/>
        <w:jc w:val="center"/>
        <w:rPr>
          <w:rFonts w:ascii="Arial" w:hAnsi="Arial"/>
          <w:sz w:val="16"/>
        </w:rPr>
      </w:pPr>
      <w:r>
        <w:rPr>
          <w:rFonts w:ascii="Arial" w:hAnsi="Arial"/>
          <w:color w:val="1F262A"/>
          <w:sz w:val="16"/>
        </w:rPr>
        <w:t>an</w:t>
      </w:r>
      <w:r>
        <w:rPr>
          <w:rFonts w:ascii="Arial" w:hAnsi="Arial"/>
          <w:color w:val="1F262A"/>
          <w:spacing w:val="-2"/>
          <w:sz w:val="16"/>
        </w:rPr>
        <w:t xml:space="preserve"> </w:t>
      </w:r>
      <w:r>
        <w:rPr>
          <w:rFonts w:ascii="Arial" w:hAnsi="Arial"/>
          <w:color w:val="1F262A"/>
          <w:sz w:val="16"/>
        </w:rPr>
        <w:t>expert</w:t>
      </w:r>
      <w:r>
        <w:rPr>
          <w:rFonts w:ascii="Arial" w:hAnsi="Arial"/>
          <w:color w:val="1F262A"/>
          <w:spacing w:val="-2"/>
          <w:sz w:val="16"/>
        </w:rPr>
        <w:t xml:space="preserve"> </w:t>
      </w:r>
      <w:r>
        <w:rPr>
          <w:rFonts w:ascii="Arial" w:hAnsi="Arial"/>
          <w:color w:val="1F262A"/>
          <w:sz w:val="16"/>
        </w:rPr>
        <w:t>panel’s</w:t>
      </w:r>
      <w:r>
        <w:rPr>
          <w:rFonts w:ascii="Arial" w:hAnsi="Arial"/>
          <w:color w:val="1F262A"/>
          <w:spacing w:val="-1"/>
          <w:sz w:val="16"/>
        </w:rPr>
        <w:t xml:space="preserve"> </w:t>
      </w:r>
      <w:r>
        <w:rPr>
          <w:rFonts w:ascii="Arial" w:hAnsi="Arial"/>
          <w:color w:val="1F262A"/>
          <w:spacing w:val="-2"/>
          <w:sz w:val="16"/>
        </w:rPr>
        <w:t>judgements</w:t>
      </w:r>
    </w:p>
    <w:p w14:paraId="4B9392E5" w14:textId="77777777" w:rsidR="00EF4BD5" w:rsidRDefault="00EF4BD5">
      <w:pPr>
        <w:spacing w:line="171" w:lineRule="exact"/>
        <w:jc w:val="center"/>
        <w:rPr>
          <w:rFonts w:ascii="Arial" w:hAnsi="Arial"/>
          <w:sz w:val="16"/>
        </w:rPr>
        <w:sectPr w:rsidR="00EF4BD5">
          <w:type w:val="continuous"/>
          <w:pgSz w:w="11910" w:h="16840"/>
          <w:pgMar w:top="1920" w:right="1133" w:bottom="860" w:left="1133" w:header="0" w:footer="678" w:gutter="0"/>
          <w:cols w:num="4" w:space="720" w:equalWidth="0">
            <w:col w:w="1334" w:space="263"/>
            <w:col w:w="2105" w:space="419"/>
            <w:col w:w="2019" w:space="239"/>
            <w:col w:w="3265"/>
          </w:cols>
        </w:sectPr>
      </w:pPr>
    </w:p>
    <w:p w14:paraId="77774A28" w14:textId="77777777" w:rsidR="00EF4BD5" w:rsidRDefault="00EF4BD5">
      <w:pPr>
        <w:pStyle w:val="BodyText"/>
        <w:jc w:val="left"/>
        <w:rPr>
          <w:rFonts w:ascii="Arial"/>
          <w:sz w:val="16"/>
        </w:rPr>
      </w:pPr>
    </w:p>
    <w:p w14:paraId="3664E11C" w14:textId="77777777" w:rsidR="00EF4BD5" w:rsidRDefault="00EF4BD5">
      <w:pPr>
        <w:pStyle w:val="BodyText"/>
        <w:jc w:val="left"/>
        <w:rPr>
          <w:rFonts w:ascii="Arial"/>
          <w:sz w:val="16"/>
        </w:rPr>
      </w:pPr>
    </w:p>
    <w:p w14:paraId="571CBD52" w14:textId="77777777" w:rsidR="00EF4BD5" w:rsidRDefault="00EF4BD5">
      <w:pPr>
        <w:pStyle w:val="BodyText"/>
        <w:spacing w:before="38"/>
        <w:jc w:val="left"/>
        <w:rPr>
          <w:rFonts w:ascii="Arial"/>
          <w:sz w:val="16"/>
        </w:rPr>
      </w:pPr>
    </w:p>
    <w:p w14:paraId="0497DDF1" w14:textId="77777777" w:rsidR="00EF4BD5" w:rsidRDefault="00000000">
      <w:pPr>
        <w:ind w:left="91" w:right="428"/>
        <w:jc w:val="both"/>
        <w:rPr>
          <w:rFonts w:ascii="Bookman Old Style"/>
          <w:sz w:val="16"/>
        </w:rPr>
      </w:pPr>
      <w:bookmarkStart w:id="26" w:name="_bookmark6"/>
      <w:bookmarkEnd w:id="26"/>
      <w:r>
        <w:rPr>
          <w:b/>
          <w:sz w:val="16"/>
        </w:rPr>
        <w:t>Fig. 6</w:t>
      </w:r>
      <w:r>
        <w:rPr>
          <w:b/>
          <w:spacing w:val="40"/>
          <w:sz w:val="16"/>
        </w:rPr>
        <w:t xml:space="preserve"> </w:t>
      </w:r>
      <w:r>
        <w:rPr>
          <w:b/>
          <w:sz w:val="16"/>
        </w:rPr>
        <w:t xml:space="preserve">Distinguishing human roles in AI-assisted systematic reviews. </w:t>
      </w:r>
      <w:r>
        <w:rPr>
          <w:rFonts w:ascii="Bookman Old Style"/>
          <w:sz w:val="16"/>
        </w:rPr>
        <w:t xml:space="preserve">Within the systematic review workflow, </w:t>
      </w:r>
      <w:r>
        <w:rPr>
          <w:rFonts w:ascii="Bookman Old Style"/>
          <w:spacing w:val="-4"/>
          <w:sz w:val="16"/>
        </w:rPr>
        <w:t>required</w:t>
      </w:r>
      <w:r>
        <w:rPr>
          <w:rFonts w:ascii="Bookman Old Style"/>
          <w:spacing w:val="-7"/>
          <w:sz w:val="16"/>
        </w:rPr>
        <w:t xml:space="preserve"> </w:t>
      </w:r>
      <w:r>
        <w:rPr>
          <w:rFonts w:ascii="Bookman Old Style"/>
          <w:spacing w:val="-4"/>
          <w:sz w:val="16"/>
        </w:rPr>
        <w:t>human</w:t>
      </w:r>
      <w:r>
        <w:rPr>
          <w:rFonts w:ascii="Bookman Old Style"/>
          <w:spacing w:val="-7"/>
          <w:sz w:val="16"/>
        </w:rPr>
        <w:t xml:space="preserve"> </w:t>
      </w:r>
      <w:r>
        <w:rPr>
          <w:rFonts w:ascii="Bookman Old Style"/>
          <w:spacing w:val="-4"/>
          <w:sz w:val="16"/>
        </w:rPr>
        <w:t>input</w:t>
      </w:r>
      <w:r>
        <w:rPr>
          <w:rFonts w:ascii="Bookman Old Style"/>
          <w:spacing w:val="-7"/>
          <w:sz w:val="16"/>
        </w:rPr>
        <w:t xml:space="preserve"> </w:t>
      </w:r>
      <w:r>
        <w:rPr>
          <w:rFonts w:ascii="Bookman Old Style"/>
          <w:spacing w:val="-4"/>
          <w:sz w:val="16"/>
        </w:rPr>
        <w:t>enables</w:t>
      </w:r>
      <w:r>
        <w:rPr>
          <w:rFonts w:ascii="Bookman Old Style"/>
          <w:spacing w:val="-7"/>
          <w:sz w:val="16"/>
        </w:rPr>
        <w:t xml:space="preserve"> </w:t>
      </w:r>
      <w:r>
        <w:rPr>
          <w:rFonts w:ascii="Bookman Old Style"/>
          <w:spacing w:val="-4"/>
          <w:sz w:val="16"/>
        </w:rPr>
        <w:t>the</w:t>
      </w:r>
      <w:r>
        <w:rPr>
          <w:rFonts w:ascii="Bookman Old Style"/>
          <w:spacing w:val="-7"/>
          <w:sz w:val="16"/>
        </w:rPr>
        <w:t xml:space="preserve"> </w:t>
      </w:r>
      <w:r>
        <w:rPr>
          <w:rFonts w:ascii="Bookman Old Style"/>
          <w:spacing w:val="-4"/>
          <w:sz w:val="16"/>
        </w:rPr>
        <w:t>workflow</w:t>
      </w:r>
      <w:r>
        <w:rPr>
          <w:rFonts w:ascii="Bookman Old Style"/>
          <w:spacing w:val="-7"/>
          <w:sz w:val="16"/>
        </w:rPr>
        <w:t xml:space="preserve"> </w:t>
      </w:r>
      <w:r>
        <w:rPr>
          <w:rFonts w:ascii="Bookman Old Style"/>
          <w:spacing w:val="-4"/>
          <w:sz w:val="16"/>
        </w:rPr>
        <w:t>to</w:t>
      </w:r>
      <w:r>
        <w:rPr>
          <w:rFonts w:ascii="Bookman Old Style"/>
          <w:spacing w:val="-7"/>
          <w:sz w:val="16"/>
        </w:rPr>
        <w:t xml:space="preserve"> </w:t>
      </w:r>
      <w:r>
        <w:rPr>
          <w:rFonts w:ascii="Bookman Old Style"/>
          <w:spacing w:val="-4"/>
          <w:sz w:val="16"/>
        </w:rPr>
        <w:t>proceed</w:t>
      </w:r>
      <w:r>
        <w:rPr>
          <w:rFonts w:ascii="Bookman Old Style"/>
          <w:spacing w:val="-7"/>
          <w:sz w:val="16"/>
        </w:rPr>
        <w:t xml:space="preserve"> </w:t>
      </w:r>
      <w:r>
        <w:rPr>
          <w:rFonts w:ascii="Bookman Old Style"/>
          <w:spacing w:val="-4"/>
          <w:sz w:val="16"/>
        </w:rPr>
        <w:t>and</w:t>
      </w:r>
      <w:r>
        <w:rPr>
          <w:rFonts w:ascii="Bookman Old Style"/>
          <w:spacing w:val="-7"/>
          <w:sz w:val="16"/>
        </w:rPr>
        <w:t xml:space="preserve"> </w:t>
      </w:r>
      <w:r>
        <w:rPr>
          <w:rFonts w:ascii="Bookman Old Style"/>
          <w:spacing w:val="-4"/>
          <w:sz w:val="16"/>
        </w:rPr>
        <w:t>causes</w:t>
      </w:r>
      <w:r>
        <w:rPr>
          <w:rFonts w:ascii="Bookman Old Style"/>
          <w:spacing w:val="-7"/>
          <w:sz w:val="16"/>
        </w:rPr>
        <w:t xml:space="preserve"> </w:t>
      </w:r>
      <w:r>
        <w:rPr>
          <w:rFonts w:ascii="Bookman Old Style"/>
          <w:spacing w:val="-4"/>
          <w:sz w:val="16"/>
        </w:rPr>
        <w:t>the</w:t>
      </w:r>
      <w:r>
        <w:rPr>
          <w:rFonts w:ascii="Bookman Old Style"/>
          <w:spacing w:val="-7"/>
          <w:sz w:val="16"/>
        </w:rPr>
        <w:t xml:space="preserve"> </w:t>
      </w:r>
      <w:r>
        <w:rPr>
          <w:rFonts w:ascii="Bookman Old Style"/>
          <w:spacing w:val="-4"/>
          <w:sz w:val="16"/>
        </w:rPr>
        <w:t>pipeline</w:t>
      </w:r>
      <w:r>
        <w:rPr>
          <w:rFonts w:ascii="Bookman Old Style"/>
          <w:spacing w:val="-7"/>
          <w:sz w:val="16"/>
        </w:rPr>
        <w:t xml:space="preserve"> </w:t>
      </w:r>
      <w:r>
        <w:rPr>
          <w:rFonts w:ascii="Bookman Old Style"/>
          <w:spacing w:val="-4"/>
          <w:sz w:val="16"/>
        </w:rPr>
        <w:t>to</w:t>
      </w:r>
      <w:r>
        <w:rPr>
          <w:rFonts w:ascii="Bookman Old Style"/>
          <w:spacing w:val="-7"/>
          <w:sz w:val="16"/>
        </w:rPr>
        <w:t xml:space="preserve"> </w:t>
      </w:r>
      <w:r>
        <w:rPr>
          <w:rFonts w:ascii="Bookman Old Style"/>
          <w:spacing w:val="-4"/>
          <w:sz w:val="16"/>
        </w:rPr>
        <w:t>halt</w:t>
      </w:r>
      <w:r>
        <w:rPr>
          <w:rFonts w:ascii="Bookman Old Style"/>
          <w:spacing w:val="-7"/>
          <w:sz w:val="16"/>
        </w:rPr>
        <w:t xml:space="preserve"> </w:t>
      </w:r>
      <w:r>
        <w:rPr>
          <w:rFonts w:ascii="Bookman Old Style"/>
          <w:spacing w:val="-4"/>
          <w:sz w:val="16"/>
        </w:rPr>
        <w:t>until</w:t>
      </w:r>
      <w:r>
        <w:rPr>
          <w:rFonts w:ascii="Bookman Old Style"/>
          <w:spacing w:val="-7"/>
          <w:sz w:val="16"/>
        </w:rPr>
        <w:t xml:space="preserve"> </w:t>
      </w:r>
      <w:r>
        <w:rPr>
          <w:rFonts w:ascii="Bookman Old Style"/>
          <w:spacing w:val="-4"/>
          <w:sz w:val="16"/>
        </w:rPr>
        <w:t>the</w:t>
      </w:r>
      <w:r>
        <w:rPr>
          <w:rFonts w:ascii="Bookman Old Style"/>
          <w:spacing w:val="-7"/>
          <w:sz w:val="16"/>
        </w:rPr>
        <w:t xml:space="preserve"> </w:t>
      </w:r>
      <w:r>
        <w:rPr>
          <w:rFonts w:ascii="Bookman Old Style"/>
          <w:spacing w:val="-4"/>
          <w:sz w:val="16"/>
        </w:rPr>
        <w:t>input</w:t>
      </w:r>
      <w:r>
        <w:rPr>
          <w:rFonts w:ascii="Bookman Old Style"/>
          <w:spacing w:val="-7"/>
          <w:sz w:val="16"/>
        </w:rPr>
        <w:t xml:space="preserve"> </w:t>
      </w:r>
      <w:r>
        <w:rPr>
          <w:rFonts w:ascii="Bookman Old Style"/>
          <w:spacing w:val="-4"/>
          <w:sz w:val="16"/>
        </w:rPr>
        <w:t>is</w:t>
      </w:r>
      <w:r>
        <w:rPr>
          <w:rFonts w:ascii="Bookman Old Style"/>
          <w:spacing w:val="-7"/>
          <w:sz w:val="16"/>
        </w:rPr>
        <w:t xml:space="preserve"> </w:t>
      </w:r>
      <w:r>
        <w:rPr>
          <w:rFonts w:ascii="Bookman Old Style"/>
          <w:spacing w:val="-4"/>
          <w:sz w:val="16"/>
        </w:rPr>
        <w:t>provided,</w:t>
      </w:r>
      <w:r>
        <w:rPr>
          <w:rFonts w:ascii="Bookman Old Style"/>
          <w:spacing w:val="-7"/>
          <w:sz w:val="16"/>
        </w:rPr>
        <w:t xml:space="preserve"> </w:t>
      </w:r>
      <w:r>
        <w:rPr>
          <w:rFonts w:ascii="Bookman Old Style"/>
          <w:spacing w:val="-4"/>
          <w:sz w:val="16"/>
        </w:rPr>
        <w:t xml:space="preserve">whereas </w:t>
      </w:r>
      <w:r>
        <w:rPr>
          <w:rFonts w:ascii="Bookman Old Style"/>
          <w:sz w:val="16"/>
        </w:rPr>
        <w:t>optional</w:t>
      </w:r>
      <w:r>
        <w:rPr>
          <w:rFonts w:ascii="Bookman Old Style"/>
          <w:spacing w:val="-5"/>
          <w:sz w:val="16"/>
        </w:rPr>
        <w:t xml:space="preserve"> </w:t>
      </w:r>
      <w:r>
        <w:rPr>
          <w:rFonts w:ascii="Bookman Old Style"/>
          <w:sz w:val="16"/>
        </w:rPr>
        <w:t>input</w:t>
      </w:r>
      <w:r>
        <w:rPr>
          <w:rFonts w:ascii="Bookman Old Style"/>
          <w:spacing w:val="-6"/>
          <w:sz w:val="16"/>
        </w:rPr>
        <w:t xml:space="preserve"> </w:t>
      </w:r>
      <w:r>
        <w:rPr>
          <w:rFonts w:ascii="Bookman Old Style"/>
          <w:sz w:val="16"/>
        </w:rPr>
        <w:t>may</w:t>
      </w:r>
      <w:r>
        <w:rPr>
          <w:rFonts w:ascii="Bookman Old Style"/>
          <w:spacing w:val="-5"/>
          <w:sz w:val="16"/>
        </w:rPr>
        <w:t xml:space="preserve"> </w:t>
      </w:r>
      <w:r>
        <w:rPr>
          <w:rFonts w:ascii="Bookman Old Style"/>
          <w:sz w:val="16"/>
        </w:rPr>
        <w:t>modify</w:t>
      </w:r>
      <w:r>
        <w:rPr>
          <w:rFonts w:ascii="Bookman Old Style"/>
          <w:spacing w:val="-5"/>
          <w:sz w:val="16"/>
        </w:rPr>
        <w:t xml:space="preserve"> </w:t>
      </w:r>
      <w:r>
        <w:rPr>
          <w:rFonts w:ascii="Bookman Old Style"/>
          <w:sz w:val="16"/>
        </w:rPr>
        <w:t>a</w:t>
      </w:r>
      <w:r>
        <w:rPr>
          <w:rFonts w:ascii="Bookman Old Style"/>
          <w:spacing w:val="-5"/>
          <w:sz w:val="16"/>
        </w:rPr>
        <w:t xml:space="preserve"> </w:t>
      </w:r>
      <w:r>
        <w:rPr>
          <w:rFonts w:ascii="Bookman Old Style"/>
          <w:sz w:val="16"/>
        </w:rPr>
        <w:t>system</w:t>
      </w:r>
      <w:r>
        <w:rPr>
          <w:rFonts w:ascii="Bookman Old Style"/>
          <w:spacing w:val="-6"/>
          <w:sz w:val="16"/>
        </w:rPr>
        <w:t xml:space="preserve"> </w:t>
      </w:r>
      <w:r>
        <w:rPr>
          <w:rFonts w:ascii="Bookman Old Style"/>
          <w:sz w:val="16"/>
        </w:rPr>
        <w:t>decision</w:t>
      </w:r>
      <w:r>
        <w:rPr>
          <w:rFonts w:ascii="Bookman Old Style"/>
          <w:spacing w:val="-5"/>
          <w:sz w:val="16"/>
        </w:rPr>
        <w:t xml:space="preserve"> </w:t>
      </w:r>
      <w:r>
        <w:rPr>
          <w:rFonts w:ascii="Bookman Old Style"/>
          <w:sz w:val="16"/>
        </w:rPr>
        <w:t>or</w:t>
      </w:r>
      <w:r>
        <w:rPr>
          <w:rFonts w:ascii="Bookman Old Style"/>
          <w:spacing w:val="-6"/>
          <w:sz w:val="16"/>
        </w:rPr>
        <w:t xml:space="preserve"> </w:t>
      </w:r>
      <w:r>
        <w:rPr>
          <w:rFonts w:ascii="Bookman Old Style"/>
          <w:sz w:val="16"/>
        </w:rPr>
        <w:t>output</w:t>
      </w:r>
      <w:r>
        <w:rPr>
          <w:rFonts w:ascii="Bookman Old Style"/>
          <w:spacing w:val="-5"/>
          <w:sz w:val="16"/>
        </w:rPr>
        <w:t xml:space="preserve"> </w:t>
      </w:r>
      <w:r>
        <w:rPr>
          <w:rFonts w:ascii="Bookman Old Style"/>
          <w:sz w:val="16"/>
        </w:rPr>
        <w:t>but</w:t>
      </w:r>
      <w:r>
        <w:rPr>
          <w:rFonts w:ascii="Bookman Old Style"/>
          <w:spacing w:val="-6"/>
          <w:sz w:val="16"/>
        </w:rPr>
        <w:t xml:space="preserve"> </w:t>
      </w:r>
      <w:r>
        <w:rPr>
          <w:rFonts w:ascii="Bookman Old Style"/>
          <w:sz w:val="16"/>
        </w:rPr>
        <w:t>is</w:t>
      </w:r>
      <w:r>
        <w:rPr>
          <w:rFonts w:ascii="Bookman Old Style"/>
          <w:spacing w:val="-5"/>
          <w:sz w:val="16"/>
        </w:rPr>
        <w:t xml:space="preserve"> </w:t>
      </w:r>
      <w:r>
        <w:rPr>
          <w:rFonts w:ascii="Bookman Old Style"/>
          <w:sz w:val="16"/>
        </w:rPr>
        <w:t>not</w:t>
      </w:r>
      <w:r>
        <w:rPr>
          <w:rFonts w:ascii="Bookman Old Style"/>
          <w:spacing w:val="-6"/>
          <w:sz w:val="16"/>
        </w:rPr>
        <w:t xml:space="preserve"> </w:t>
      </w:r>
      <w:r>
        <w:rPr>
          <w:rFonts w:ascii="Bookman Old Style"/>
          <w:sz w:val="16"/>
        </w:rPr>
        <w:t>necessary</w:t>
      </w:r>
      <w:r>
        <w:rPr>
          <w:rFonts w:ascii="Bookman Old Style"/>
          <w:spacing w:val="-5"/>
          <w:sz w:val="16"/>
        </w:rPr>
        <w:t xml:space="preserve"> </w:t>
      </w:r>
      <w:r>
        <w:rPr>
          <w:rFonts w:ascii="Bookman Old Style"/>
          <w:sz w:val="16"/>
        </w:rPr>
        <w:t>for</w:t>
      </w:r>
      <w:r>
        <w:rPr>
          <w:rFonts w:ascii="Bookman Old Style"/>
          <w:spacing w:val="-6"/>
          <w:sz w:val="16"/>
        </w:rPr>
        <w:t xml:space="preserve"> </w:t>
      </w:r>
      <w:r>
        <w:rPr>
          <w:rFonts w:ascii="Bookman Old Style"/>
          <w:sz w:val="16"/>
        </w:rPr>
        <w:t>the</w:t>
      </w:r>
      <w:r>
        <w:rPr>
          <w:rFonts w:ascii="Bookman Old Style"/>
          <w:spacing w:val="-5"/>
          <w:sz w:val="16"/>
        </w:rPr>
        <w:t xml:space="preserve"> </w:t>
      </w:r>
      <w:r>
        <w:rPr>
          <w:rFonts w:ascii="Bookman Old Style"/>
          <w:sz w:val="16"/>
        </w:rPr>
        <w:t>workflow</w:t>
      </w:r>
      <w:r>
        <w:rPr>
          <w:rFonts w:ascii="Bookman Old Style"/>
          <w:spacing w:val="-6"/>
          <w:sz w:val="16"/>
        </w:rPr>
        <w:t xml:space="preserve"> </w:t>
      </w:r>
      <w:r>
        <w:rPr>
          <w:rFonts w:ascii="Bookman Old Style"/>
          <w:sz w:val="16"/>
        </w:rPr>
        <w:t>to</w:t>
      </w:r>
      <w:r>
        <w:rPr>
          <w:rFonts w:ascii="Bookman Old Style"/>
          <w:spacing w:val="-5"/>
          <w:sz w:val="16"/>
        </w:rPr>
        <w:t xml:space="preserve"> </w:t>
      </w:r>
      <w:r>
        <w:rPr>
          <w:rFonts w:ascii="Bookman Old Style"/>
          <w:sz w:val="16"/>
        </w:rPr>
        <w:t>continue.</w:t>
      </w:r>
      <w:r>
        <w:rPr>
          <w:rFonts w:ascii="Bookman Old Style"/>
          <w:spacing w:val="-6"/>
          <w:sz w:val="16"/>
        </w:rPr>
        <w:t xml:space="preserve"> </w:t>
      </w:r>
      <w:r>
        <w:rPr>
          <w:rFonts w:ascii="Bookman Old Style"/>
          <w:sz w:val="16"/>
        </w:rPr>
        <w:t>Outside</w:t>
      </w:r>
      <w:r>
        <w:rPr>
          <w:rFonts w:ascii="Bookman Old Style"/>
          <w:spacing w:val="-5"/>
          <w:sz w:val="16"/>
        </w:rPr>
        <w:t xml:space="preserve"> </w:t>
      </w:r>
      <w:r>
        <w:rPr>
          <w:rFonts w:ascii="Bookman Old Style"/>
          <w:sz w:val="16"/>
        </w:rPr>
        <w:t xml:space="preserve">the </w:t>
      </w:r>
      <w:r>
        <w:rPr>
          <w:rFonts w:ascii="Bookman Old Style"/>
          <w:spacing w:val="-2"/>
          <w:sz w:val="16"/>
        </w:rPr>
        <w:t>workflow,</w:t>
      </w:r>
      <w:r>
        <w:rPr>
          <w:rFonts w:ascii="Bookman Old Style"/>
          <w:spacing w:val="-11"/>
          <w:sz w:val="16"/>
        </w:rPr>
        <w:t xml:space="preserve"> </w:t>
      </w:r>
      <w:r>
        <w:rPr>
          <w:rFonts w:ascii="Bookman Old Style"/>
          <w:spacing w:val="-2"/>
          <w:sz w:val="16"/>
        </w:rPr>
        <w:t>human</w:t>
      </w:r>
      <w:r>
        <w:rPr>
          <w:rFonts w:ascii="Bookman Old Style"/>
          <w:spacing w:val="-11"/>
          <w:sz w:val="16"/>
        </w:rPr>
        <w:t xml:space="preserve"> </w:t>
      </w:r>
      <w:r>
        <w:rPr>
          <w:rFonts w:ascii="Bookman Old Style"/>
          <w:spacing w:val="-2"/>
          <w:sz w:val="16"/>
        </w:rPr>
        <w:t>involvement</w:t>
      </w:r>
      <w:r>
        <w:rPr>
          <w:rFonts w:ascii="Bookman Old Style"/>
          <w:spacing w:val="-11"/>
          <w:sz w:val="16"/>
        </w:rPr>
        <w:t xml:space="preserve"> </w:t>
      </w:r>
      <w:r>
        <w:rPr>
          <w:rFonts w:ascii="Bookman Old Style"/>
          <w:spacing w:val="-2"/>
          <w:sz w:val="16"/>
        </w:rPr>
        <w:t>may</w:t>
      </w:r>
      <w:r>
        <w:rPr>
          <w:rFonts w:ascii="Bookman Old Style"/>
          <w:spacing w:val="-11"/>
          <w:sz w:val="16"/>
        </w:rPr>
        <w:t xml:space="preserve"> </w:t>
      </w:r>
      <w:r>
        <w:rPr>
          <w:rFonts w:ascii="Bookman Old Style"/>
          <w:spacing w:val="-2"/>
          <w:sz w:val="16"/>
        </w:rPr>
        <w:t>instead</w:t>
      </w:r>
      <w:r>
        <w:rPr>
          <w:rFonts w:ascii="Bookman Old Style"/>
          <w:spacing w:val="-10"/>
          <w:sz w:val="16"/>
        </w:rPr>
        <w:t xml:space="preserve"> </w:t>
      </w:r>
      <w:r>
        <w:rPr>
          <w:rFonts w:ascii="Bookman Old Style"/>
          <w:spacing w:val="-2"/>
          <w:sz w:val="16"/>
        </w:rPr>
        <w:t>serve</w:t>
      </w:r>
      <w:r>
        <w:rPr>
          <w:rFonts w:ascii="Bookman Old Style"/>
          <w:spacing w:val="-11"/>
          <w:sz w:val="16"/>
        </w:rPr>
        <w:t xml:space="preserve"> </w:t>
      </w:r>
      <w:r>
        <w:rPr>
          <w:rFonts w:ascii="Bookman Old Style"/>
          <w:spacing w:val="-2"/>
          <w:sz w:val="16"/>
        </w:rPr>
        <w:t>to</w:t>
      </w:r>
      <w:r>
        <w:rPr>
          <w:rFonts w:ascii="Bookman Old Style"/>
          <w:spacing w:val="-11"/>
          <w:sz w:val="16"/>
        </w:rPr>
        <w:t xml:space="preserve"> </w:t>
      </w:r>
      <w:r>
        <w:rPr>
          <w:rFonts w:ascii="Bookman Old Style"/>
          <w:spacing w:val="-2"/>
          <w:sz w:val="16"/>
        </w:rPr>
        <w:t>evaluate</w:t>
      </w:r>
      <w:r>
        <w:rPr>
          <w:rFonts w:ascii="Bookman Old Style"/>
          <w:spacing w:val="-11"/>
          <w:sz w:val="16"/>
        </w:rPr>
        <w:t xml:space="preserve"> </w:t>
      </w:r>
      <w:r>
        <w:rPr>
          <w:rFonts w:ascii="Bookman Old Style"/>
          <w:spacing w:val="-2"/>
          <w:sz w:val="16"/>
        </w:rPr>
        <w:t>system</w:t>
      </w:r>
      <w:r>
        <w:rPr>
          <w:rFonts w:ascii="Bookman Old Style"/>
          <w:spacing w:val="-11"/>
          <w:sz w:val="16"/>
        </w:rPr>
        <w:t xml:space="preserve"> </w:t>
      </w:r>
      <w:r>
        <w:rPr>
          <w:rFonts w:ascii="Bookman Old Style"/>
          <w:spacing w:val="-2"/>
          <w:sz w:val="16"/>
        </w:rPr>
        <w:t>outputs</w:t>
      </w:r>
      <w:r>
        <w:rPr>
          <w:rFonts w:ascii="Bookman Old Style"/>
          <w:spacing w:val="-10"/>
          <w:sz w:val="16"/>
        </w:rPr>
        <w:t xml:space="preserve"> </w:t>
      </w:r>
      <w:r>
        <w:rPr>
          <w:rFonts w:ascii="Bookman Old Style"/>
          <w:spacing w:val="-2"/>
          <w:sz w:val="16"/>
        </w:rPr>
        <w:t>by</w:t>
      </w:r>
      <w:r>
        <w:rPr>
          <w:rFonts w:ascii="Bookman Old Style"/>
          <w:spacing w:val="-11"/>
          <w:sz w:val="16"/>
        </w:rPr>
        <w:t xml:space="preserve"> </w:t>
      </w:r>
      <w:r>
        <w:rPr>
          <w:rFonts w:ascii="Bookman Old Style"/>
          <w:spacing w:val="-2"/>
          <w:sz w:val="16"/>
        </w:rPr>
        <w:t>providing</w:t>
      </w:r>
      <w:r>
        <w:rPr>
          <w:rFonts w:ascii="Bookman Old Style"/>
          <w:spacing w:val="-11"/>
          <w:sz w:val="16"/>
        </w:rPr>
        <w:t xml:space="preserve"> </w:t>
      </w:r>
      <w:r>
        <w:rPr>
          <w:rFonts w:ascii="Bookman Old Style"/>
          <w:spacing w:val="-2"/>
          <w:sz w:val="16"/>
        </w:rPr>
        <w:t>expert</w:t>
      </w:r>
      <w:r>
        <w:rPr>
          <w:rFonts w:ascii="Bookman Old Style"/>
          <w:spacing w:val="-11"/>
          <w:sz w:val="16"/>
        </w:rPr>
        <w:t xml:space="preserve"> </w:t>
      </w:r>
      <w:r>
        <w:rPr>
          <w:rFonts w:ascii="Bookman Old Style"/>
          <w:spacing w:val="-2"/>
          <w:sz w:val="16"/>
        </w:rPr>
        <w:t>judgements</w:t>
      </w:r>
      <w:r>
        <w:rPr>
          <w:rFonts w:ascii="Bookman Old Style"/>
          <w:spacing w:val="-11"/>
          <w:sz w:val="16"/>
        </w:rPr>
        <w:t xml:space="preserve"> </w:t>
      </w:r>
      <w:r>
        <w:rPr>
          <w:rFonts w:ascii="Bookman Old Style"/>
          <w:spacing w:val="-2"/>
          <w:sz w:val="16"/>
        </w:rPr>
        <w:t>or</w:t>
      </w:r>
      <w:r>
        <w:rPr>
          <w:rFonts w:ascii="Bookman Old Style"/>
          <w:spacing w:val="-10"/>
          <w:sz w:val="16"/>
        </w:rPr>
        <w:t xml:space="preserve"> </w:t>
      </w:r>
      <w:r>
        <w:rPr>
          <w:rFonts w:ascii="Bookman Old Style"/>
          <w:spacing w:val="-2"/>
          <w:sz w:val="16"/>
        </w:rPr>
        <w:t>reference decisions.</w:t>
      </w:r>
    </w:p>
    <w:p w14:paraId="512A1049" w14:textId="77777777" w:rsidR="00EF4BD5" w:rsidRDefault="00EF4BD5">
      <w:pPr>
        <w:pStyle w:val="BodyText"/>
        <w:spacing w:before="96"/>
        <w:jc w:val="left"/>
        <w:rPr>
          <w:rFonts w:ascii="Bookman Old Style"/>
          <w:sz w:val="16"/>
        </w:rPr>
      </w:pPr>
    </w:p>
    <w:p w14:paraId="55BFA107" w14:textId="77777777" w:rsidR="00EF4BD5" w:rsidRDefault="00000000">
      <w:pPr>
        <w:pStyle w:val="BodyText"/>
        <w:spacing w:line="254" w:lineRule="auto"/>
        <w:ind w:left="91" w:right="428"/>
      </w:pPr>
      <w:r>
        <w:t>the</w:t>
      </w:r>
      <w:r>
        <w:rPr>
          <w:spacing w:val="-13"/>
        </w:rPr>
        <w:t xml:space="preserve"> </w:t>
      </w:r>
      <w:r>
        <w:t>aggregated</w:t>
      </w:r>
      <w:r>
        <w:rPr>
          <w:spacing w:val="-12"/>
        </w:rPr>
        <w:t xml:space="preserve"> </w:t>
      </w:r>
      <w:r>
        <w:t>effect</w:t>
      </w:r>
      <w:r>
        <w:rPr>
          <w:spacing w:val="-12"/>
        </w:rPr>
        <w:t xml:space="preserve"> </w:t>
      </w:r>
      <w:r>
        <w:t>size.</w:t>
      </w:r>
      <w:r>
        <w:rPr>
          <w:spacing w:val="-12"/>
        </w:rPr>
        <w:t xml:space="preserve"> </w:t>
      </w:r>
      <w:r>
        <w:t>In</w:t>
      </w:r>
      <w:r>
        <w:rPr>
          <w:spacing w:val="-12"/>
        </w:rPr>
        <w:t xml:space="preserve"> </w:t>
      </w:r>
      <w:r>
        <w:t>human-conducted</w:t>
      </w:r>
      <w:r>
        <w:rPr>
          <w:spacing w:val="-12"/>
        </w:rPr>
        <w:t xml:space="preserve"> </w:t>
      </w:r>
      <w:r>
        <w:t>SRs,</w:t>
      </w:r>
      <w:r>
        <w:rPr>
          <w:spacing w:val="-12"/>
        </w:rPr>
        <w:t xml:space="preserve"> </w:t>
      </w:r>
      <w:r>
        <w:t>researchers</w:t>
      </w:r>
      <w:r>
        <w:rPr>
          <w:spacing w:val="-12"/>
        </w:rPr>
        <w:t xml:space="preserve"> </w:t>
      </w:r>
      <w:r>
        <w:t>can</w:t>
      </w:r>
      <w:r>
        <w:rPr>
          <w:spacing w:val="-12"/>
        </w:rPr>
        <w:t xml:space="preserve"> </w:t>
      </w:r>
      <w:r>
        <w:t>address</w:t>
      </w:r>
      <w:r>
        <w:rPr>
          <w:spacing w:val="-12"/>
        </w:rPr>
        <w:t xml:space="preserve"> </w:t>
      </w:r>
      <w:r>
        <w:t>this</w:t>
      </w:r>
      <w:r>
        <w:rPr>
          <w:spacing w:val="-12"/>
        </w:rPr>
        <w:t xml:space="preserve"> </w:t>
      </w:r>
      <w:r>
        <w:t>by</w:t>
      </w:r>
      <w:r>
        <w:rPr>
          <w:spacing w:val="-12"/>
        </w:rPr>
        <w:t xml:space="preserve"> </w:t>
      </w:r>
      <w:r>
        <w:t>running</w:t>
      </w:r>
      <w:r>
        <w:rPr>
          <w:spacing w:val="-12"/>
        </w:rPr>
        <w:t xml:space="preserve"> </w:t>
      </w:r>
      <w:r>
        <w:t>a</w:t>
      </w:r>
      <w:r>
        <w:rPr>
          <w:spacing w:val="-12"/>
        </w:rPr>
        <w:t xml:space="preserve"> </w:t>
      </w:r>
      <w:r>
        <w:t>sensitivity analysis that excludes high-risk studies to test the robustness of the aggregated effect.</w:t>
      </w:r>
    </w:p>
    <w:p w14:paraId="33916196" w14:textId="77777777" w:rsidR="00EF4BD5" w:rsidRDefault="00000000">
      <w:pPr>
        <w:pStyle w:val="BodyText"/>
        <w:spacing w:line="254" w:lineRule="auto"/>
        <w:ind w:left="91" w:right="426" w:firstLine="298"/>
      </w:pPr>
      <w:r>
        <w:t>Research</w:t>
      </w:r>
      <w:r>
        <w:rPr>
          <w:spacing w:val="-1"/>
        </w:rPr>
        <w:t xml:space="preserve"> </w:t>
      </w:r>
      <w:r>
        <w:t>specifically</w:t>
      </w:r>
      <w:r>
        <w:rPr>
          <w:spacing w:val="-1"/>
        </w:rPr>
        <w:t xml:space="preserve"> </w:t>
      </w:r>
      <w:r>
        <w:t>examining</w:t>
      </w:r>
      <w:r>
        <w:rPr>
          <w:spacing w:val="-1"/>
        </w:rPr>
        <w:t xml:space="preserve"> </w:t>
      </w:r>
      <w:r>
        <w:t>AI-based</w:t>
      </w:r>
      <w:r>
        <w:rPr>
          <w:spacing w:val="-1"/>
        </w:rPr>
        <w:t xml:space="preserve"> </w:t>
      </w:r>
      <w:r>
        <w:t>RoB</w:t>
      </w:r>
      <w:r>
        <w:rPr>
          <w:spacing w:val="-1"/>
        </w:rPr>
        <w:t xml:space="preserve"> </w:t>
      </w:r>
      <w:r>
        <w:t>assessment</w:t>
      </w:r>
      <w:r>
        <w:rPr>
          <w:spacing w:val="-1"/>
        </w:rPr>
        <w:t xml:space="preserve"> </w:t>
      </w:r>
      <w:r>
        <w:t>exists</w:t>
      </w:r>
      <w:r>
        <w:rPr>
          <w:spacing w:val="-1"/>
        </w:rPr>
        <w:t xml:space="preserve"> </w:t>
      </w:r>
      <w:r>
        <w:t>but</w:t>
      </w:r>
      <w:r>
        <w:rPr>
          <w:spacing w:val="-1"/>
        </w:rPr>
        <w:t xml:space="preserve"> </w:t>
      </w:r>
      <w:r>
        <w:t>remains</w:t>
      </w:r>
      <w:r>
        <w:rPr>
          <w:spacing w:val="-1"/>
        </w:rPr>
        <w:t xml:space="preserve"> </w:t>
      </w:r>
      <w:r>
        <w:t>limited</w:t>
      </w:r>
      <w:r>
        <w:rPr>
          <w:spacing w:val="-1"/>
        </w:rPr>
        <w:t xml:space="preserve"> </w:t>
      </w:r>
      <w:r>
        <w:t>given</w:t>
      </w:r>
      <w:r>
        <w:rPr>
          <w:spacing w:val="-1"/>
        </w:rPr>
        <w:t xml:space="preserve"> </w:t>
      </w:r>
      <w:r>
        <w:t>the</w:t>
      </w:r>
      <w:r>
        <w:rPr>
          <w:spacing w:val="-1"/>
        </w:rPr>
        <w:t xml:space="preserve"> </w:t>
      </w:r>
      <w:r>
        <w:t xml:space="preserve">wide </w:t>
      </w:r>
      <w:r>
        <w:rPr>
          <w:spacing w:val="-2"/>
        </w:rPr>
        <w:t>range</w:t>
      </w:r>
      <w:r>
        <w:rPr>
          <w:spacing w:val="-7"/>
        </w:rPr>
        <w:t xml:space="preserve"> </w:t>
      </w:r>
      <w:r>
        <w:rPr>
          <w:spacing w:val="-2"/>
        </w:rPr>
        <w:t>of</w:t>
      </w:r>
      <w:r>
        <w:rPr>
          <w:spacing w:val="-7"/>
        </w:rPr>
        <w:t xml:space="preserve"> </w:t>
      </w:r>
      <w:r>
        <w:rPr>
          <w:spacing w:val="-2"/>
        </w:rPr>
        <w:t>RoB</w:t>
      </w:r>
      <w:r>
        <w:rPr>
          <w:spacing w:val="-7"/>
        </w:rPr>
        <w:t xml:space="preserve"> </w:t>
      </w:r>
      <w:r>
        <w:rPr>
          <w:spacing w:val="-2"/>
        </w:rPr>
        <w:t>tools</w:t>
      </w:r>
      <w:r>
        <w:rPr>
          <w:spacing w:val="-7"/>
        </w:rPr>
        <w:t xml:space="preserve"> </w:t>
      </w:r>
      <w:r>
        <w:rPr>
          <w:spacing w:val="-2"/>
        </w:rPr>
        <w:t>[</w:t>
      </w:r>
      <w:hyperlink w:anchor="_bookmark89" w:history="1">
        <w:r>
          <w:rPr>
            <w:color w:val="0000FF"/>
            <w:spacing w:val="-2"/>
          </w:rPr>
          <w:t>105</w:t>
        </w:r>
      </w:hyperlink>
      <w:r>
        <w:rPr>
          <w:spacing w:val="-2"/>
        </w:rPr>
        <w:t>,</w:t>
      </w:r>
      <w:r>
        <w:rPr>
          <w:spacing w:val="-7"/>
        </w:rPr>
        <w:t xml:space="preserve"> </w:t>
      </w:r>
      <w:hyperlink w:anchor="_bookmark90" w:history="1">
        <w:r>
          <w:rPr>
            <w:color w:val="0000FF"/>
            <w:spacing w:val="-2"/>
          </w:rPr>
          <w:t>106</w:t>
        </w:r>
      </w:hyperlink>
      <w:r>
        <w:rPr>
          <w:spacing w:val="-2"/>
        </w:rPr>
        <w:t>].</w:t>
      </w:r>
      <w:r>
        <w:rPr>
          <w:spacing w:val="-7"/>
        </w:rPr>
        <w:t xml:space="preserve"> </w:t>
      </w:r>
      <w:r>
        <w:rPr>
          <w:spacing w:val="-2"/>
        </w:rPr>
        <w:t>Empirical</w:t>
      </w:r>
      <w:r>
        <w:rPr>
          <w:spacing w:val="-7"/>
        </w:rPr>
        <w:t xml:space="preserve"> </w:t>
      </w:r>
      <w:r>
        <w:rPr>
          <w:spacing w:val="-2"/>
        </w:rPr>
        <w:t>evaluations</w:t>
      </w:r>
      <w:r>
        <w:rPr>
          <w:spacing w:val="-7"/>
        </w:rPr>
        <w:t xml:space="preserve"> </w:t>
      </w:r>
      <w:r>
        <w:rPr>
          <w:spacing w:val="-2"/>
        </w:rPr>
        <w:t>of</w:t>
      </w:r>
      <w:r>
        <w:rPr>
          <w:spacing w:val="-7"/>
        </w:rPr>
        <w:t xml:space="preserve"> </w:t>
      </w:r>
      <w:r>
        <w:rPr>
          <w:spacing w:val="-2"/>
        </w:rPr>
        <w:t>AI-based</w:t>
      </w:r>
      <w:r>
        <w:rPr>
          <w:spacing w:val="-7"/>
        </w:rPr>
        <w:t xml:space="preserve"> </w:t>
      </w:r>
      <w:r>
        <w:rPr>
          <w:spacing w:val="-2"/>
        </w:rPr>
        <w:t>RoB</w:t>
      </w:r>
      <w:r>
        <w:rPr>
          <w:spacing w:val="-7"/>
        </w:rPr>
        <w:t xml:space="preserve"> </w:t>
      </w:r>
      <w:r>
        <w:rPr>
          <w:spacing w:val="-2"/>
        </w:rPr>
        <w:t>assessment</w:t>
      </w:r>
      <w:r>
        <w:rPr>
          <w:spacing w:val="-7"/>
        </w:rPr>
        <w:t xml:space="preserve"> </w:t>
      </w:r>
      <w:r>
        <w:rPr>
          <w:spacing w:val="-2"/>
        </w:rPr>
        <w:t>have</w:t>
      </w:r>
      <w:r>
        <w:rPr>
          <w:spacing w:val="-7"/>
        </w:rPr>
        <w:t xml:space="preserve"> </w:t>
      </w:r>
      <w:r>
        <w:rPr>
          <w:spacing w:val="-2"/>
        </w:rPr>
        <w:t>found</w:t>
      </w:r>
      <w:r>
        <w:rPr>
          <w:spacing w:val="-7"/>
        </w:rPr>
        <w:t xml:space="preserve"> </w:t>
      </w:r>
      <w:r>
        <w:rPr>
          <w:spacing w:val="-2"/>
        </w:rPr>
        <w:t>highly</w:t>
      </w:r>
      <w:r>
        <w:rPr>
          <w:spacing w:val="-7"/>
        </w:rPr>
        <w:t xml:space="preserve"> </w:t>
      </w:r>
      <w:r>
        <w:rPr>
          <w:spacing w:val="-2"/>
        </w:rPr>
        <w:t xml:space="preserve">mixed </w:t>
      </w:r>
      <w:r>
        <w:rPr>
          <w:spacing w:val="-4"/>
        </w:rPr>
        <w:t>agreement</w:t>
      </w:r>
      <w:r>
        <w:rPr>
          <w:spacing w:val="-8"/>
        </w:rPr>
        <w:t xml:space="preserve"> </w:t>
      </w:r>
      <w:r>
        <w:rPr>
          <w:spacing w:val="-4"/>
        </w:rPr>
        <w:t>with</w:t>
      </w:r>
      <w:r>
        <w:rPr>
          <w:spacing w:val="-7"/>
        </w:rPr>
        <w:t xml:space="preserve"> </w:t>
      </w:r>
      <w:r>
        <w:rPr>
          <w:spacing w:val="-4"/>
        </w:rPr>
        <w:t>human</w:t>
      </w:r>
      <w:r>
        <w:rPr>
          <w:spacing w:val="-8"/>
        </w:rPr>
        <w:t xml:space="preserve"> </w:t>
      </w:r>
      <w:r>
        <w:rPr>
          <w:spacing w:val="-4"/>
        </w:rPr>
        <w:t>judgments,</w:t>
      </w:r>
      <w:r>
        <w:rPr>
          <w:spacing w:val="-8"/>
        </w:rPr>
        <w:t xml:space="preserve"> </w:t>
      </w:r>
      <w:r>
        <w:rPr>
          <w:spacing w:val="-4"/>
        </w:rPr>
        <w:t>ranging</w:t>
      </w:r>
      <w:r>
        <w:rPr>
          <w:spacing w:val="-8"/>
        </w:rPr>
        <w:t xml:space="preserve"> </w:t>
      </w:r>
      <w:r>
        <w:rPr>
          <w:spacing w:val="-4"/>
        </w:rPr>
        <w:t>from</w:t>
      </w:r>
      <w:r>
        <w:rPr>
          <w:spacing w:val="-8"/>
        </w:rPr>
        <w:t xml:space="preserve"> </w:t>
      </w:r>
      <w:r>
        <w:rPr>
          <w:spacing w:val="-4"/>
        </w:rPr>
        <w:t>slight</w:t>
      </w:r>
      <w:r>
        <w:rPr>
          <w:spacing w:val="-7"/>
        </w:rPr>
        <w:t xml:space="preserve"> </w:t>
      </w:r>
      <w:r>
        <w:rPr>
          <w:spacing w:val="-4"/>
        </w:rPr>
        <w:t>to</w:t>
      </w:r>
      <w:r>
        <w:rPr>
          <w:spacing w:val="-8"/>
        </w:rPr>
        <w:t xml:space="preserve"> </w:t>
      </w:r>
      <w:r>
        <w:rPr>
          <w:spacing w:val="-4"/>
        </w:rPr>
        <w:t>moderate</w:t>
      </w:r>
      <w:r>
        <w:rPr>
          <w:spacing w:val="-8"/>
        </w:rPr>
        <w:t xml:space="preserve"> </w:t>
      </w:r>
      <w:r>
        <w:rPr>
          <w:spacing w:val="-4"/>
        </w:rPr>
        <w:t>to</w:t>
      </w:r>
      <w:r>
        <w:rPr>
          <w:spacing w:val="-8"/>
        </w:rPr>
        <w:t xml:space="preserve"> </w:t>
      </w:r>
      <w:r>
        <w:rPr>
          <w:spacing w:val="-4"/>
        </w:rPr>
        <w:t>high</w:t>
      </w:r>
      <w:r>
        <w:rPr>
          <w:spacing w:val="-8"/>
        </w:rPr>
        <w:t xml:space="preserve"> </w:t>
      </w:r>
      <w:r>
        <w:rPr>
          <w:spacing w:val="-4"/>
        </w:rPr>
        <w:t>agreement</w:t>
      </w:r>
      <w:r>
        <w:rPr>
          <w:spacing w:val="-8"/>
        </w:rPr>
        <w:t xml:space="preserve"> </w:t>
      </w:r>
      <w:r>
        <w:rPr>
          <w:spacing w:val="-4"/>
        </w:rPr>
        <w:t>[</w:t>
      </w:r>
      <w:hyperlink w:anchor="_bookmark91" w:history="1">
        <w:r>
          <w:rPr>
            <w:color w:val="0000FF"/>
            <w:spacing w:val="-4"/>
          </w:rPr>
          <w:t>107</w:t>
        </w:r>
      </w:hyperlink>
      <w:r>
        <w:rPr>
          <w:spacing w:val="-4"/>
        </w:rPr>
        <w:t>–</w:t>
      </w:r>
      <w:hyperlink w:anchor="_bookmark92" w:history="1">
        <w:r>
          <w:rPr>
            <w:color w:val="0000FF"/>
            <w:spacing w:val="-4"/>
          </w:rPr>
          <w:t>112</w:t>
        </w:r>
      </w:hyperlink>
      <w:r>
        <w:rPr>
          <w:spacing w:val="-4"/>
        </w:rPr>
        <w:t>].</w:t>
      </w:r>
      <w:r>
        <w:rPr>
          <w:spacing w:val="-8"/>
        </w:rPr>
        <w:t xml:space="preserve"> </w:t>
      </w:r>
      <w:r>
        <w:rPr>
          <w:spacing w:val="-4"/>
        </w:rPr>
        <w:t xml:space="preserve">Moreover, </w:t>
      </w:r>
      <w:r>
        <w:rPr>
          <w:spacing w:val="-2"/>
        </w:rPr>
        <w:t>the</w:t>
      </w:r>
      <w:r>
        <w:rPr>
          <w:spacing w:val="-5"/>
        </w:rPr>
        <w:t xml:space="preserve"> </w:t>
      </w:r>
      <w:r>
        <w:rPr>
          <w:spacing w:val="-2"/>
        </w:rPr>
        <w:t>effect</w:t>
      </w:r>
      <w:r>
        <w:rPr>
          <w:spacing w:val="-5"/>
        </w:rPr>
        <w:t xml:space="preserve"> </w:t>
      </w:r>
      <w:r>
        <w:rPr>
          <w:spacing w:val="-2"/>
        </w:rPr>
        <w:t>of</w:t>
      </w:r>
      <w:r>
        <w:rPr>
          <w:spacing w:val="-5"/>
        </w:rPr>
        <w:t xml:space="preserve"> </w:t>
      </w:r>
      <w:r>
        <w:rPr>
          <w:spacing w:val="-2"/>
        </w:rPr>
        <w:t>inaccurate</w:t>
      </w:r>
      <w:r>
        <w:rPr>
          <w:spacing w:val="-5"/>
        </w:rPr>
        <w:t xml:space="preserve"> </w:t>
      </w:r>
      <w:r>
        <w:rPr>
          <w:spacing w:val="-2"/>
        </w:rPr>
        <w:t>AI-based</w:t>
      </w:r>
      <w:r>
        <w:rPr>
          <w:spacing w:val="-5"/>
        </w:rPr>
        <w:t xml:space="preserve"> </w:t>
      </w:r>
      <w:r>
        <w:rPr>
          <w:spacing w:val="-2"/>
        </w:rPr>
        <w:t>RoB</w:t>
      </w:r>
      <w:r>
        <w:rPr>
          <w:spacing w:val="-5"/>
        </w:rPr>
        <w:t xml:space="preserve"> </w:t>
      </w:r>
      <w:r>
        <w:rPr>
          <w:spacing w:val="-2"/>
        </w:rPr>
        <w:t>assessments</w:t>
      </w:r>
      <w:r>
        <w:rPr>
          <w:spacing w:val="-5"/>
        </w:rPr>
        <w:t xml:space="preserve"> </w:t>
      </w:r>
      <w:r>
        <w:rPr>
          <w:spacing w:val="-2"/>
        </w:rPr>
        <w:t>on</w:t>
      </w:r>
      <w:r>
        <w:rPr>
          <w:spacing w:val="-5"/>
        </w:rPr>
        <w:t xml:space="preserve"> </w:t>
      </w:r>
      <w:r>
        <w:rPr>
          <w:spacing w:val="-2"/>
        </w:rPr>
        <w:t>the</w:t>
      </w:r>
      <w:r>
        <w:rPr>
          <w:spacing w:val="-5"/>
        </w:rPr>
        <w:t xml:space="preserve"> </w:t>
      </w:r>
      <w:r>
        <w:rPr>
          <w:spacing w:val="-2"/>
        </w:rPr>
        <w:t>acceptance</w:t>
      </w:r>
      <w:r>
        <w:rPr>
          <w:spacing w:val="-5"/>
        </w:rPr>
        <w:t xml:space="preserve"> </w:t>
      </w:r>
      <w:r>
        <w:rPr>
          <w:spacing w:val="-2"/>
        </w:rPr>
        <w:t>or</w:t>
      </w:r>
      <w:r>
        <w:rPr>
          <w:spacing w:val="-5"/>
        </w:rPr>
        <w:t xml:space="preserve"> </w:t>
      </w:r>
      <w:r>
        <w:rPr>
          <w:spacing w:val="-2"/>
        </w:rPr>
        <w:t>interpretation</w:t>
      </w:r>
      <w:r>
        <w:rPr>
          <w:spacing w:val="-5"/>
        </w:rPr>
        <w:t xml:space="preserve"> </w:t>
      </w:r>
      <w:r>
        <w:rPr>
          <w:spacing w:val="-2"/>
        </w:rPr>
        <w:t>of</w:t>
      </w:r>
      <w:r>
        <w:rPr>
          <w:spacing w:val="-5"/>
        </w:rPr>
        <w:t xml:space="preserve"> </w:t>
      </w:r>
      <w:r>
        <w:rPr>
          <w:spacing w:val="-2"/>
        </w:rPr>
        <w:t>aggregated</w:t>
      </w:r>
      <w:r>
        <w:rPr>
          <w:spacing w:val="-5"/>
        </w:rPr>
        <w:t xml:space="preserve"> </w:t>
      </w:r>
      <w:r>
        <w:rPr>
          <w:spacing w:val="-2"/>
        </w:rPr>
        <w:t xml:space="preserve">effect </w:t>
      </w:r>
      <w:r>
        <w:t>sizes</w:t>
      </w:r>
      <w:r>
        <w:rPr>
          <w:spacing w:val="-3"/>
        </w:rPr>
        <w:t xml:space="preserve"> </w:t>
      </w:r>
      <w:r>
        <w:t>in</w:t>
      </w:r>
      <w:r>
        <w:rPr>
          <w:spacing w:val="-3"/>
        </w:rPr>
        <w:t xml:space="preserve"> </w:t>
      </w:r>
      <w:r>
        <w:t>forest</w:t>
      </w:r>
      <w:r>
        <w:rPr>
          <w:spacing w:val="-3"/>
        </w:rPr>
        <w:t xml:space="preserve"> </w:t>
      </w:r>
      <w:r>
        <w:t>plots</w:t>
      </w:r>
      <w:r>
        <w:rPr>
          <w:spacing w:val="-3"/>
        </w:rPr>
        <w:t xml:space="preserve"> </w:t>
      </w:r>
      <w:r>
        <w:t>remains</w:t>
      </w:r>
      <w:r>
        <w:rPr>
          <w:spacing w:val="-3"/>
        </w:rPr>
        <w:t xml:space="preserve"> </w:t>
      </w:r>
      <w:r>
        <w:t>understudied</w:t>
      </w:r>
      <w:r>
        <w:rPr>
          <w:spacing w:val="-3"/>
        </w:rPr>
        <w:t xml:space="preserve"> </w:t>
      </w:r>
      <w:r>
        <w:t>in</w:t>
      </w:r>
      <w:r>
        <w:rPr>
          <w:spacing w:val="-3"/>
        </w:rPr>
        <w:t xml:space="preserve"> </w:t>
      </w:r>
      <w:r>
        <w:t>existing</w:t>
      </w:r>
      <w:r>
        <w:rPr>
          <w:spacing w:val="-3"/>
        </w:rPr>
        <w:t xml:space="preserve"> </w:t>
      </w:r>
      <w:r>
        <w:t>end-to-end</w:t>
      </w:r>
      <w:r>
        <w:rPr>
          <w:spacing w:val="-3"/>
        </w:rPr>
        <w:t xml:space="preserve"> </w:t>
      </w:r>
      <w:r>
        <w:t>SR</w:t>
      </w:r>
      <w:r>
        <w:rPr>
          <w:spacing w:val="-3"/>
        </w:rPr>
        <w:t xml:space="preserve"> </w:t>
      </w:r>
      <w:r>
        <w:t>and</w:t>
      </w:r>
      <w:r>
        <w:rPr>
          <w:spacing w:val="-3"/>
        </w:rPr>
        <w:t xml:space="preserve"> </w:t>
      </w:r>
      <w:r>
        <w:t>MA</w:t>
      </w:r>
      <w:r>
        <w:rPr>
          <w:spacing w:val="-3"/>
        </w:rPr>
        <w:t xml:space="preserve"> </w:t>
      </w:r>
      <w:r>
        <w:t>systems</w:t>
      </w:r>
      <w:r>
        <w:rPr>
          <w:spacing w:val="-3"/>
        </w:rPr>
        <w:t xml:space="preserve"> </w:t>
      </w:r>
      <w:r>
        <w:t>[</w:t>
      </w:r>
      <w:hyperlink w:anchor="_bookmark25" w:history="1">
        <w:r>
          <w:rPr>
            <w:color w:val="0000FF"/>
          </w:rPr>
          <w:t>25</w:t>
        </w:r>
      </w:hyperlink>
      <w:r>
        <w:t>–</w:t>
      </w:r>
      <w:hyperlink w:anchor="_bookmark26" w:history="1">
        <w:r>
          <w:rPr>
            <w:color w:val="0000FF"/>
          </w:rPr>
          <w:t>27</w:t>
        </w:r>
      </w:hyperlink>
      <w:r>
        <w:t>].</w:t>
      </w:r>
      <w:r>
        <w:rPr>
          <w:spacing w:val="-3"/>
        </w:rPr>
        <w:t xml:space="preserve"> </w:t>
      </w:r>
      <w:r>
        <w:t>This</w:t>
      </w:r>
      <w:r>
        <w:rPr>
          <w:spacing w:val="-3"/>
        </w:rPr>
        <w:t xml:space="preserve"> </w:t>
      </w:r>
      <w:r>
        <w:t>lack of</w:t>
      </w:r>
      <w:r>
        <w:rPr>
          <w:spacing w:val="-8"/>
        </w:rPr>
        <w:t xml:space="preserve"> </w:t>
      </w:r>
      <w:r>
        <w:t>established</w:t>
      </w:r>
      <w:r>
        <w:rPr>
          <w:spacing w:val="-8"/>
        </w:rPr>
        <w:t xml:space="preserve"> </w:t>
      </w:r>
      <w:r>
        <w:t>reliability</w:t>
      </w:r>
      <w:r>
        <w:rPr>
          <w:spacing w:val="-8"/>
        </w:rPr>
        <w:t xml:space="preserve"> </w:t>
      </w:r>
      <w:r>
        <w:t>creates</w:t>
      </w:r>
      <w:r>
        <w:rPr>
          <w:spacing w:val="-8"/>
        </w:rPr>
        <w:t xml:space="preserve"> </w:t>
      </w:r>
      <w:r>
        <w:t>a</w:t>
      </w:r>
      <w:r>
        <w:rPr>
          <w:spacing w:val="-8"/>
        </w:rPr>
        <w:t xml:space="preserve"> </w:t>
      </w:r>
      <w:r>
        <w:t>concerning</w:t>
      </w:r>
      <w:r>
        <w:rPr>
          <w:spacing w:val="-8"/>
        </w:rPr>
        <w:t xml:space="preserve"> </w:t>
      </w:r>
      <w:r>
        <w:t>blind</w:t>
      </w:r>
      <w:r>
        <w:rPr>
          <w:spacing w:val="-8"/>
        </w:rPr>
        <w:t xml:space="preserve"> </w:t>
      </w:r>
      <w:r>
        <w:t>spot:</w:t>
      </w:r>
      <w:r>
        <w:rPr>
          <w:spacing w:val="-8"/>
        </w:rPr>
        <w:t xml:space="preserve"> </w:t>
      </w:r>
      <w:r>
        <w:t>users</w:t>
      </w:r>
      <w:r>
        <w:rPr>
          <w:spacing w:val="-8"/>
        </w:rPr>
        <w:t xml:space="preserve"> </w:t>
      </w:r>
      <w:r>
        <w:t>of</w:t>
      </w:r>
      <w:r>
        <w:rPr>
          <w:spacing w:val="-8"/>
        </w:rPr>
        <w:t xml:space="preserve"> </w:t>
      </w:r>
      <w:r>
        <w:t>AI-automated</w:t>
      </w:r>
      <w:r>
        <w:rPr>
          <w:spacing w:val="-8"/>
        </w:rPr>
        <w:t xml:space="preserve"> </w:t>
      </w:r>
      <w:r>
        <w:t>SR</w:t>
      </w:r>
      <w:r>
        <w:rPr>
          <w:spacing w:val="-8"/>
        </w:rPr>
        <w:t xml:space="preserve"> </w:t>
      </w:r>
      <w:r>
        <w:t>and</w:t>
      </w:r>
      <w:r>
        <w:rPr>
          <w:spacing w:val="-8"/>
        </w:rPr>
        <w:t xml:space="preserve"> </w:t>
      </w:r>
      <w:r>
        <w:t>MA</w:t>
      </w:r>
      <w:r>
        <w:rPr>
          <w:spacing w:val="-8"/>
        </w:rPr>
        <w:t xml:space="preserve"> </w:t>
      </w:r>
      <w:r>
        <w:t>systems</w:t>
      </w:r>
      <w:r>
        <w:rPr>
          <w:spacing w:val="-8"/>
        </w:rPr>
        <w:t xml:space="preserve"> </w:t>
      </w:r>
      <w:r>
        <w:t>may place</w:t>
      </w:r>
      <w:r>
        <w:rPr>
          <w:spacing w:val="-2"/>
        </w:rPr>
        <w:t xml:space="preserve"> </w:t>
      </w:r>
      <w:r>
        <w:t>undue</w:t>
      </w:r>
      <w:r>
        <w:rPr>
          <w:spacing w:val="-2"/>
        </w:rPr>
        <w:t xml:space="preserve"> </w:t>
      </w:r>
      <w:r>
        <w:t>confidence</w:t>
      </w:r>
      <w:r>
        <w:rPr>
          <w:spacing w:val="-2"/>
        </w:rPr>
        <w:t xml:space="preserve"> </w:t>
      </w:r>
      <w:r>
        <w:t>in</w:t>
      </w:r>
      <w:r>
        <w:rPr>
          <w:spacing w:val="-2"/>
        </w:rPr>
        <w:t xml:space="preserve"> </w:t>
      </w:r>
      <w:r>
        <w:t>forest</w:t>
      </w:r>
      <w:r>
        <w:rPr>
          <w:spacing w:val="-2"/>
        </w:rPr>
        <w:t xml:space="preserve"> </w:t>
      </w:r>
      <w:r>
        <w:t>plots</w:t>
      </w:r>
      <w:r>
        <w:rPr>
          <w:spacing w:val="-2"/>
        </w:rPr>
        <w:t xml:space="preserve"> </w:t>
      </w:r>
      <w:r>
        <w:t>without</w:t>
      </w:r>
      <w:r>
        <w:rPr>
          <w:spacing w:val="-2"/>
        </w:rPr>
        <w:t xml:space="preserve"> </w:t>
      </w:r>
      <w:r>
        <w:t>recognizing</w:t>
      </w:r>
      <w:r>
        <w:rPr>
          <w:spacing w:val="-2"/>
        </w:rPr>
        <w:t xml:space="preserve"> </w:t>
      </w:r>
      <w:r>
        <w:t>that</w:t>
      </w:r>
      <w:r>
        <w:rPr>
          <w:spacing w:val="-2"/>
        </w:rPr>
        <w:t xml:space="preserve"> </w:t>
      </w:r>
      <w:r>
        <w:t>their</w:t>
      </w:r>
      <w:r>
        <w:rPr>
          <w:spacing w:val="-2"/>
        </w:rPr>
        <w:t xml:space="preserve"> </w:t>
      </w:r>
      <w:r>
        <w:t>conclusions</w:t>
      </w:r>
      <w:r>
        <w:rPr>
          <w:spacing w:val="-2"/>
        </w:rPr>
        <w:t xml:space="preserve"> </w:t>
      </w:r>
      <w:r>
        <w:t>can</w:t>
      </w:r>
      <w:r>
        <w:rPr>
          <w:spacing w:val="-2"/>
        </w:rPr>
        <w:t xml:space="preserve"> </w:t>
      </w:r>
      <w:r>
        <w:t>be</w:t>
      </w:r>
      <w:r>
        <w:rPr>
          <w:spacing w:val="-2"/>
        </w:rPr>
        <w:t xml:space="preserve"> </w:t>
      </w:r>
      <w:r>
        <w:t>undermined</w:t>
      </w:r>
      <w:r>
        <w:rPr>
          <w:spacing w:val="-2"/>
        </w:rPr>
        <w:t xml:space="preserve"> </w:t>
      </w:r>
      <w:r>
        <w:t>by errors in the underlying RoB assessments.</w:t>
      </w:r>
    </w:p>
    <w:p w14:paraId="6B597B60" w14:textId="77777777" w:rsidR="00EF4BD5" w:rsidRDefault="00EF4BD5">
      <w:pPr>
        <w:pStyle w:val="BodyText"/>
        <w:jc w:val="left"/>
      </w:pPr>
    </w:p>
    <w:p w14:paraId="62DF0171" w14:textId="77777777" w:rsidR="00EF4BD5" w:rsidRDefault="00000000">
      <w:pPr>
        <w:pStyle w:val="Heading3"/>
        <w:numPr>
          <w:ilvl w:val="1"/>
          <w:numId w:val="2"/>
        </w:numPr>
        <w:tabs>
          <w:tab w:val="left" w:pos="570"/>
        </w:tabs>
        <w:ind w:left="570" w:hanging="479"/>
        <w:jc w:val="left"/>
      </w:pPr>
      <w:bookmarkStart w:id="27" w:name="Keeping_pace_with_evolving_proprietary_L"/>
      <w:bookmarkEnd w:id="27"/>
      <w:r>
        <w:rPr>
          <w:w w:val="105"/>
        </w:rPr>
        <w:t>Keeping</w:t>
      </w:r>
      <w:r>
        <w:rPr>
          <w:spacing w:val="20"/>
          <w:w w:val="105"/>
        </w:rPr>
        <w:t xml:space="preserve"> </w:t>
      </w:r>
      <w:r>
        <w:rPr>
          <w:w w:val="105"/>
        </w:rPr>
        <w:t>pace</w:t>
      </w:r>
      <w:r>
        <w:rPr>
          <w:spacing w:val="20"/>
          <w:w w:val="105"/>
        </w:rPr>
        <w:t xml:space="preserve"> </w:t>
      </w:r>
      <w:r>
        <w:rPr>
          <w:w w:val="105"/>
        </w:rPr>
        <w:t>with</w:t>
      </w:r>
      <w:r>
        <w:rPr>
          <w:spacing w:val="21"/>
          <w:w w:val="105"/>
        </w:rPr>
        <w:t xml:space="preserve"> </w:t>
      </w:r>
      <w:r>
        <w:rPr>
          <w:w w:val="105"/>
        </w:rPr>
        <w:t>evolving</w:t>
      </w:r>
      <w:r>
        <w:rPr>
          <w:spacing w:val="20"/>
          <w:w w:val="105"/>
        </w:rPr>
        <w:t xml:space="preserve"> </w:t>
      </w:r>
      <w:r>
        <w:rPr>
          <w:w w:val="105"/>
        </w:rPr>
        <w:t>proprietary</w:t>
      </w:r>
      <w:r>
        <w:rPr>
          <w:spacing w:val="21"/>
          <w:w w:val="105"/>
        </w:rPr>
        <w:t xml:space="preserve"> </w:t>
      </w:r>
      <w:r>
        <w:rPr>
          <w:spacing w:val="-4"/>
          <w:w w:val="105"/>
        </w:rPr>
        <w:t>LLMs</w:t>
      </w:r>
    </w:p>
    <w:p w14:paraId="204737BA" w14:textId="77777777" w:rsidR="00EF4BD5" w:rsidRDefault="00000000">
      <w:pPr>
        <w:pStyle w:val="BodyText"/>
        <w:spacing w:before="113" w:line="254" w:lineRule="auto"/>
        <w:ind w:left="91" w:right="428"/>
      </w:pPr>
      <w:r>
        <w:rPr>
          <w:spacing w:val="-2"/>
        </w:rPr>
        <w:t>Performance</w:t>
      </w:r>
      <w:r>
        <w:rPr>
          <w:spacing w:val="-3"/>
        </w:rPr>
        <w:t xml:space="preserve"> </w:t>
      </w:r>
      <w:r>
        <w:rPr>
          <w:spacing w:val="-2"/>
        </w:rPr>
        <w:t>across</w:t>
      </w:r>
      <w:r>
        <w:rPr>
          <w:spacing w:val="-3"/>
        </w:rPr>
        <w:t xml:space="preserve"> </w:t>
      </w:r>
      <w:r>
        <w:rPr>
          <w:spacing w:val="-2"/>
        </w:rPr>
        <w:t>stages</w:t>
      </w:r>
      <w:r>
        <w:rPr>
          <w:spacing w:val="-3"/>
        </w:rPr>
        <w:t xml:space="preserve"> </w:t>
      </w:r>
      <w:r>
        <w:rPr>
          <w:spacing w:val="-2"/>
        </w:rPr>
        <w:t>of</w:t>
      </w:r>
      <w:r>
        <w:rPr>
          <w:spacing w:val="-3"/>
        </w:rPr>
        <w:t xml:space="preserve"> </w:t>
      </w:r>
      <w:r>
        <w:rPr>
          <w:spacing w:val="-2"/>
        </w:rPr>
        <w:t>an</w:t>
      </w:r>
      <w:r>
        <w:rPr>
          <w:spacing w:val="-3"/>
        </w:rPr>
        <w:t xml:space="preserve"> </w:t>
      </w:r>
      <w:r>
        <w:rPr>
          <w:spacing w:val="-2"/>
        </w:rPr>
        <w:t>AI-assisted</w:t>
      </w:r>
      <w:r>
        <w:rPr>
          <w:spacing w:val="-3"/>
        </w:rPr>
        <w:t xml:space="preserve"> </w:t>
      </w:r>
      <w:r>
        <w:rPr>
          <w:spacing w:val="-2"/>
        </w:rPr>
        <w:t>systematic</w:t>
      </w:r>
      <w:r>
        <w:rPr>
          <w:spacing w:val="-3"/>
        </w:rPr>
        <w:t xml:space="preserve"> </w:t>
      </w:r>
      <w:r>
        <w:rPr>
          <w:spacing w:val="-2"/>
        </w:rPr>
        <w:t>review</w:t>
      </w:r>
      <w:r>
        <w:rPr>
          <w:spacing w:val="-3"/>
        </w:rPr>
        <w:t xml:space="preserve"> </w:t>
      </w:r>
      <w:r>
        <w:rPr>
          <w:spacing w:val="-2"/>
        </w:rPr>
        <w:t>depends</w:t>
      </w:r>
      <w:r>
        <w:rPr>
          <w:spacing w:val="-3"/>
        </w:rPr>
        <w:t xml:space="preserve"> </w:t>
      </w:r>
      <w:r>
        <w:rPr>
          <w:spacing w:val="-2"/>
        </w:rPr>
        <w:t>substantially</w:t>
      </w:r>
      <w:r>
        <w:rPr>
          <w:spacing w:val="-3"/>
        </w:rPr>
        <w:t xml:space="preserve"> </w:t>
      </w:r>
      <w:r>
        <w:rPr>
          <w:spacing w:val="-2"/>
        </w:rPr>
        <w:t>on</w:t>
      </w:r>
      <w:r>
        <w:rPr>
          <w:spacing w:val="-3"/>
        </w:rPr>
        <w:t xml:space="preserve"> </w:t>
      </w:r>
      <w:r>
        <w:rPr>
          <w:spacing w:val="-2"/>
        </w:rPr>
        <w:t>the</w:t>
      </w:r>
      <w:r>
        <w:rPr>
          <w:spacing w:val="-3"/>
        </w:rPr>
        <w:t xml:space="preserve"> </w:t>
      </w:r>
      <w:r>
        <w:rPr>
          <w:spacing w:val="-2"/>
        </w:rPr>
        <w:t>capabilities</w:t>
      </w:r>
      <w:r>
        <w:rPr>
          <w:spacing w:val="-3"/>
        </w:rPr>
        <w:t xml:space="preserve"> </w:t>
      </w:r>
      <w:r>
        <w:rPr>
          <w:spacing w:val="-2"/>
        </w:rPr>
        <w:t xml:space="preserve">of </w:t>
      </w:r>
      <w:r>
        <w:t>the underlying LLM [</w:t>
      </w:r>
      <w:hyperlink w:anchor="_bookmark22" w:history="1">
        <w:r>
          <w:rPr>
            <w:color w:val="0000FF"/>
          </w:rPr>
          <w:t>22</w:t>
        </w:r>
      </w:hyperlink>
      <w:r>
        <w:t xml:space="preserve">]. Model performance also appears to be task dependent: a model that excels at </w:t>
      </w:r>
      <w:r>
        <w:rPr>
          <w:spacing w:val="-2"/>
        </w:rPr>
        <w:t>one</w:t>
      </w:r>
      <w:r>
        <w:rPr>
          <w:spacing w:val="-10"/>
        </w:rPr>
        <w:t xml:space="preserve"> </w:t>
      </w:r>
      <w:r>
        <w:rPr>
          <w:spacing w:val="-2"/>
        </w:rPr>
        <w:t>stage</w:t>
      </w:r>
      <w:r>
        <w:rPr>
          <w:spacing w:val="-10"/>
        </w:rPr>
        <w:t xml:space="preserve"> </w:t>
      </w:r>
      <w:r>
        <w:rPr>
          <w:spacing w:val="-2"/>
        </w:rPr>
        <w:t>may</w:t>
      </w:r>
      <w:r>
        <w:rPr>
          <w:spacing w:val="-10"/>
        </w:rPr>
        <w:t xml:space="preserve"> </w:t>
      </w:r>
      <w:r>
        <w:rPr>
          <w:spacing w:val="-2"/>
        </w:rPr>
        <w:t>not</w:t>
      </w:r>
      <w:r>
        <w:rPr>
          <w:spacing w:val="-10"/>
        </w:rPr>
        <w:t xml:space="preserve"> </w:t>
      </w:r>
      <w:r>
        <w:rPr>
          <w:spacing w:val="-2"/>
        </w:rPr>
        <w:t>necessarily</w:t>
      </w:r>
      <w:r>
        <w:rPr>
          <w:spacing w:val="-10"/>
        </w:rPr>
        <w:t xml:space="preserve"> </w:t>
      </w:r>
      <w:r>
        <w:rPr>
          <w:spacing w:val="-2"/>
        </w:rPr>
        <w:t>be</w:t>
      </w:r>
      <w:r>
        <w:rPr>
          <w:spacing w:val="-10"/>
        </w:rPr>
        <w:t xml:space="preserve"> </w:t>
      </w:r>
      <w:r>
        <w:rPr>
          <w:spacing w:val="-2"/>
        </w:rPr>
        <w:t>optimal</w:t>
      </w:r>
      <w:r>
        <w:rPr>
          <w:spacing w:val="-10"/>
        </w:rPr>
        <w:t xml:space="preserve"> </w:t>
      </w:r>
      <w:r>
        <w:rPr>
          <w:spacing w:val="-2"/>
        </w:rPr>
        <w:t>at</w:t>
      </w:r>
      <w:r>
        <w:rPr>
          <w:spacing w:val="-10"/>
        </w:rPr>
        <w:t xml:space="preserve"> </w:t>
      </w:r>
      <w:r>
        <w:rPr>
          <w:spacing w:val="-2"/>
        </w:rPr>
        <w:t>another.</w:t>
      </w:r>
      <w:r>
        <w:rPr>
          <w:spacing w:val="-10"/>
        </w:rPr>
        <w:t xml:space="preserve"> </w:t>
      </w:r>
      <w:r>
        <w:rPr>
          <w:spacing w:val="-2"/>
        </w:rPr>
        <w:t>However,</w:t>
      </w:r>
      <w:r>
        <w:rPr>
          <w:spacing w:val="-10"/>
        </w:rPr>
        <w:t xml:space="preserve"> </w:t>
      </w:r>
      <w:r>
        <w:rPr>
          <w:spacing w:val="-2"/>
        </w:rPr>
        <w:t>existing</w:t>
      </w:r>
      <w:r>
        <w:rPr>
          <w:spacing w:val="-10"/>
        </w:rPr>
        <w:t xml:space="preserve"> </w:t>
      </w:r>
      <w:r>
        <w:rPr>
          <w:spacing w:val="-2"/>
        </w:rPr>
        <w:t>evidence</w:t>
      </w:r>
      <w:r>
        <w:rPr>
          <w:spacing w:val="-10"/>
        </w:rPr>
        <w:t xml:space="preserve"> </w:t>
      </w:r>
      <w:r>
        <w:rPr>
          <w:spacing w:val="-2"/>
        </w:rPr>
        <w:t>provides</w:t>
      </w:r>
      <w:r>
        <w:rPr>
          <w:spacing w:val="-10"/>
        </w:rPr>
        <w:t xml:space="preserve"> </w:t>
      </w:r>
      <w:r>
        <w:rPr>
          <w:spacing w:val="-2"/>
        </w:rPr>
        <w:t>limited</w:t>
      </w:r>
      <w:r>
        <w:rPr>
          <w:spacing w:val="-10"/>
        </w:rPr>
        <w:t xml:space="preserve"> </w:t>
      </w:r>
      <w:r>
        <w:rPr>
          <w:spacing w:val="-2"/>
        </w:rPr>
        <w:t xml:space="preserve">guidance </w:t>
      </w:r>
      <w:r>
        <w:t>for</w:t>
      </w:r>
      <w:r>
        <w:rPr>
          <w:spacing w:val="-8"/>
        </w:rPr>
        <w:t xml:space="preserve"> </w:t>
      </w:r>
      <w:r>
        <w:t>selecting</w:t>
      </w:r>
      <w:r>
        <w:rPr>
          <w:spacing w:val="-8"/>
        </w:rPr>
        <w:t xml:space="preserve"> </w:t>
      </w:r>
      <w:r>
        <w:t>the</w:t>
      </w:r>
      <w:r>
        <w:rPr>
          <w:spacing w:val="-8"/>
        </w:rPr>
        <w:t xml:space="preserve"> </w:t>
      </w:r>
      <w:r>
        <w:t>most</w:t>
      </w:r>
      <w:r>
        <w:rPr>
          <w:spacing w:val="-8"/>
        </w:rPr>
        <w:t xml:space="preserve"> </w:t>
      </w:r>
      <w:r>
        <w:t>appropriate</w:t>
      </w:r>
      <w:r>
        <w:rPr>
          <w:spacing w:val="-8"/>
        </w:rPr>
        <w:t xml:space="preserve"> </w:t>
      </w:r>
      <w:r>
        <w:t>model</w:t>
      </w:r>
      <w:r>
        <w:rPr>
          <w:spacing w:val="-8"/>
        </w:rPr>
        <w:t xml:space="preserve"> </w:t>
      </w:r>
      <w:r>
        <w:t>for</w:t>
      </w:r>
      <w:r>
        <w:rPr>
          <w:spacing w:val="-8"/>
        </w:rPr>
        <w:t xml:space="preserve"> </w:t>
      </w:r>
      <w:r>
        <w:t>each</w:t>
      </w:r>
      <w:r>
        <w:rPr>
          <w:spacing w:val="-8"/>
        </w:rPr>
        <w:t xml:space="preserve"> </w:t>
      </w:r>
      <w:r>
        <w:t>task.</w:t>
      </w:r>
      <w:r>
        <w:rPr>
          <w:spacing w:val="-8"/>
        </w:rPr>
        <w:t xml:space="preserve"> </w:t>
      </w:r>
      <w:r>
        <w:t>Comparisons</w:t>
      </w:r>
      <w:r>
        <w:rPr>
          <w:spacing w:val="-8"/>
        </w:rPr>
        <w:t xml:space="preserve"> </w:t>
      </w:r>
      <w:r>
        <w:t>across</w:t>
      </w:r>
      <w:r>
        <w:rPr>
          <w:spacing w:val="-8"/>
        </w:rPr>
        <w:t xml:space="preserve"> </w:t>
      </w:r>
      <w:r>
        <w:t>published</w:t>
      </w:r>
      <w:r>
        <w:rPr>
          <w:spacing w:val="-8"/>
        </w:rPr>
        <w:t xml:space="preserve"> </w:t>
      </w:r>
      <w:r>
        <w:t>studies</w:t>
      </w:r>
      <w:r>
        <w:rPr>
          <w:spacing w:val="-8"/>
        </w:rPr>
        <w:t xml:space="preserve"> </w:t>
      </w:r>
      <w:r>
        <w:t>are</w:t>
      </w:r>
      <w:r>
        <w:rPr>
          <w:spacing w:val="-8"/>
        </w:rPr>
        <w:t xml:space="preserve"> </w:t>
      </w:r>
      <w:r>
        <w:t>largely indirect</w:t>
      </w:r>
      <w:r>
        <w:rPr>
          <w:spacing w:val="-11"/>
        </w:rPr>
        <w:t xml:space="preserve"> </w:t>
      </w:r>
      <w:r>
        <w:t>because</w:t>
      </w:r>
      <w:r>
        <w:rPr>
          <w:spacing w:val="-11"/>
        </w:rPr>
        <w:t xml:space="preserve"> </w:t>
      </w:r>
      <w:r>
        <w:t>evaluations</w:t>
      </w:r>
      <w:r>
        <w:rPr>
          <w:spacing w:val="-11"/>
        </w:rPr>
        <w:t xml:space="preserve"> </w:t>
      </w:r>
      <w:r>
        <w:t>differ</w:t>
      </w:r>
      <w:r>
        <w:rPr>
          <w:spacing w:val="-11"/>
        </w:rPr>
        <w:t xml:space="preserve"> </w:t>
      </w:r>
      <w:r>
        <w:t>in</w:t>
      </w:r>
      <w:r>
        <w:rPr>
          <w:spacing w:val="-11"/>
        </w:rPr>
        <w:t xml:space="preserve"> </w:t>
      </w:r>
      <w:r>
        <w:t>the</w:t>
      </w:r>
      <w:r>
        <w:rPr>
          <w:spacing w:val="-11"/>
        </w:rPr>
        <w:t xml:space="preserve"> </w:t>
      </w:r>
      <w:r>
        <w:t>models</w:t>
      </w:r>
      <w:r>
        <w:rPr>
          <w:spacing w:val="-11"/>
        </w:rPr>
        <w:t xml:space="preserve"> </w:t>
      </w:r>
      <w:r>
        <w:t>and</w:t>
      </w:r>
      <w:r>
        <w:rPr>
          <w:spacing w:val="-11"/>
        </w:rPr>
        <w:t xml:space="preserve"> </w:t>
      </w:r>
      <w:r>
        <w:t>model</w:t>
      </w:r>
      <w:r>
        <w:rPr>
          <w:spacing w:val="-11"/>
        </w:rPr>
        <w:t xml:space="preserve"> </w:t>
      </w:r>
      <w:r>
        <w:t>versions</w:t>
      </w:r>
      <w:r>
        <w:rPr>
          <w:spacing w:val="-11"/>
        </w:rPr>
        <w:t xml:space="preserve"> </w:t>
      </w:r>
      <w:r>
        <w:t>tested,</w:t>
      </w:r>
      <w:r>
        <w:rPr>
          <w:spacing w:val="-11"/>
        </w:rPr>
        <w:t xml:space="preserve"> </w:t>
      </w:r>
      <w:r>
        <w:t>prompts,</w:t>
      </w:r>
      <w:r>
        <w:rPr>
          <w:spacing w:val="-11"/>
        </w:rPr>
        <w:t xml:space="preserve"> </w:t>
      </w:r>
      <w:r>
        <w:t>datasets,</w:t>
      </w:r>
      <w:r>
        <w:rPr>
          <w:spacing w:val="-11"/>
        </w:rPr>
        <w:t xml:space="preserve"> </w:t>
      </w:r>
      <w:r>
        <w:t xml:space="preserve">reference </w:t>
      </w:r>
      <w:r>
        <w:rPr>
          <w:spacing w:val="-2"/>
        </w:rPr>
        <w:t>standards,</w:t>
      </w:r>
      <w:r>
        <w:rPr>
          <w:spacing w:val="-11"/>
        </w:rPr>
        <w:t xml:space="preserve"> </w:t>
      </w:r>
      <w:r>
        <w:rPr>
          <w:spacing w:val="-2"/>
        </w:rPr>
        <w:t>and</w:t>
      </w:r>
      <w:r>
        <w:rPr>
          <w:spacing w:val="-10"/>
        </w:rPr>
        <w:t xml:space="preserve"> </w:t>
      </w:r>
      <w:r>
        <w:rPr>
          <w:spacing w:val="-2"/>
        </w:rPr>
        <w:t>performance</w:t>
      </w:r>
      <w:r>
        <w:rPr>
          <w:spacing w:val="-10"/>
        </w:rPr>
        <w:t xml:space="preserve"> </w:t>
      </w:r>
      <w:r>
        <w:rPr>
          <w:spacing w:val="-2"/>
        </w:rPr>
        <w:t>metrics</w:t>
      </w:r>
      <w:r>
        <w:rPr>
          <w:spacing w:val="-10"/>
        </w:rPr>
        <w:t xml:space="preserve"> </w:t>
      </w:r>
      <w:r>
        <w:rPr>
          <w:spacing w:val="-2"/>
        </w:rPr>
        <w:t>[</w:t>
      </w:r>
      <w:hyperlink w:anchor="_bookmark19" w:history="1">
        <w:r>
          <w:rPr>
            <w:color w:val="0000FF"/>
            <w:spacing w:val="-2"/>
          </w:rPr>
          <w:t>16</w:t>
        </w:r>
      </w:hyperlink>
      <w:r>
        <w:rPr>
          <w:spacing w:val="-2"/>
        </w:rPr>
        <w:t>,</w:t>
      </w:r>
      <w:r>
        <w:rPr>
          <w:spacing w:val="-10"/>
        </w:rPr>
        <w:t xml:space="preserve"> </w:t>
      </w:r>
      <w:hyperlink w:anchor="_bookmark22" w:history="1">
        <w:r>
          <w:rPr>
            <w:color w:val="0000FF"/>
            <w:spacing w:val="-2"/>
          </w:rPr>
          <w:t>22</w:t>
        </w:r>
      </w:hyperlink>
      <w:r>
        <w:rPr>
          <w:spacing w:val="-2"/>
        </w:rPr>
        <w:t>].</w:t>
      </w:r>
      <w:r>
        <w:rPr>
          <w:spacing w:val="-10"/>
        </w:rPr>
        <w:t xml:space="preserve"> </w:t>
      </w:r>
      <w:r>
        <w:rPr>
          <w:spacing w:val="-2"/>
        </w:rPr>
        <w:t>Although</w:t>
      </w:r>
      <w:r>
        <w:rPr>
          <w:spacing w:val="-10"/>
        </w:rPr>
        <w:t xml:space="preserve"> </w:t>
      </w:r>
      <w:r>
        <w:rPr>
          <w:spacing w:val="-2"/>
        </w:rPr>
        <w:t>multi-stage</w:t>
      </w:r>
      <w:r>
        <w:rPr>
          <w:spacing w:val="-10"/>
        </w:rPr>
        <w:t xml:space="preserve"> </w:t>
      </w:r>
      <w:r>
        <w:rPr>
          <w:spacing w:val="-2"/>
        </w:rPr>
        <w:t>benchmarks</w:t>
      </w:r>
      <w:r>
        <w:rPr>
          <w:spacing w:val="-10"/>
        </w:rPr>
        <w:t xml:space="preserve"> </w:t>
      </w:r>
      <w:r>
        <w:rPr>
          <w:spacing w:val="-2"/>
        </w:rPr>
        <w:t>such</w:t>
      </w:r>
      <w:r>
        <w:rPr>
          <w:spacing w:val="-10"/>
        </w:rPr>
        <w:t xml:space="preserve"> </w:t>
      </w:r>
      <w:r>
        <w:rPr>
          <w:spacing w:val="-2"/>
        </w:rPr>
        <w:t>as</w:t>
      </w:r>
      <w:r>
        <w:rPr>
          <w:spacing w:val="-10"/>
        </w:rPr>
        <w:t xml:space="preserve"> </w:t>
      </w:r>
      <w:r>
        <w:rPr>
          <w:spacing w:val="-2"/>
        </w:rPr>
        <w:t xml:space="preserve">TrialReviewBench </w:t>
      </w:r>
      <w:r>
        <w:t>have</w:t>
      </w:r>
      <w:r>
        <w:rPr>
          <w:spacing w:val="-12"/>
        </w:rPr>
        <w:t xml:space="preserve"> </w:t>
      </w:r>
      <w:r>
        <w:t>begun</w:t>
      </w:r>
      <w:r>
        <w:rPr>
          <w:spacing w:val="-12"/>
        </w:rPr>
        <w:t xml:space="preserve"> </w:t>
      </w:r>
      <w:r>
        <w:t>to</w:t>
      </w:r>
      <w:r>
        <w:rPr>
          <w:spacing w:val="-12"/>
        </w:rPr>
        <w:t xml:space="preserve"> </w:t>
      </w:r>
      <w:r>
        <w:t>emerge</w:t>
      </w:r>
      <w:r>
        <w:rPr>
          <w:spacing w:val="-12"/>
        </w:rPr>
        <w:t xml:space="preserve"> </w:t>
      </w:r>
      <w:r>
        <w:t>[</w:t>
      </w:r>
      <w:hyperlink w:anchor="_bookmark41" w:history="1">
        <w:r>
          <w:rPr>
            <w:color w:val="0000FF"/>
          </w:rPr>
          <w:t>52</w:t>
        </w:r>
      </w:hyperlink>
      <w:r>
        <w:t>],</w:t>
      </w:r>
      <w:r>
        <w:rPr>
          <w:spacing w:val="-12"/>
        </w:rPr>
        <w:t xml:space="preserve"> </w:t>
      </w:r>
      <w:r>
        <w:t>the</w:t>
      </w:r>
      <w:r>
        <w:rPr>
          <w:spacing w:val="-12"/>
        </w:rPr>
        <w:t xml:space="preserve"> </w:t>
      </w:r>
      <w:r>
        <w:t>field</w:t>
      </w:r>
      <w:r>
        <w:rPr>
          <w:spacing w:val="-12"/>
        </w:rPr>
        <w:t xml:space="preserve"> </w:t>
      </w:r>
      <w:r>
        <w:t>still</w:t>
      </w:r>
      <w:r>
        <w:rPr>
          <w:spacing w:val="-12"/>
        </w:rPr>
        <w:t xml:space="preserve"> </w:t>
      </w:r>
      <w:r>
        <w:t>lacks</w:t>
      </w:r>
      <w:r>
        <w:rPr>
          <w:spacing w:val="-12"/>
        </w:rPr>
        <w:t xml:space="preserve"> </w:t>
      </w:r>
      <w:r>
        <w:t>a</w:t>
      </w:r>
      <w:r>
        <w:rPr>
          <w:spacing w:val="-12"/>
        </w:rPr>
        <w:t xml:space="preserve"> </w:t>
      </w:r>
      <w:r>
        <w:t>widely</w:t>
      </w:r>
      <w:r>
        <w:rPr>
          <w:spacing w:val="-12"/>
        </w:rPr>
        <w:t xml:space="preserve"> </w:t>
      </w:r>
      <w:r>
        <w:t>adopted</w:t>
      </w:r>
      <w:r>
        <w:rPr>
          <w:spacing w:val="-12"/>
        </w:rPr>
        <w:t xml:space="preserve"> </w:t>
      </w:r>
      <w:r>
        <w:t>and</w:t>
      </w:r>
      <w:r>
        <w:rPr>
          <w:spacing w:val="-12"/>
        </w:rPr>
        <w:t xml:space="preserve"> </w:t>
      </w:r>
      <w:r>
        <w:t>continuously</w:t>
      </w:r>
      <w:r>
        <w:rPr>
          <w:spacing w:val="-12"/>
        </w:rPr>
        <w:t xml:space="preserve"> </w:t>
      </w:r>
      <w:r>
        <w:t>maintained</w:t>
      </w:r>
      <w:r>
        <w:rPr>
          <w:spacing w:val="-12"/>
        </w:rPr>
        <w:t xml:space="preserve"> </w:t>
      </w:r>
      <w:r>
        <w:t xml:space="preserve">benchmark suite that enables consistent comparisons across review tasks, clinical domains, and successive model </w:t>
      </w:r>
      <w:r>
        <w:rPr>
          <w:spacing w:val="-2"/>
        </w:rPr>
        <w:t>generations.</w:t>
      </w:r>
    </w:p>
    <w:p w14:paraId="67318EB8" w14:textId="77777777" w:rsidR="00EF4BD5" w:rsidRDefault="00000000">
      <w:pPr>
        <w:pStyle w:val="BodyText"/>
        <w:spacing w:line="254" w:lineRule="auto"/>
        <w:ind w:left="91" w:right="428" w:firstLine="298"/>
      </w:pPr>
      <w:r>
        <w:t>This</w:t>
      </w:r>
      <w:r>
        <w:rPr>
          <w:spacing w:val="-8"/>
        </w:rPr>
        <w:t xml:space="preserve"> </w:t>
      </w:r>
      <w:r>
        <w:t>problem</w:t>
      </w:r>
      <w:r>
        <w:rPr>
          <w:spacing w:val="-8"/>
        </w:rPr>
        <w:t xml:space="preserve"> </w:t>
      </w:r>
      <w:r>
        <w:t>is</w:t>
      </w:r>
      <w:r>
        <w:rPr>
          <w:spacing w:val="-8"/>
        </w:rPr>
        <w:t xml:space="preserve"> </w:t>
      </w:r>
      <w:r>
        <w:t>compounded</w:t>
      </w:r>
      <w:r>
        <w:rPr>
          <w:spacing w:val="-8"/>
        </w:rPr>
        <w:t xml:space="preserve"> </w:t>
      </w:r>
      <w:r>
        <w:t>by</w:t>
      </w:r>
      <w:r>
        <w:rPr>
          <w:spacing w:val="-8"/>
        </w:rPr>
        <w:t xml:space="preserve"> </w:t>
      </w:r>
      <w:r>
        <w:t>the</w:t>
      </w:r>
      <w:r>
        <w:rPr>
          <w:spacing w:val="-8"/>
        </w:rPr>
        <w:t xml:space="preserve"> </w:t>
      </w:r>
      <w:r>
        <w:t>rapid</w:t>
      </w:r>
      <w:r>
        <w:rPr>
          <w:spacing w:val="-8"/>
        </w:rPr>
        <w:t xml:space="preserve"> </w:t>
      </w:r>
      <w:r>
        <w:t>and</w:t>
      </w:r>
      <w:r>
        <w:rPr>
          <w:spacing w:val="-8"/>
        </w:rPr>
        <w:t xml:space="preserve"> </w:t>
      </w:r>
      <w:r>
        <w:t>often</w:t>
      </w:r>
      <w:r>
        <w:rPr>
          <w:spacing w:val="-8"/>
        </w:rPr>
        <w:t xml:space="preserve"> </w:t>
      </w:r>
      <w:r>
        <w:t>opaque</w:t>
      </w:r>
      <w:r>
        <w:rPr>
          <w:spacing w:val="-8"/>
        </w:rPr>
        <w:t xml:space="preserve"> </w:t>
      </w:r>
      <w:r>
        <w:t>evolution</w:t>
      </w:r>
      <w:r>
        <w:rPr>
          <w:spacing w:val="-8"/>
        </w:rPr>
        <w:t xml:space="preserve"> </w:t>
      </w:r>
      <w:r>
        <w:t>of</w:t>
      </w:r>
      <w:r>
        <w:rPr>
          <w:spacing w:val="-8"/>
        </w:rPr>
        <w:t xml:space="preserve"> </w:t>
      </w:r>
      <w:r>
        <w:t>proprietary</w:t>
      </w:r>
      <w:r>
        <w:rPr>
          <w:spacing w:val="-8"/>
        </w:rPr>
        <w:t xml:space="preserve"> </w:t>
      </w:r>
      <w:r>
        <w:t>LLMs</w:t>
      </w:r>
      <w:r>
        <w:rPr>
          <w:spacing w:val="-8"/>
        </w:rPr>
        <w:t xml:space="preserve"> </w:t>
      </w:r>
      <w:r>
        <w:t>[</w:t>
      </w:r>
      <w:hyperlink w:anchor="_bookmark93" w:history="1">
        <w:r>
          <w:rPr>
            <w:color w:val="0000FF"/>
          </w:rPr>
          <w:t>113</w:t>
        </w:r>
      </w:hyperlink>
      <w:r>
        <w:t>,</w:t>
      </w:r>
      <w:r>
        <w:rPr>
          <w:spacing w:val="-8"/>
        </w:rPr>
        <w:t xml:space="preserve"> </w:t>
      </w:r>
      <w:hyperlink w:anchor="_bookmark94" w:history="1">
        <w:r>
          <w:rPr>
            <w:color w:val="0000FF"/>
          </w:rPr>
          <w:t>114</w:t>
        </w:r>
      </w:hyperlink>
      <w:r>
        <w:t>]. Model behavior can change substantially across releases and generations [</w:t>
      </w:r>
      <w:hyperlink w:anchor="_bookmark95" w:history="1">
        <w:r>
          <w:rPr>
            <w:color w:val="0000FF"/>
          </w:rPr>
          <w:t>115</w:t>
        </w:r>
      </w:hyperlink>
      <w:r>
        <w:t xml:space="preserve">, </w:t>
      </w:r>
      <w:hyperlink w:anchor="_bookmark96" w:history="1">
        <w:r>
          <w:rPr>
            <w:color w:val="0000FF"/>
          </w:rPr>
          <w:t>116</w:t>
        </w:r>
      </w:hyperlink>
      <w:r>
        <w:t>], sometimes altering which prompting strategy performs best [</w:t>
      </w:r>
      <w:hyperlink w:anchor="_bookmark97" w:history="1">
        <w:r>
          <w:rPr>
            <w:color w:val="0000FF"/>
          </w:rPr>
          <w:t>117</w:t>
        </w:r>
      </w:hyperlink>
      <w:r>
        <w:t>]. Consequently, prompts and pipelines validated with one model version cannot be assumed to retain their performance after subsequent updates.</w:t>
      </w:r>
    </w:p>
    <w:p w14:paraId="733D12DD" w14:textId="77777777" w:rsidR="00EF4BD5" w:rsidRDefault="00000000">
      <w:pPr>
        <w:pStyle w:val="Heading3"/>
        <w:numPr>
          <w:ilvl w:val="1"/>
          <w:numId w:val="2"/>
        </w:numPr>
        <w:tabs>
          <w:tab w:val="left" w:pos="570"/>
        </w:tabs>
        <w:spacing w:before="225"/>
        <w:ind w:left="570" w:hanging="479"/>
        <w:jc w:val="left"/>
      </w:pPr>
      <w:bookmarkStart w:id="28" w:name="Distinguishing_the_roles_humans_play"/>
      <w:bookmarkEnd w:id="28"/>
      <w:r>
        <w:rPr>
          <w:w w:val="105"/>
        </w:rPr>
        <w:t>Distinguishing</w:t>
      </w:r>
      <w:r>
        <w:rPr>
          <w:spacing w:val="6"/>
          <w:w w:val="105"/>
        </w:rPr>
        <w:t xml:space="preserve"> </w:t>
      </w:r>
      <w:r>
        <w:rPr>
          <w:w w:val="105"/>
        </w:rPr>
        <w:t>the</w:t>
      </w:r>
      <w:r>
        <w:rPr>
          <w:spacing w:val="6"/>
          <w:w w:val="105"/>
        </w:rPr>
        <w:t xml:space="preserve"> </w:t>
      </w:r>
      <w:r>
        <w:rPr>
          <w:w w:val="105"/>
        </w:rPr>
        <w:t>roles</w:t>
      </w:r>
      <w:r>
        <w:rPr>
          <w:spacing w:val="7"/>
          <w:w w:val="105"/>
        </w:rPr>
        <w:t xml:space="preserve"> </w:t>
      </w:r>
      <w:r>
        <w:rPr>
          <w:w w:val="105"/>
        </w:rPr>
        <w:t>humans</w:t>
      </w:r>
      <w:r>
        <w:rPr>
          <w:spacing w:val="6"/>
          <w:w w:val="105"/>
        </w:rPr>
        <w:t xml:space="preserve"> </w:t>
      </w:r>
      <w:r>
        <w:rPr>
          <w:spacing w:val="-4"/>
          <w:w w:val="105"/>
        </w:rPr>
        <w:t>play</w:t>
      </w:r>
    </w:p>
    <w:p w14:paraId="0909A951" w14:textId="77777777" w:rsidR="00EF4BD5" w:rsidRDefault="00000000">
      <w:pPr>
        <w:pStyle w:val="BodyText"/>
        <w:spacing w:before="113" w:line="254" w:lineRule="auto"/>
        <w:ind w:left="91" w:right="427"/>
      </w:pPr>
      <w:r>
        <w:t>The</w:t>
      </w:r>
      <w:r>
        <w:rPr>
          <w:spacing w:val="-5"/>
        </w:rPr>
        <w:t xml:space="preserve"> </w:t>
      </w:r>
      <w:r>
        <w:t>majority</w:t>
      </w:r>
      <w:r>
        <w:rPr>
          <w:spacing w:val="-5"/>
        </w:rPr>
        <w:t xml:space="preserve"> </w:t>
      </w:r>
      <w:r>
        <w:t>of</w:t>
      </w:r>
      <w:r>
        <w:rPr>
          <w:spacing w:val="-5"/>
        </w:rPr>
        <w:t xml:space="preserve"> </w:t>
      </w:r>
      <w:r>
        <w:t>the</w:t>
      </w:r>
      <w:r>
        <w:rPr>
          <w:spacing w:val="-5"/>
        </w:rPr>
        <w:t xml:space="preserve"> </w:t>
      </w:r>
      <w:r>
        <w:t>AI-based</w:t>
      </w:r>
      <w:r>
        <w:rPr>
          <w:spacing w:val="-5"/>
        </w:rPr>
        <w:t xml:space="preserve"> </w:t>
      </w:r>
      <w:r>
        <w:t>SR</w:t>
      </w:r>
      <w:r>
        <w:rPr>
          <w:spacing w:val="-5"/>
        </w:rPr>
        <w:t xml:space="preserve"> </w:t>
      </w:r>
      <w:r>
        <w:t>systems</w:t>
      </w:r>
      <w:r>
        <w:rPr>
          <w:spacing w:val="-5"/>
        </w:rPr>
        <w:t xml:space="preserve"> </w:t>
      </w:r>
      <w:r>
        <w:t>still</w:t>
      </w:r>
      <w:r>
        <w:rPr>
          <w:spacing w:val="-5"/>
        </w:rPr>
        <w:t xml:space="preserve"> </w:t>
      </w:r>
      <w:r>
        <w:t>rely</w:t>
      </w:r>
      <w:r>
        <w:rPr>
          <w:spacing w:val="-5"/>
        </w:rPr>
        <w:t xml:space="preserve"> </w:t>
      </w:r>
      <w:r>
        <w:t>on</w:t>
      </w:r>
      <w:r>
        <w:rPr>
          <w:spacing w:val="-5"/>
        </w:rPr>
        <w:t xml:space="preserve"> </w:t>
      </w:r>
      <w:r>
        <w:t>human</w:t>
      </w:r>
      <w:r>
        <w:rPr>
          <w:spacing w:val="-5"/>
        </w:rPr>
        <w:t xml:space="preserve"> </w:t>
      </w:r>
      <w:r>
        <w:t>input</w:t>
      </w:r>
      <w:r>
        <w:rPr>
          <w:spacing w:val="-5"/>
        </w:rPr>
        <w:t xml:space="preserve"> </w:t>
      </w:r>
      <w:r>
        <w:t>at</w:t>
      </w:r>
      <w:r>
        <w:rPr>
          <w:spacing w:val="-5"/>
        </w:rPr>
        <w:t xml:space="preserve"> </w:t>
      </w:r>
      <w:r>
        <w:t>one</w:t>
      </w:r>
      <w:r>
        <w:rPr>
          <w:spacing w:val="-5"/>
        </w:rPr>
        <w:t xml:space="preserve"> </w:t>
      </w:r>
      <w:r>
        <w:t>or</w:t>
      </w:r>
      <w:r>
        <w:rPr>
          <w:spacing w:val="-5"/>
        </w:rPr>
        <w:t xml:space="preserve"> </w:t>
      </w:r>
      <w:r>
        <w:t>more</w:t>
      </w:r>
      <w:r>
        <w:rPr>
          <w:spacing w:val="-5"/>
        </w:rPr>
        <w:t xml:space="preserve"> </w:t>
      </w:r>
      <w:r>
        <w:t>stages</w:t>
      </w:r>
      <w:r>
        <w:rPr>
          <w:spacing w:val="-5"/>
        </w:rPr>
        <w:t xml:space="preserve"> </w:t>
      </w:r>
      <w:r>
        <w:t>of</w:t>
      </w:r>
      <w:r>
        <w:rPr>
          <w:spacing w:val="-5"/>
        </w:rPr>
        <w:t xml:space="preserve"> </w:t>
      </w:r>
      <w:r>
        <w:t>the</w:t>
      </w:r>
      <w:r>
        <w:rPr>
          <w:spacing w:val="-5"/>
        </w:rPr>
        <w:t xml:space="preserve"> </w:t>
      </w:r>
      <w:r>
        <w:t>workflow [</w:t>
      </w:r>
      <w:hyperlink w:anchor="_bookmark20" w:history="1">
        <w:r>
          <w:rPr>
            <w:color w:val="0000FF"/>
          </w:rPr>
          <w:t>17</w:t>
        </w:r>
      </w:hyperlink>
      <w:r>
        <w:t>].</w:t>
      </w:r>
      <w:r>
        <w:rPr>
          <w:spacing w:val="-10"/>
        </w:rPr>
        <w:t xml:space="preserve"> </w:t>
      </w:r>
      <w:r>
        <w:t>Human-AI</w:t>
      </w:r>
      <w:r>
        <w:rPr>
          <w:spacing w:val="-10"/>
        </w:rPr>
        <w:t xml:space="preserve"> </w:t>
      </w:r>
      <w:r>
        <w:t>interaction</w:t>
      </w:r>
      <w:r>
        <w:rPr>
          <w:spacing w:val="-10"/>
        </w:rPr>
        <w:t xml:space="preserve"> </w:t>
      </w:r>
      <w:r>
        <w:t>has</w:t>
      </w:r>
      <w:r>
        <w:rPr>
          <w:spacing w:val="-10"/>
        </w:rPr>
        <w:t xml:space="preserve"> </w:t>
      </w:r>
      <w:r>
        <w:t>well-documented</w:t>
      </w:r>
      <w:r>
        <w:rPr>
          <w:spacing w:val="-10"/>
        </w:rPr>
        <w:t xml:space="preserve"> </w:t>
      </w:r>
      <w:r>
        <w:t>failure</w:t>
      </w:r>
      <w:r>
        <w:rPr>
          <w:spacing w:val="-10"/>
        </w:rPr>
        <w:t xml:space="preserve"> </w:t>
      </w:r>
      <w:r>
        <w:t>modes,</w:t>
      </w:r>
      <w:r>
        <w:rPr>
          <w:spacing w:val="-10"/>
        </w:rPr>
        <w:t xml:space="preserve"> </w:t>
      </w:r>
      <w:r>
        <w:t>including</w:t>
      </w:r>
      <w:r>
        <w:rPr>
          <w:spacing w:val="-10"/>
        </w:rPr>
        <w:t xml:space="preserve"> </w:t>
      </w:r>
      <w:r>
        <w:t>complacency</w:t>
      </w:r>
      <w:r>
        <w:rPr>
          <w:spacing w:val="-10"/>
        </w:rPr>
        <w:t xml:space="preserve"> </w:t>
      </w:r>
      <w:r>
        <w:t>and</w:t>
      </w:r>
      <w:r>
        <w:rPr>
          <w:spacing w:val="-10"/>
        </w:rPr>
        <w:t xml:space="preserve"> </w:t>
      </w:r>
      <w:r>
        <w:t>automation bias</w:t>
      </w:r>
      <w:r>
        <w:rPr>
          <w:spacing w:val="-4"/>
        </w:rPr>
        <w:t xml:space="preserve"> </w:t>
      </w:r>
      <w:r>
        <w:t>[</w:t>
      </w:r>
      <w:hyperlink w:anchor="_bookmark98" w:history="1">
        <w:r>
          <w:rPr>
            <w:color w:val="0000FF"/>
          </w:rPr>
          <w:t>118</w:t>
        </w:r>
      </w:hyperlink>
      <w:r>
        <w:t>].</w:t>
      </w:r>
      <w:r>
        <w:rPr>
          <w:spacing w:val="-4"/>
        </w:rPr>
        <w:t xml:space="preserve"> </w:t>
      </w:r>
      <w:r>
        <w:t>Moreover,</w:t>
      </w:r>
      <w:r>
        <w:rPr>
          <w:spacing w:val="-4"/>
        </w:rPr>
        <w:t xml:space="preserve"> </w:t>
      </w:r>
      <w:r>
        <w:t>a</w:t>
      </w:r>
      <w:r>
        <w:rPr>
          <w:spacing w:val="-4"/>
        </w:rPr>
        <w:t xml:space="preserve"> </w:t>
      </w:r>
      <w:r>
        <w:t>recent</w:t>
      </w:r>
      <w:r>
        <w:rPr>
          <w:spacing w:val="-4"/>
        </w:rPr>
        <w:t xml:space="preserve"> </w:t>
      </w:r>
      <w:r>
        <w:t>meta-analysis</w:t>
      </w:r>
      <w:r>
        <w:rPr>
          <w:spacing w:val="-4"/>
        </w:rPr>
        <w:t xml:space="preserve"> </w:t>
      </w:r>
      <w:r>
        <w:t>found</w:t>
      </w:r>
      <w:r>
        <w:rPr>
          <w:spacing w:val="-4"/>
        </w:rPr>
        <w:t xml:space="preserve"> </w:t>
      </w:r>
      <w:r>
        <w:t>that</w:t>
      </w:r>
      <w:r>
        <w:rPr>
          <w:spacing w:val="-4"/>
        </w:rPr>
        <w:t xml:space="preserve"> </w:t>
      </w:r>
      <w:r>
        <w:t>human-AI</w:t>
      </w:r>
      <w:r>
        <w:rPr>
          <w:spacing w:val="-4"/>
        </w:rPr>
        <w:t xml:space="preserve"> </w:t>
      </w:r>
      <w:r>
        <w:t>collaboration,</w:t>
      </w:r>
      <w:r>
        <w:rPr>
          <w:spacing w:val="-4"/>
        </w:rPr>
        <w:t xml:space="preserve"> </w:t>
      </w:r>
      <w:r>
        <w:t>on</w:t>
      </w:r>
      <w:r>
        <w:rPr>
          <w:spacing w:val="-4"/>
        </w:rPr>
        <w:t xml:space="preserve"> </w:t>
      </w:r>
      <w:r>
        <w:t>average,</w:t>
      </w:r>
      <w:r>
        <w:rPr>
          <w:spacing w:val="-4"/>
        </w:rPr>
        <w:t xml:space="preserve"> </w:t>
      </w:r>
      <w:r>
        <w:t>performed worse than the best of human or AI alone especially in tasks that required making decisions [</w:t>
      </w:r>
      <w:hyperlink w:anchor="_bookmark99" w:history="1">
        <w:r>
          <w:rPr>
            <w:color w:val="0000FF"/>
          </w:rPr>
          <w:t>119</w:t>
        </w:r>
      </w:hyperlink>
      <w:r>
        <w:t>]. Sim</w:t>
      </w:r>
      <w:r>
        <w:softHyphen/>
        <w:t>ilar automation-related failure modes may arise in AI-automated SR workflows. For example, when AI takes over much of the screening process, human reviewers may have less exposure to individual stud</w:t>
      </w:r>
      <w:r>
        <w:softHyphen/>
        <w:t>ies</w:t>
      </w:r>
      <w:r>
        <w:rPr>
          <w:spacing w:val="-6"/>
        </w:rPr>
        <w:t xml:space="preserve"> </w:t>
      </w:r>
      <w:r>
        <w:t>and</w:t>
      </w:r>
      <w:r>
        <w:rPr>
          <w:spacing w:val="-6"/>
        </w:rPr>
        <w:t xml:space="preserve"> </w:t>
      </w:r>
      <w:r>
        <w:t>therefore</w:t>
      </w:r>
      <w:r>
        <w:rPr>
          <w:spacing w:val="-6"/>
        </w:rPr>
        <w:t xml:space="preserve"> </w:t>
      </w:r>
      <w:r>
        <w:t>fewer</w:t>
      </w:r>
      <w:r>
        <w:rPr>
          <w:spacing w:val="-6"/>
        </w:rPr>
        <w:t xml:space="preserve"> </w:t>
      </w:r>
      <w:r>
        <w:t>opportunities</w:t>
      </w:r>
      <w:r>
        <w:rPr>
          <w:spacing w:val="-6"/>
        </w:rPr>
        <w:t xml:space="preserve"> </w:t>
      </w:r>
      <w:r>
        <w:t>to</w:t>
      </w:r>
      <w:r>
        <w:rPr>
          <w:spacing w:val="-6"/>
        </w:rPr>
        <w:t xml:space="preserve"> </w:t>
      </w:r>
      <w:r>
        <w:t>notice</w:t>
      </w:r>
      <w:r>
        <w:rPr>
          <w:spacing w:val="-6"/>
        </w:rPr>
        <w:t xml:space="preserve"> </w:t>
      </w:r>
      <w:r>
        <w:t>nuances</w:t>
      </w:r>
      <w:r>
        <w:rPr>
          <w:spacing w:val="-6"/>
        </w:rPr>
        <w:t xml:space="preserve"> </w:t>
      </w:r>
      <w:r>
        <w:t>or</w:t>
      </w:r>
      <w:r>
        <w:rPr>
          <w:spacing w:val="-6"/>
        </w:rPr>
        <w:t xml:space="preserve"> </w:t>
      </w:r>
      <w:r>
        <w:t>contextual</w:t>
      </w:r>
      <w:r>
        <w:rPr>
          <w:spacing w:val="-6"/>
        </w:rPr>
        <w:t xml:space="preserve"> </w:t>
      </w:r>
      <w:r>
        <w:t>information</w:t>
      </w:r>
      <w:r>
        <w:rPr>
          <w:spacing w:val="-6"/>
        </w:rPr>
        <w:t xml:space="preserve"> </w:t>
      </w:r>
      <w:r>
        <w:t>that</w:t>
      </w:r>
      <w:r>
        <w:rPr>
          <w:spacing w:val="-6"/>
        </w:rPr>
        <w:t xml:space="preserve"> </w:t>
      </w:r>
      <w:r>
        <w:t>could</w:t>
      </w:r>
      <w:r>
        <w:rPr>
          <w:spacing w:val="-6"/>
        </w:rPr>
        <w:t xml:space="preserve"> </w:t>
      </w:r>
      <w:r>
        <w:t>be</w:t>
      </w:r>
      <w:r>
        <w:rPr>
          <w:spacing w:val="-6"/>
        </w:rPr>
        <w:t xml:space="preserve"> </w:t>
      </w:r>
      <w:r>
        <w:t>valuable for downstream data extraction or interpretation. Thus, rather than simply aiming to minimize human involvement,</w:t>
      </w:r>
      <w:r>
        <w:rPr>
          <w:spacing w:val="-3"/>
        </w:rPr>
        <w:t xml:space="preserve"> </w:t>
      </w:r>
      <w:r>
        <w:t>AI-automated</w:t>
      </w:r>
      <w:r>
        <w:rPr>
          <w:spacing w:val="-3"/>
        </w:rPr>
        <w:t xml:space="preserve"> </w:t>
      </w:r>
      <w:r>
        <w:t>SRs</w:t>
      </w:r>
      <w:r>
        <w:rPr>
          <w:spacing w:val="-3"/>
        </w:rPr>
        <w:t xml:space="preserve"> </w:t>
      </w:r>
      <w:r>
        <w:t>should</w:t>
      </w:r>
      <w:r>
        <w:rPr>
          <w:spacing w:val="-3"/>
        </w:rPr>
        <w:t xml:space="preserve"> </w:t>
      </w:r>
      <w:r>
        <w:t>be</w:t>
      </w:r>
      <w:r>
        <w:rPr>
          <w:spacing w:val="-3"/>
        </w:rPr>
        <w:t xml:space="preserve"> </w:t>
      </w:r>
      <w:r>
        <w:t>designed</w:t>
      </w:r>
      <w:r>
        <w:rPr>
          <w:spacing w:val="-3"/>
        </w:rPr>
        <w:t xml:space="preserve"> </w:t>
      </w:r>
      <w:r>
        <w:t>to</w:t>
      </w:r>
      <w:r>
        <w:rPr>
          <w:spacing w:val="-3"/>
        </w:rPr>
        <w:t xml:space="preserve"> </w:t>
      </w:r>
      <w:r>
        <w:t>consider</w:t>
      </w:r>
      <w:r>
        <w:rPr>
          <w:spacing w:val="-3"/>
        </w:rPr>
        <w:t xml:space="preserve"> </w:t>
      </w:r>
      <w:r>
        <w:t>where</w:t>
      </w:r>
      <w:r>
        <w:rPr>
          <w:spacing w:val="-3"/>
        </w:rPr>
        <w:t xml:space="preserve"> </w:t>
      </w:r>
      <w:r>
        <w:t>humans</w:t>
      </w:r>
      <w:r>
        <w:rPr>
          <w:spacing w:val="-3"/>
        </w:rPr>
        <w:t xml:space="preserve"> </w:t>
      </w:r>
      <w:r>
        <w:t>should</w:t>
      </w:r>
      <w:r>
        <w:rPr>
          <w:spacing w:val="-3"/>
        </w:rPr>
        <w:t xml:space="preserve"> </w:t>
      </w:r>
      <w:r>
        <w:t>sit</w:t>
      </w:r>
      <w:r>
        <w:rPr>
          <w:spacing w:val="-3"/>
        </w:rPr>
        <w:t xml:space="preserve"> </w:t>
      </w:r>
      <w:r>
        <w:t>in</w:t>
      </w:r>
      <w:r>
        <w:rPr>
          <w:spacing w:val="-3"/>
        </w:rPr>
        <w:t xml:space="preserve"> </w:t>
      </w:r>
      <w:r>
        <w:t>the</w:t>
      </w:r>
      <w:r>
        <w:rPr>
          <w:spacing w:val="-3"/>
        </w:rPr>
        <w:t xml:space="preserve"> </w:t>
      </w:r>
      <w:r>
        <w:t>system, and</w:t>
      </w:r>
      <w:r>
        <w:rPr>
          <w:spacing w:val="5"/>
        </w:rPr>
        <w:t xml:space="preserve"> </w:t>
      </w:r>
      <w:r>
        <w:t>also</w:t>
      </w:r>
      <w:r>
        <w:rPr>
          <w:spacing w:val="5"/>
        </w:rPr>
        <w:t xml:space="preserve"> </w:t>
      </w:r>
      <w:r>
        <w:t>state</w:t>
      </w:r>
      <w:r>
        <w:rPr>
          <w:spacing w:val="6"/>
        </w:rPr>
        <w:t xml:space="preserve"> </w:t>
      </w:r>
      <w:r>
        <w:t>clearly</w:t>
      </w:r>
      <w:r>
        <w:rPr>
          <w:spacing w:val="5"/>
        </w:rPr>
        <w:t xml:space="preserve"> </w:t>
      </w:r>
      <w:r>
        <w:t>what</w:t>
      </w:r>
      <w:r>
        <w:rPr>
          <w:spacing w:val="6"/>
        </w:rPr>
        <w:t xml:space="preserve"> </w:t>
      </w:r>
      <w:r>
        <w:t>tasks</w:t>
      </w:r>
      <w:r>
        <w:rPr>
          <w:spacing w:val="5"/>
        </w:rPr>
        <w:t xml:space="preserve"> </w:t>
      </w:r>
      <w:r>
        <w:t>humans</w:t>
      </w:r>
      <w:r>
        <w:rPr>
          <w:spacing w:val="6"/>
        </w:rPr>
        <w:t xml:space="preserve"> </w:t>
      </w:r>
      <w:r>
        <w:t>need</w:t>
      </w:r>
      <w:r>
        <w:rPr>
          <w:spacing w:val="6"/>
        </w:rPr>
        <w:t xml:space="preserve"> </w:t>
      </w:r>
      <w:r>
        <w:t>to</w:t>
      </w:r>
      <w:r>
        <w:rPr>
          <w:spacing w:val="5"/>
        </w:rPr>
        <w:t xml:space="preserve"> </w:t>
      </w:r>
      <w:r>
        <w:t>do</w:t>
      </w:r>
      <w:r>
        <w:rPr>
          <w:spacing w:val="5"/>
        </w:rPr>
        <w:t xml:space="preserve"> </w:t>
      </w:r>
      <w:r>
        <w:t>and</w:t>
      </w:r>
      <w:r>
        <w:rPr>
          <w:spacing w:val="6"/>
        </w:rPr>
        <w:t xml:space="preserve"> </w:t>
      </w:r>
      <w:r>
        <w:t>how</w:t>
      </w:r>
      <w:r>
        <w:rPr>
          <w:spacing w:val="5"/>
        </w:rPr>
        <w:t xml:space="preserve"> </w:t>
      </w:r>
      <w:r>
        <w:t>to</w:t>
      </w:r>
      <w:r>
        <w:rPr>
          <w:spacing w:val="5"/>
        </w:rPr>
        <w:t xml:space="preserve"> </w:t>
      </w:r>
      <w:r>
        <w:t>do</w:t>
      </w:r>
      <w:r>
        <w:rPr>
          <w:spacing w:val="6"/>
        </w:rPr>
        <w:t xml:space="preserve"> </w:t>
      </w:r>
      <w:r>
        <w:t>that</w:t>
      </w:r>
      <w:r>
        <w:rPr>
          <w:spacing w:val="5"/>
        </w:rPr>
        <w:t xml:space="preserve"> </w:t>
      </w:r>
      <w:r>
        <w:t>to</w:t>
      </w:r>
      <w:r>
        <w:rPr>
          <w:spacing w:val="6"/>
        </w:rPr>
        <w:t xml:space="preserve"> </w:t>
      </w:r>
      <w:r>
        <w:t>work</w:t>
      </w:r>
      <w:r>
        <w:rPr>
          <w:spacing w:val="6"/>
        </w:rPr>
        <w:t xml:space="preserve"> </w:t>
      </w:r>
      <w:r>
        <w:t>with</w:t>
      </w:r>
      <w:r>
        <w:rPr>
          <w:spacing w:val="5"/>
        </w:rPr>
        <w:t xml:space="preserve"> </w:t>
      </w:r>
      <w:r>
        <w:t>the</w:t>
      </w:r>
      <w:r>
        <w:rPr>
          <w:spacing w:val="6"/>
        </w:rPr>
        <w:t xml:space="preserve"> </w:t>
      </w:r>
      <w:r>
        <w:t>AI</w:t>
      </w:r>
      <w:r>
        <w:rPr>
          <w:spacing w:val="6"/>
        </w:rPr>
        <w:t xml:space="preserve"> </w:t>
      </w:r>
      <w:r>
        <w:rPr>
          <w:spacing w:val="-2"/>
        </w:rPr>
        <w:t>assistance.</w:t>
      </w:r>
    </w:p>
    <w:p w14:paraId="52B133CF" w14:textId="77777777" w:rsidR="00EF4BD5" w:rsidRDefault="00EF4BD5">
      <w:pPr>
        <w:pStyle w:val="BodyText"/>
        <w:spacing w:line="254" w:lineRule="auto"/>
        <w:sectPr w:rsidR="00EF4BD5">
          <w:type w:val="continuous"/>
          <w:pgSz w:w="11910" w:h="16840"/>
          <w:pgMar w:top="1920" w:right="1133" w:bottom="860" w:left="1133" w:header="0" w:footer="678" w:gutter="0"/>
          <w:cols w:space="720"/>
        </w:sectPr>
      </w:pPr>
    </w:p>
    <w:p w14:paraId="731D6C8E" w14:textId="77777777" w:rsidR="00EF4BD5" w:rsidRDefault="00000000">
      <w:pPr>
        <w:pStyle w:val="BodyText"/>
        <w:spacing w:before="54" w:line="252" w:lineRule="auto"/>
        <w:ind w:left="431" w:right="86" w:firstLine="298"/>
      </w:pPr>
      <w:r>
        <w:lastRenderedPageBreak/>
        <w:t>In</w:t>
      </w:r>
      <w:r>
        <w:rPr>
          <w:spacing w:val="-4"/>
        </w:rPr>
        <w:t xml:space="preserve"> </w:t>
      </w:r>
      <w:r>
        <w:t>existing</w:t>
      </w:r>
      <w:r>
        <w:rPr>
          <w:spacing w:val="-4"/>
        </w:rPr>
        <w:t xml:space="preserve"> </w:t>
      </w:r>
      <w:r>
        <w:t>systems,</w:t>
      </w:r>
      <w:r>
        <w:rPr>
          <w:spacing w:val="-4"/>
        </w:rPr>
        <w:t xml:space="preserve"> </w:t>
      </w:r>
      <w:r>
        <w:t>the</w:t>
      </w:r>
      <w:r>
        <w:rPr>
          <w:spacing w:val="-4"/>
        </w:rPr>
        <w:t xml:space="preserve"> </w:t>
      </w:r>
      <w:r>
        <w:t>different</w:t>
      </w:r>
      <w:r>
        <w:rPr>
          <w:spacing w:val="-4"/>
        </w:rPr>
        <w:t xml:space="preserve"> </w:t>
      </w:r>
      <w:r>
        <w:t>roles</w:t>
      </w:r>
      <w:r>
        <w:rPr>
          <w:spacing w:val="-4"/>
        </w:rPr>
        <w:t xml:space="preserve"> </w:t>
      </w:r>
      <w:r>
        <w:t>humans</w:t>
      </w:r>
      <w:r>
        <w:rPr>
          <w:spacing w:val="-4"/>
        </w:rPr>
        <w:t xml:space="preserve"> </w:t>
      </w:r>
      <w:r>
        <w:t>play</w:t>
      </w:r>
      <w:r>
        <w:rPr>
          <w:spacing w:val="-4"/>
        </w:rPr>
        <w:t xml:space="preserve"> </w:t>
      </w:r>
      <w:r>
        <w:t>are</w:t>
      </w:r>
      <w:r>
        <w:rPr>
          <w:spacing w:val="-4"/>
        </w:rPr>
        <w:t xml:space="preserve"> </w:t>
      </w:r>
      <w:r>
        <w:t>not</w:t>
      </w:r>
      <w:r>
        <w:rPr>
          <w:spacing w:val="-4"/>
        </w:rPr>
        <w:t xml:space="preserve"> </w:t>
      </w:r>
      <w:r>
        <w:t>always</w:t>
      </w:r>
      <w:r>
        <w:rPr>
          <w:spacing w:val="-4"/>
        </w:rPr>
        <w:t xml:space="preserve"> </w:t>
      </w:r>
      <w:r>
        <w:t>clearly</w:t>
      </w:r>
      <w:r>
        <w:rPr>
          <w:spacing w:val="-4"/>
        </w:rPr>
        <w:t xml:space="preserve"> </w:t>
      </w:r>
      <w:r>
        <w:t>distinguished</w:t>
      </w:r>
      <w:r>
        <w:rPr>
          <w:spacing w:val="-4"/>
        </w:rPr>
        <w:t xml:space="preserve"> </w:t>
      </w:r>
      <w:r>
        <w:t>between</w:t>
      </w:r>
      <w:r>
        <w:rPr>
          <w:spacing w:val="-4"/>
        </w:rPr>
        <w:t xml:space="preserve"> </w:t>
      </w:r>
      <w:r>
        <w:t xml:space="preserve">the </w:t>
      </w:r>
      <w:r>
        <w:rPr>
          <w:spacing w:val="-2"/>
        </w:rPr>
        <w:t>following:</w:t>
      </w:r>
      <w:r>
        <w:rPr>
          <w:spacing w:val="-7"/>
        </w:rPr>
        <w:t xml:space="preserve"> </w:t>
      </w:r>
      <w:r>
        <w:rPr>
          <w:spacing w:val="-2"/>
        </w:rPr>
        <w:t>stages</w:t>
      </w:r>
      <w:r>
        <w:rPr>
          <w:spacing w:val="-7"/>
        </w:rPr>
        <w:t xml:space="preserve"> </w:t>
      </w:r>
      <w:r>
        <w:rPr>
          <w:spacing w:val="-2"/>
        </w:rPr>
        <w:t>where</w:t>
      </w:r>
      <w:r>
        <w:rPr>
          <w:spacing w:val="-7"/>
        </w:rPr>
        <w:t xml:space="preserve"> </w:t>
      </w:r>
      <w:r>
        <w:rPr>
          <w:spacing w:val="-2"/>
        </w:rPr>
        <w:t>human</w:t>
      </w:r>
      <w:r>
        <w:rPr>
          <w:spacing w:val="-7"/>
        </w:rPr>
        <w:t xml:space="preserve"> </w:t>
      </w:r>
      <w:r>
        <w:rPr>
          <w:spacing w:val="-2"/>
        </w:rPr>
        <w:t>input</w:t>
      </w:r>
      <w:r>
        <w:rPr>
          <w:spacing w:val="-7"/>
        </w:rPr>
        <w:t xml:space="preserve"> </w:t>
      </w:r>
      <w:r>
        <w:rPr>
          <w:spacing w:val="-2"/>
        </w:rPr>
        <w:t>is</w:t>
      </w:r>
      <w:r>
        <w:rPr>
          <w:spacing w:val="-7"/>
        </w:rPr>
        <w:t xml:space="preserve"> </w:t>
      </w:r>
      <w:r>
        <w:rPr>
          <w:rFonts w:ascii="Bookman Old Style" w:hAnsi="Bookman Old Style"/>
          <w:i/>
          <w:spacing w:val="-2"/>
        </w:rPr>
        <w:t>required</w:t>
      </w:r>
      <w:r>
        <w:rPr>
          <w:rFonts w:ascii="Bookman Old Style" w:hAnsi="Bookman Old Style"/>
          <w:i/>
          <w:spacing w:val="-5"/>
        </w:rPr>
        <w:t xml:space="preserve"> </w:t>
      </w:r>
      <w:r>
        <w:rPr>
          <w:spacing w:val="-2"/>
        </w:rPr>
        <w:t>and</w:t>
      </w:r>
      <w:r>
        <w:rPr>
          <w:spacing w:val="-7"/>
        </w:rPr>
        <w:t xml:space="preserve"> </w:t>
      </w:r>
      <w:r>
        <w:rPr>
          <w:spacing w:val="-2"/>
        </w:rPr>
        <w:t>stages</w:t>
      </w:r>
      <w:r>
        <w:rPr>
          <w:spacing w:val="-7"/>
        </w:rPr>
        <w:t xml:space="preserve"> </w:t>
      </w:r>
      <w:r>
        <w:rPr>
          <w:spacing w:val="-2"/>
        </w:rPr>
        <w:t>where</w:t>
      </w:r>
      <w:r>
        <w:rPr>
          <w:spacing w:val="-7"/>
        </w:rPr>
        <w:t xml:space="preserve"> </w:t>
      </w:r>
      <w:r>
        <w:rPr>
          <w:spacing w:val="-2"/>
        </w:rPr>
        <w:t>it</w:t>
      </w:r>
      <w:r>
        <w:rPr>
          <w:spacing w:val="-7"/>
        </w:rPr>
        <w:t xml:space="preserve"> </w:t>
      </w:r>
      <w:r>
        <w:rPr>
          <w:spacing w:val="-2"/>
        </w:rPr>
        <w:t>is</w:t>
      </w:r>
      <w:r>
        <w:rPr>
          <w:spacing w:val="-7"/>
        </w:rPr>
        <w:t xml:space="preserve"> </w:t>
      </w:r>
      <w:r>
        <w:rPr>
          <w:spacing w:val="-2"/>
        </w:rPr>
        <w:t>merely</w:t>
      </w:r>
      <w:r>
        <w:rPr>
          <w:spacing w:val="-7"/>
        </w:rPr>
        <w:t xml:space="preserve"> </w:t>
      </w:r>
      <w:r>
        <w:rPr>
          <w:rFonts w:ascii="Bookman Old Style" w:hAnsi="Bookman Old Style"/>
          <w:i/>
          <w:spacing w:val="-2"/>
        </w:rPr>
        <w:t>permitted</w:t>
      </w:r>
      <w:r>
        <w:rPr>
          <w:rFonts w:ascii="Bookman Old Style" w:hAnsi="Bookman Old Style"/>
          <w:i/>
          <w:spacing w:val="-4"/>
        </w:rPr>
        <w:t xml:space="preserve"> </w:t>
      </w:r>
      <w:r>
        <w:rPr>
          <w:spacing w:val="-2"/>
        </w:rPr>
        <w:t>(see</w:t>
      </w:r>
      <w:r>
        <w:rPr>
          <w:spacing w:val="-7"/>
        </w:rPr>
        <w:t xml:space="preserve"> </w:t>
      </w:r>
      <w:hyperlink w:anchor="_bookmark6" w:history="1">
        <w:r>
          <w:rPr>
            <w:color w:val="0000FF"/>
            <w:spacing w:val="-2"/>
          </w:rPr>
          <w:t>Figure</w:t>
        </w:r>
        <w:r>
          <w:rPr>
            <w:color w:val="0000FF"/>
            <w:spacing w:val="-7"/>
          </w:rPr>
          <w:t xml:space="preserve"> </w:t>
        </w:r>
        <w:r>
          <w:rPr>
            <w:color w:val="0000FF"/>
            <w:spacing w:val="-2"/>
          </w:rPr>
          <w:t>6</w:t>
        </w:r>
      </w:hyperlink>
      <w:r>
        <w:rPr>
          <w:spacing w:val="-2"/>
        </w:rPr>
        <w:t>).</w:t>
      </w:r>
      <w:r>
        <w:rPr>
          <w:spacing w:val="-7"/>
        </w:rPr>
        <w:t xml:space="preserve"> </w:t>
      </w:r>
      <w:r>
        <w:rPr>
          <w:spacing w:val="-2"/>
        </w:rPr>
        <w:t xml:space="preserve">A </w:t>
      </w:r>
      <w:r>
        <w:t>required</w:t>
      </w:r>
      <w:r>
        <w:rPr>
          <w:spacing w:val="-9"/>
        </w:rPr>
        <w:t xml:space="preserve"> </w:t>
      </w:r>
      <w:r>
        <w:t>input</w:t>
      </w:r>
      <w:r>
        <w:rPr>
          <w:spacing w:val="-9"/>
        </w:rPr>
        <w:t xml:space="preserve"> </w:t>
      </w:r>
      <w:r>
        <w:t>is</w:t>
      </w:r>
      <w:r>
        <w:rPr>
          <w:spacing w:val="-9"/>
        </w:rPr>
        <w:t xml:space="preserve"> </w:t>
      </w:r>
      <w:r>
        <w:t>one</w:t>
      </w:r>
      <w:r>
        <w:rPr>
          <w:spacing w:val="-9"/>
        </w:rPr>
        <w:t xml:space="preserve"> </w:t>
      </w:r>
      <w:r>
        <w:t>without</w:t>
      </w:r>
      <w:r>
        <w:rPr>
          <w:spacing w:val="-9"/>
        </w:rPr>
        <w:t xml:space="preserve"> </w:t>
      </w:r>
      <w:r>
        <w:t>which</w:t>
      </w:r>
      <w:r>
        <w:rPr>
          <w:spacing w:val="-9"/>
        </w:rPr>
        <w:t xml:space="preserve"> </w:t>
      </w:r>
      <w:r>
        <w:t>the</w:t>
      </w:r>
      <w:r>
        <w:rPr>
          <w:spacing w:val="-9"/>
        </w:rPr>
        <w:t xml:space="preserve"> </w:t>
      </w:r>
      <w:r>
        <w:t>system</w:t>
      </w:r>
      <w:r>
        <w:rPr>
          <w:spacing w:val="-9"/>
        </w:rPr>
        <w:t xml:space="preserve"> </w:t>
      </w:r>
      <w:r>
        <w:t>cannot</w:t>
      </w:r>
      <w:r>
        <w:rPr>
          <w:spacing w:val="-9"/>
        </w:rPr>
        <w:t xml:space="preserve"> </w:t>
      </w:r>
      <w:r>
        <w:t>produce</w:t>
      </w:r>
      <w:r>
        <w:rPr>
          <w:spacing w:val="-9"/>
        </w:rPr>
        <w:t xml:space="preserve"> </w:t>
      </w:r>
      <w:r>
        <w:t>an</w:t>
      </w:r>
      <w:r>
        <w:rPr>
          <w:spacing w:val="-9"/>
        </w:rPr>
        <w:t xml:space="preserve"> </w:t>
      </w:r>
      <w:r>
        <w:t>output</w:t>
      </w:r>
      <w:r>
        <w:rPr>
          <w:spacing w:val="-9"/>
        </w:rPr>
        <w:t xml:space="preserve"> </w:t>
      </w:r>
      <w:r>
        <w:t>at</w:t>
      </w:r>
      <w:r>
        <w:rPr>
          <w:spacing w:val="-9"/>
        </w:rPr>
        <w:t xml:space="preserve"> </w:t>
      </w:r>
      <w:r>
        <w:t>all;</w:t>
      </w:r>
      <w:r>
        <w:rPr>
          <w:spacing w:val="-9"/>
        </w:rPr>
        <w:t xml:space="preserve"> </w:t>
      </w:r>
      <w:r>
        <w:t>it</w:t>
      </w:r>
      <w:r>
        <w:rPr>
          <w:spacing w:val="-9"/>
        </w:rPr>
        <w:t xml:space="preserve"> </w:t>
      </w:r>
      <w:r>
        <w:t>halts</w:t>
      </w:r>
      <w:r>
        <w:rPr>
          <w:spacing w:val="-9"/>
        </w:rPr>
        <w:t xml:space="preserve"> </w:t>
      </w:r>
      <w:r>
        <w:t>the</w:t>
      </w:r>
      <w:r>
        <w:rPr>
          <w:spacing w:val="-9"/>
        </w:rPr>
        <w:t xml:space="preserve"> </w:t>
      </w:r>
      <w:r>
        <w:t>pipeline</w:t>
      </w:r>
      <w:r>
        <w:rPr>
          <w:spacing w:val="-9"/>
        </w:rPr>
        <w:t xml:space="preserve"> </w:t>
      </w:r>
      <w:r>
        <w:t>until a</w:t>
      </w:r>
      <w:r>
        <w:rPr>
          <w:spacing w:val="-6"/>
        </w:rPr>
        <w:t xml:space="preserve"> </w:t>
      </w:r>
      <w:r>
        <w:t>reviewer</w:t>
      </w:r>
      <w:r>
        <w:rPr>
          <w:spacing w:val="-6"/>
        </w:rPr>
        <w:t xml:space="preserve"> </w:t>
      </w:r>
      <w:r>
        <w:t>signs</w:t>
      </w:r>
      <w:r>
        <w:rPr>
          <w:spacing w:val="-6"/>
        </w:rPr>
        <w:t xml:space="preserve"> </w:t>
      </w:r>
      <w:r>
        <w:t>off.</w:t>
      </w:r>
      <w:r>
        <w:rPr>
          <w:spacing w:val="-6"/>
        </w:rPr>
        <w:t xml:space="preserve"> </w:t>
      </w:r>
      <w:r>
        <w:t>A</w:t>
      </w:r>
      <w:r>
        <w:rPr>
          <w:spacing w:val="-6"/>
        </w:rPr>
        <w:t xml:space="preserve"> </w:t>
      </w:r>
      <w:r>
        <w:t>permitted</w:t>
      </w:r>
      <w:r>
        <w:rPr>
          <w:spacing w:val="-6"/>
        </w:rPr>
        <w:t xml:space="preserve"> </w:t>
      </w:r>
      <w:r>
        <w:t>modification</w:t>
      </w:r>
      <w:r>
        <w:rPr>
          <w:spacing w:val="-6"/>
        </w:rPr>
        <w:t xml:space="preserve"> </w:t>
      </w:r>
      <w:r>
        <w:t>is</w:t>
      </w:r>
      <w:r>
        <w:rPr>
          <w:spacing w:val="-6"/>
        </w:rPr>
        <w:t xml:space="preserve"> </w:t>
      </w:r>
      <w:r>
        <w:t>one</w:t>
      </w:r>
      <w:r>
        <w:rPr>
          <w:spacing w:val="-6"/>
        </w:rPr>
        <w:t xml:space="preserve"> </w:t>
      </w:r>
      <w:r>
        <w:t>the</w:t>
      </w:r>
      <w:r>
        <w:rPr>
          <w:spacing w:val="-6"/>
        </w:rPr>
        <w:t xml:space="preserve"> </w:t>
      </w:r>
      <w:r>
        <w:t>system</w:t>
      </w:r>
      <w:r>
        <w:rPr>
          <w:spacing w:val="-6"/>
        </w:rPr>
        <w:t xml:space="preserve"> </w:t>
      </w:r>
      <w:r>
        <w:t>does</w:t>
      </w:r>
      <w:r>
        <w:rPr>
          <w:spacing w:val="-6"/>
        </w:rPr>
        <w:t xml:space="preserve"> </w:t>
      </w:r>
      <w:r>
        <w:t>not</w:t>
      </w:r>
      <w:r>
        <w:rPr>
          <w:spacing w:val="-6"/>
        </w:rPr>
        <w:t xml:space="preserve"> </w:t>
      </w:r>
      <w:r>
        <w:t>need</w:t>
      </w:r>
      <w:r>
        <w:rPr>
          <w:spacing w:val="-6"/>
        </w:rPr>
        <w:t xml:space="preserve"> </w:t>
      </w:r>
      <w:r>
        <w:t>but</w:t>
      </w:r>
      <w:r>
        <w:rPr>
          <w:spacing w:val="-6"/>
        </w:rPr>
        <w:t xml:space="preserve"> </w:t>
      </w:r>
      <w:r>
        <w:t>will</w:t>
      </w:r>
      <w:r>
        <w:rPr>
          <w:spacing w:val="-6"/>
        </w:rPr>
        <w:t xml:space="preserve"> </w:t>
      </w:r>
      <w:r>
        <w:t>accept,</w:t>
      </w:r>
      <w:r>
        <w:rPr>
          <w:spacing w:val="-6"/>
        </w:rPr>
        <w:t xml:space="preserve"> </w:t>
      </w:r>
      <w:r>
        <w:t>such</w:t>
      </w:r>
      <w:r>
        <w:rPr>
          <w:spacing w:val="-6"/>
        </w:rPr>
        <w:t xml:space="preserve"> </w:t>
      </w:r>
      <w:r>
        <w:t>as</w:t>
      </w:r>
      <w:r>
        <w:rPr>
          <w:spacing w:val="-6"/>
        </w:rPr>
        <w:t xml:space="preserve"> </w:t>
      </w:r>
      <w:r>
        <w:t>an optional</w:t>
      </w:r>
      <w:r>
        <w:rPr>
          <w:spacing w:val="-11"/>
        </w:rPr>
        <w:t xml:space="preserve"> </w:t>
      </w:r>
      <w:r>
        <w:t>correction</w:t>
      </w:r>
      <w:r>
        <w:rPr>
          <w:spacing w:val="-11"/>
        </w:rPr>
        <w:t xml:space="preserve"> </w:t>
      </w:r>
      <w:r>
        <w:t>to</w:t>
      </w:r>
      <w:r>
        <w:rPr>
          <w:spacing w:val="-12"/>
        </w:rPr>
        <w:t xml:space="preserve"> </w:t>
      </w:r>
      <w:r>
        <w:t>a</w:t>
      </w:r>
      <w:r>
        <w:rPr>
          <w:spacing w:val="-12"/>
        </w:rPr>
        <w:t xml:space="preserve"> </w:t>
      </w:r>
      <w:r>
        <w:t>screening</w:t>
      </w:r>
      <w:r>
        <w:rPr>
          <w:spacing w:val="-11"/>
        </w:rPr>
        <w:t xml:space="preserve"> </w:t>
      </w:r>
      <w:r>
        <w:t>decision</w:t>
      </w:r>
      <w:r>
        <w:rPr>
          <w:spacing w:val="-11"/>
        </w:rPr>
        <w:t xml:space="preserve"> </w:t>
      </w:r>
      <w:r>
        <w:t>or</w:t>
      </w:r>
      <w:r>
        <w:rPr>
          <w:spacing w:val="-11"/>
        </w:rPr>
        <w:t xml:space="preserve"> </w:t>
      </w:r>
      <w:r>
        <w:t>an</w:t>
      </w:r>
      <w:r>
        <w:rPr>
          <w:spacing w:val="-11"/>
        </w:rPr>
        <w:t xml:space="preserve"> </w:t>
      </w:r>
      <w:r>
        <w:t>edited</w:t>
      </w:r>
      <w:r>
        <w:rPr>
          <w:spacing w:val="-11"/>
        </w:rPr>
        <w:t xml:space="preserve"> </w:t>
      </w:r>
      <w:r>
        <w:t>extraction.</w:t>
      </w:r>
      <w:r>
        <w:rPr>
          <w:spacing w:val="-11"/>
        </w:rPr>
        <w:t xml:space="preserve"> </w:t>
      </w:r>
      <w:r>
        <w:t>A</w:t>
      </w:r>
      <w:r>
        <w:rPr>
          <w:spacing w:val="-11"/>
        </w:rPr>
        <w:t xml:space="preserve"> </w:t>
      </w:r>
      <w:r>
        <w:t>separate</w:t>
      </w:r>
      <w:r>
        <w:rPr>
          <w:spacing w:val="-11"/>
        </w:rPr>
        <w:t xml:space="preserve"> </w:t>
      </w:r>
      <w:r>
        <w:t>case</w:t>
      </w:r>
      <w:r>
        <w:rPr>
          <w:spacing w:val="-11"/>
        </w:rPr>
        <w:t xml:space="preserve"> </w:t>
      </w:r>
      <w:r>
        <w:t>is</w:t>
      </w:r>
      <w:r>
        <w:rPr>
          <w:spacing w:val="-11"/>
        </w:rPr>
        <w:t xml:space="preserve"> </w:t>
      </w:r>
      <w:r>
        <w:t>human</w:t>
      </w:r>
      <w:r>
        <w:rPr>
          <w:spacing w:val="-11"/>
        </w:rPr>
        <w:t xml:space="preserve"> </w:t>
      </w:r>
      <w:r>
        <w:t xml:space="preserve">involvement in evaluating the system’s output. The human contribution here may be the original review authors’ </w:t>
      </w:r>
      <w:r>
        <w:rPr>
          <w:spacing w:val="-4"/>
        </w:rPr>
        <w:t xml:space="preserve">decisions, reused as a reference standard, or the judgements of an expert panel convened specifically for the </w:t>
      </w:r>
      <w:r>
        <w:rPr>
          <w:spacing w:val="-2"/>
        </w:rPr>
        <w:t>evaluation.</w:t>
      </w:r>
      <w:r>
        <w:rPr>
          <w:spacing w:val="-3"/>
        </w:rPr>
        <w:t xml:space="preserve"> </w:t>
      </w:r>
      <w:r>
        <w:rPr>
          <w:spacing w:val="-2"/>
        </w:rPr>
        <w:t>These types</w:t>
      </w:r>
      <w:r>
        <w:rPr>
          <w:spacing w:val="-3"/>
        </w:rPr>
        <w:t xml:space="preserve"> </w:t>
      </w:r>
      <w:r>
        <w:rPr>
          <w:spacing w:val="-2"/>
        </w:rPr>
        <w:t>of human involvement</w:t>
      </w:r>
      <w:r>
        <w:rPr>
          <w:spacing w:val="-3"/>
        </w:rPr>
        <w:t xml:space="preserve"> </w:t>
      </w:r>
      <w:r>
        <w:rPr>
          <w:spacing w:val="-2"/>
        </w:rPr>
        <w:t>should not be</w:t>
      </w:r>
      <w:r>
        <w:rPr>
          <w:spacing w:val="-3"/>
        </w:rPr>
        <w:t xml:space="preserve"> </w:t>
      </w:r>
      <w:r>
        <w:rPr>
          <w:spacing w:val="-2"/>
        </w:rPr>
        <w:t>mistaken for</w:t>
      </w:r>
      <w:r>
        <w:rPr>
          <w:spacing w:val="-3"/>
        </w:rPr>
        <w:t xml:space="preserve"> </w:t>
      </w:r>
      <w:r>
        <w:rPr>
          <w:spacing w:val="-2"/>
        </w:rPr>
        <w:t>the system’s own</w:t>
      </w:r>
      <w:r>
        <w:rPr>
          <w:spacing w:val="-3"/>
        </w:rPr>
        <w:t xml:space="preserve"> </w:t>
      </w:r>
      <w:r>
        <w:rPr>
          <w:spacing w:val="-2"/>
        </w:rPr>
        <w:t>performance.</w:t>
      </w:r>
    </w:p>
    <w:p w14:paraId="4ADA740E" w14:textId="77777777" w:rsidR="00EF4BD5" w:rsidRDefault="00EF4BD5">
      <w:pPr>
        <w:pStyle w:val="BodyText"/>
        <w:spacing w:before="15"/>
        <w:jc w:val="left"/>
      </w:pPr>
    </w:p>
    <w:p w14:paraId="39A3094A" w14:textId="77777777" w:rsidR="00EF4BD5" w:rsidRDefault="00000000">
      <w:pPr>
        <w:pStyle w:val="Heading1"/>
        <w:numPr>
          <w:ilvl w:val="0"/>
          <w:numId w:val="2"/>
        </w:numPr>
        <w:tabs>
          <w:tab w:val="left" w:pos="745"/>
        </w:tabs>
        <w:ind w:left="745" w:hanging="314"/>
        <w:jc w:val="left"/>
      </w:pPr>
      <w:bookmarkStart w:id="29" w:name="Conclusion"/>
      <w:bookmarkEnd w:id="29"/>
      <w:r>
        <w:rPr>
          <w:spacing w:val="-2"/>
          <w:w w:val="105"/>
        </w:rPr>
        <w:t>Conclusion</w:t>
      </w:r>
    </w:p>
    <w:p w14:paraId="3EA82B4F" w14:textId="77777777" w:rsidR="00EF4BD5" w:rsidRDefault="00000000">
      <w:pPr>
        <w:pStyle w:val="BodyText"/>
        <w:spacing w:before="162" w:line="254" w:lineRule="auto"/>
        <w:ind w:left="431" w:right="87"/>
      </w:pPr>
      <w:r>
        <w:t>LLMs show strong potential for assisting systematic reviews (SRs) and meta-analyses (MAs), but criti</w:t>
      </w:r>
      <w:r>
        <w:softHyphen/>
      </w:r>
      <w:r>
        <w:rPr>
          <w:spacing w:val="-2"/>
        </w:rPr>
        <w:t>cal</w:t>
      </w:r>
      <w:r>
        <w:rPr>
          <w:spacing w:val="-5"/>
        </w:rPr>
        <w:t xml:space="preserve"> </w:t>
      </w:r>
      <w:r>
        <w:rPr>
          <w:spacing w:val="-2"/>
        </w:rPr>
        <w:t>gaps</w:t>
      </w:r>
      <w:r>
        <w:rPr>
          <w:spacing w:val="-6"/>
        </w:rPr>
        <w:t xml:space="preserve"> </w:t>
      </w:r>
      <w:r>
        <w:rPr>
          <w:spacing w:val="-2"/>
        </w:rPr>
        <w:t>remain</w:t>
      </w:r>
      <w:r>
        <w:rPr>
          <w:spacing w:val="-5"/>
        </w:rPr>
        <w:t xml:space="preserve"> </w:t>
      </w:r>
      <w:r>
        <w:rPr>
          <w:spacing w:val="-2"/>
        </w:rPr>
        <w:t>before</w:t>
      </w:r>
      <w:r>
        <w:rPr>
          <w:spacing w:val="-6"/>
        </w:rPr>
        <w:t xml:space="preserve"> </w:t>
      </w:r>
      <w:r>
        <w:rPr>
          <w:spacing w:val="-2"/>
        </w:rPr>
        <w:t>end-to-end</w:t>
      </w:r>
      <w:r>
        <w:rPr>
          <w:spacing w:val="-5"/>
        </w:rPr>
        <w:t xml:space="preserve"> </w:t>
      </w:r>
      <w:r>
        <w:rPr>
          <w:spacing w:val="-2"/>
        </w:rPr>
        <w:t>workflows</w:t>
      </w:r>
      <w:r>
        <w:rPr>
          <w:spacing w:val="-5"/>
        </w:rPr>
        <w:t xml:space="preserve"> </w:t>
      </w:r>
      <w:r>
        <w:rPr>
          <w:spacing w:val="-2"/>
        </w:rPr>
        <w:t>become</w:t>
      </w:r>
      <w:r>
        <w:rPr>
          <w:spacing w:val="-6"/>
        </w:rPr>
        <w:t xml:space="preserve"> </w:t>
      </w:r>
      <w:r>
        <w:rPr>
          <w:spacing w:val="-2"/>
        </w:rPr>
        <w:t>feasible.</w:t>
      </w:r>
      <w:r>
        <w:rPr>
          <w:spacing w:val="-5"/>
        </w:rPr>
        <w:t xml:space="preserve"> </w:t>
      </w:r>
      <w:r>
        <w:rPr>
          <w:spacing w:val="-2"/>
        </w:rPr>
        <w:t>Here,</w:t>
      </w:r>
      <w:r>
        <w:rPr>
          <w:spacing w:val="-5"/>
        </w:rPr>
        <w:t xml:space="preserve"> </w:t>
      </w:r>
      <w:r>
        <w:rPr>
          <w:spacing w:val="-2"/>
        </w:rPr>
        <w:t>we</w:t>
      </w:r>
      <w:r>
        <w:rPr>
          <w:spacing w:val="-5"/>
        </w:rPr>
        <w:t xml:space="preserve"> </w:t>
      </w:r>
      <w:r>
        <w:rPr>
          <w:spacing w:val="-2"/>
        </w:rPr>
        <w:t>surveyed</w:t>
      </w:r>
      <w:r>
        <w:rPr>
          <w:spacing w:val="-5"/>
        </w:rPr>
        <w:t xml:space="preserve"> </w:t>
      </w:r>
      <w:r>
        <w:rPr>
          <w:spacing w:val="-2"/>
        </w:rPr>
        <w:t>the</w:t>
      </w:r>
      <w:r>
        <w:rPr>
          <w:spacing w:val="-6"/>
        </w:rPr>
        <w:t xml:space="preserve"> </w:t>
      </w:r>
      <w:r>
        <w:rPr>
          <w:spacing w:val="-2"/>
        </w:rPr>
        <w:t>current</w:t>
      </w:r>
      <w:r>
        <w:rPr>
          <w:spacing w:val="-5"/>
        </w:rPr>
        <w:t xml:space="preserve"> </w:t>
      </w:r>
      <w:r>
        <w:rPr>
          <w:spacing w:val="-2"/>
        </w:rPr>
        <w:t>landscape</w:t>
      </w:r>
      <w:r>
        <w:rPr>
          <w:spacing w:val="-6"/>
        </w:rPr>
        <w:t xml:space="preserve"> </w:t>
      </w:r>
      <w:r>
        <w:rPr>
          <w:spacing w:val="-2"/>
        </w:rPr>
        <w:t xml:space="preserve">of </w:t>
      </w:r>
      <w:r>
        <w:t>LLM-based</w:t>
      </w:r>
      <w:r>
        <w:rPr>
          <w:spacing w:val="-10"/>
        </w:rPr>
        <w:t xml:space="preserve"> </w:t>
      </w:r>
      <w:r>
        <w:t>SR</w:t>
      </w:r>
      <w:r>
        <w:rPr>
          <w:spacing w:val="-10"/>
        </w:rPr>
        <w:t xml:space="preserve"> </w:t>
      </w:r>
      <w:r>
        <w:t>and</w:t>
      </w:r>
      <w:r>
        <w:rPr>
          <w:spacing w:val="-10"/>
        </w:rPr>
        <w:t xml:space="preserve"> </w:t>
      </w:r>
      <w:r>
        <w:t>MA</w:t>
      </w:r>
      <w:r>
        <w:rPr>
          <w:spacing w:val="-10"/>
        </w:rPr>
        <w:t xml:space="preserve"> </w:t>
      </w:r>
      <w:r>
        <w:t>research</w:t>
      </w:r>
      <w:r>
        <w:rPr>
          <w:spacing w:val="-10"/>
        </w:rPr>
        <w:t xml:space="preserve"> </w:t>
      </w:r>
      <w:r>
        <w:t>and</w:t>
      </w:r>
      <w:r>
        <w:rPr>
          <w:spacing w:val="-10"/>
        </w:rPr>
        <w:t xml:space="preserve"> </w:t>
      </w:r>
      <w:r>
        <w:t>found</w:t>
      </w:r>
      <w:r>
        <w:rPr>
          <w:spacing w:val="-10"/>
        </w:rPr>
        <w:t xml:space="preserve"> </w:t>
      </w:r>
      <w:r>
        <w:t>that</w:t>
      </w:r>
      <w:r>
        <w:rPr>
          <w:spacing w:val="-10"/>
        </w:rPr>
        <w:t xml:space="preserve"> </w:t>
      </w:r>
      <w:r>
        <w:t>most</w:t>
      </w:r>
      <w:r>
        <w:rPr>
          <w:spacing w:val="-10"/>
        </w:rPr>
        <w:t xml:space="preserve"> </w:t>
      </w:r>
      <w:r>
        <w:t>work</w:t>
      </w:r>
      <w:r>
        <w:rPr>
          <w:spacing w:val="-10"/>
        </w:rPr>
        <w:t xml:space="preserve"> </w:t>
      </w:r>
      <w:r>
        <w:t>focuses</w:t>
      </w:r>
      <w:r>
        <w:rPr>
          <w:spacing w:val="-10"/>
        </w:rPr>
        <w:t xml:space="preserve"> </w:t>
      </w:r>
      <w:r>
        <w:t>on</w:t>
      </w:r>
      <w:r>
        <w:rPr>
          <w:spacing w:val="-10"/>
        </w:rPr>
        <w:t xml:space="preserve"> </w:t>
      </w:r>
      <w:r>
        <w:t>literature</w:t>
      </w:r>
      <w:r>
        <w:rPr>
          <w:spacing w:val="-10"/>
        </w:rPr>
        <w:t xml:space="preserve"> </w:t>
      </w:r>
      <w:r>
        <w:t>searching,</w:t>
      </w:r>
      <w:r>
        <w:rPr>
          <w:spacing w:val="-10"/>
        </w:rPr>
        <w:t xml:space="preserve"> </w:t>
      </w:r>
      <w:r>
        <w:t>study</w:t>
      </w:r>
      <w:r>
        <w:rPr>
          <w:spacing w:val="-10"/>
        </w:rPr>
        <w:t xml:space="preserve"> </w:t>
      </w:r>
      <w:r>
        <w:t>screen</w:t>
      </w:r>
      <w:r>
        <w:softHyphen/>
        <w:t xml:space="preserve">ing, and data extraction. Even systems described as end-to-end often remain largely modular in nature </w:t>
      </w:r>
      <w:r>
        <w:rPr>
          <w:spacing w:val="-2"/>
        </w:rPr>
        <w:t>and</w:t>
      </w:r>
      <w:r>
        <w:rPr>
          <w:spacing w:val="-8"/>
        </w:rPr>
        <w:t xml:space="preserve"> </w:t>
      </w:r>
      <w:r>
        <w:rPr>
          <w:spacing w:val="-2"/>
        </w:rPr>
        <w:t>omit</w:t>
      </w:r>
      <w:r>
        <w:rPr>
          <w:spacing w:val="-8"/>
        </w:rPr>
        <w:t xml:space="preserve"> </w:t>
      </w:r>
      <w:r>
        <w:rPr>
          <w:spacing w:val="-2"/>
        </w:rPr>
        <w:t>important</w:t>
      </w:r>
      <w:r>
        <w:rPr>
          <w:spacing w:val="-8"/>
        </w:rPr>
        <w:t xml:space="preserve"> </w:t>
      </w:r>
      <w:r>
        <w:rPr>
          <w:spacing w:val="-2"/>
        </w:rPr>
        <w:t>components</w:t>
      </w:r>
      <w:r>
        <w:rPr>
          <w:spacing w:val="-8"/>
        </w:rPr>
        <w:t xml:space="preserve"> </w:t>
      </w:r>
      <w:r>
        <w:rPr>
          <w:spacing w:val="-2"/>
        </w:rPr>
        <w:t>of</w:t>
      </w:r>
      <w:r>
        <w:rPr>
          <w:spacing w:val="-8"/>
        </w:rPr>
        <w:t xml:space="preserve"> </w:t>
      </w:r>
      <w:r>
        <w:rPr>
          <w:spacing w:val="-2"/>
        </w:rPr>
        <w:t>the</w:t>
      </w:r>
      <w:r>
        <w:rPr>
          <w:spacing w:val="-8"/>
        </w:rPr>
        <w:t xml:space="preserve"> </w:t>
      </w:r>
      <w:r>
        <w:rPr>
          <w:spacing w:val="-2"/>
        </w:rPr>
        <w:t>review</w:t>
      </w:r>
      <w:r>
        <w:rPr>
          <w:spacing w:val="-9"/>
        </w:rPr>
        <w:t xml:space="preserve"> </w:t>
      </w:r>
      <w:r>
        <w:rPr>
          <w:spacing w:val="-2"/>
        </w:rPr>
        <w:t>process.</w:t>
      </w:r>
      <w:r>
        <w:rPr>
          <w:spacing w:val="-8"/>
        </w:rPr>
        <w:t xml:space="preserve"> </w:t>
      </w:r>
      <w:r>
        <w:rPr>
          <w:spacing w:val="-2"/>
        </w:rPr>
        <w:t>We</w:t>
      </w:r>
      <w:r>
        <w:rPr>
          <w:spacing w:val="-8"/>
        </w:rPr>
        <w:t xml:space="preserve"> </w:t>
      </w:r>
      <w:r>
        <w:rPr>
          <w:spacing w:val="-2"/>
        </w:rPr>
        <w:t>therefore</w:t>
      </w:r>
      <w:r>
        <w:rPr>
          <w:spacing w:val="-8"/>
        </w:rPr>
        <w:t xml:space="preserve"> </w:t>
      </w:r>
      <w:r>
        <w:rPr>
          <w:spacing w:val="-2"/>
        </w:rPr>
        <w:t>highlight</w:t>
      </w:r>
      <w:r>
        <w:rPr>
          <w:spacing w:val="-8"/>
        </w:rPr>
        <w:t xml:space="preserve"> </w:t>
      </w:r>
      <w:r>
        <w:rPr>
          <w:spacing w:val="-2"/>
        </w:rPr>
        <w:t>several</w:t>
      </w:r>
      <w:r>
        <w:rPr>
          <w:spacing w:val="-8"/>
        </w:rPr>
        <w:t xml:space="preserve"> </w:t>
      </w:r>
      <w:r>
        <w:rPr>
          <w:spacing w:val="-2"/>
        </w:rPr>
        <w:t>underexplored</w:t>
      </w:r>
      <w:r>
        <w:rPr>
          <w:spacing w:val="-8"/>
        </w:rPr>
        <w:t xml:space="preserve"> </w:t>
      </w:r>
      <w:r>
        <w:rPr>
          <w:spacing w:val="-2"/>
        </w:rPr>
        <w:t>chal</w:t>
      </w:r>
      <w:r>
        <w:rPr>
          <w:spacing w:val="-2"/>
        </w:rPr>
        <w:softHyphen/>
        <w:t>lenges,</w:t>
      </w:r>
      <w:r>
        <w:rPr>
          <w:spacing w:val="-11"/>
        </w:rPr>
        <w:t xml:space="preserve"> </w:t>
      </w:r>
      <w:r>
        <w:rPr>
          <w:spacing w:val="-2"/>
        </w:rPr>
        <w:t>including</w:t>
      </w:r>
      <w:r>
        <w:rPr>
          <w:spacing w:val="-10"/>
        </w:rPr>
        <w:t xml:space="preserve"> </w:t>
      </w:r>
      <w:r>
        <w:rPr>
          <w:spacing w:val="-2"/>
        </w:rPr>
        <w:t>deciding</w:t>
      </w:r>
      <w:r>
        <w:rPr>
          <w:spacing w:val="-10"/>
        </w:rPr>
        <w:t xml:space="preserve"> </w:t>
      </w:r>
      <w:r>
        <w:rPr>
          <w:spacing w:val="-2"/>
        </w:rPr>
        <w:t>what</w:t>
      </w:r>
      <w:r>
        <w:rPr>
          <w:spacing w:val="-10"/>
        </w:rPr>
        <w:t xml:space="preserve"> </w:t>
      </w:r>
      <w:r>
        <w:rPr>
          <w:spacing w:val="-2"/>
        </w:rPr>
        <w:t>questions</w:t>
      </w:r>
      <w:r>
        <w:rPr>
          <w:spacing w:val="-10"/>
        </w:rPr>
        <w:t xml:space="preserve"> </w:t>
      </w:r>
      <w:r>
        <w:rPr>
          <w:spacing w:val="-2"/>
        </w:rPr>
        <w:t>are</w:t>
      </w:r>
      <w:r>
        <w:rPr>
          <w:spacing w:val="-10"/>
        </w:rPr>
        <w:t xml:space="preserve"> </w:t>
      </w:r>
      <w:r>
        <w:rPr>
          <w:spacing w:val="-2"/>
        </w:rPr>
        <w:t>worth</w:t>
      </w:r>
      <w:r>
        <w:rPr>
          <w:spacing w:val="-10"/>
        </w:rPr>
        <w:t xml:space="preserve"> </w:t>
      </w:r>
      <w:r>
        <w:rPr>
          <w:spacing w:val="-2"/>
        </w:rPr>
        <w:t>reviewing,</w:t>
      </w:r>
      <w:r>
        <w:rPr>
          <w:spacing w:val="-10"/>
        </w:rPr>
        <w:t xml:space="preserve"> </w:t>
      </w:r>
      <w:r>
        <w:rPr>
          <w:spacing w:val="-2"/>
        </w:rPr>
        <w:t>defining</w:t>
      </w:r>
      <w:r>
        <w:rPr>
          <w:spacing w:val="-10"/>
        </w:rPr>
        <w:t xml:space="preserve"> </w:t>
      </w:r>
      <w:r>
        <w:rPr>
          <w:spacing w:val="-2"/>
        </w:rPr>
        <w:t>review-level</w:t>
      </w:r>
      <w:r>
        <w:rPr>
          <w:spacing w:val="-10"/>
        </w:rPr>
        <w:t xml:space="preserve"> </w:t>
      </w:r>
      <w:r>
        <w:rPr>
          <w:spacing w:val="-2"/>
        </w:rPr>
        <w:t>PICO-S,</w:t>
      </w:r>
      <w:r>
        <w:rPr>
          <w:spacing w:val="-10"/>
        </w:rPr>
        <w:t xml:space="preserve"> </w:t>
      </w:r>
      <w:r>
        <w:rPr>
          <w:spacing w:val="-2"/>
        </w:rPr>
        <w:t>selecting</w:t>
      </w:r>
      <w:r>
        <w:rPr>
          <w:spacing w:val="-10"/>
        </w:rPr>
        <w:t xml:space="preserve"> </w:t>
      </w:r>
      <w:r>
        <w:rPr>
          <w:spacing w:val="-2"/>
        </w:rPr>
        <w:t xml:space="preserve">and </w:t>
      </w:r>
      <w:r>
        <w:t>aligning</w:t>
      </w:r>
      <w:r>
        <w:rPr>
          <w:spacing w:val="-13"/>
        </w:rPr>
        <w:t xml:space="preserve"> </w:t>
      </w:r>
      <w:r>
        <w:t>outcomes</w:t>
      </w:r>
      <w:r>
        <w:rPr>
          <w:spacing w:val="-12"/>
        </w:rPr>
        <w:t xml:space="preserve"> </w:t>
      </w:r>
      <w:r>
        <w:t>across</w:t>
      </w:r>
      <w:r>
        <w:rPr>
          <w:spacing w:val="-12"/>
        </w:rPr>
        <w:t xml:space="preserve"> </w:t>
      </w:r>
      <w:r>
        <w:t>studies,</w:t>
      </w:r>
      <w:r>
        <w:rPr>
          <w:spacing w:val="-12"/>
        </w:rPr>
        <w:t xml:space="preserve"> </w:t>
      </w:r>
      <w:r>
        <w:t>integrating</w:t>
      </w:r>
      <w:r>
        <w:rPr>
          <w:spacing w:val="-12"/>
        </w:rPr>
        <w:t xml:space="preserve"> </w:t>
      </w:r>
      <w:r>
        <w:t>information</w:t>
      </w:r>
      <w:r>
        <w:rPr>
          <w:spacing w:val="-12"/>
        </w:rPr>
        <w:t xml:space="preserve"> </w:t>
      </w:r>
      <w:r>
        <w:t>from</w:t>
      </w:r>
      <w:r>
        <w:rPr>
          <w:spacing w:val="-12"/>
        </w:rPr>
        <w:t xml:space="preserve"> </w:t>
      </w:r>
      <w:r>
        <w:t>multiple</w:t>
      </w:r>
      <w:r>
        <w:rPr>
          <w:spacing w:val="-12"/>
        </w:rPr>
        <w:t xml:space="preserve"> </w:t>
      </w:r>
      <w:r>
        <w:t>sources,</w:t>
      </w:r>
      <w:r>
        <w:rPr>
          <w:spacing w:val="-12"/>
        </w:rPr>
        <w:t xml:space="preserve"> </w:t>
      </w:r>
      <w:r>
        <w:t>and</w:t>
      </w:r>
      <w:r>
        <w:rPr>
          <w:spacing w:val="-12"/>
        </w:rPr>
        <w:t xml:space="preserve"> </w:t>
      </w:r>
      <w:r>
        <w:t>conducting</w:t>
      </w:r>
      <w:r>
        <w:rPr>
          <w:spacing w:val="-12"/>
        </w:rPr>
        <w:t xml:space="preserve"> </w:t>
      </w:r>
      <w:r>
        <w:t>risk-of-bias</w:t>
      </w:r>
      <w:r>
        <w:rPr>
          <w:spacing w:val="-13"/>
        </w:rPr>
        <w:t xml:space="preserve"> </w:t>
      </w:r>
      <w:r>
        <w:t>assessment.</w:t>
      </w:r>
      <w:r>
        <w:rPr>
          <w:spacing w:val="-12"/>
        </w:rPr>
        <w:t xml:space="preserve"> </w:t>
      </w:r>
      <w:r>
        <w:t>Future</w:t>
      </w:r>
      <w:r>
        <w:rPr>
          <w:spacing w:val="-12"/>
        </w:rPr>
        <w:t xml:space="preserve"> </w:t>
      </w:r>
      <w:r>
        <w:t>evaluations</w:t>
      </w:r>
      <w:r>
        <w:rPr>
          <w:spacing w:val="-12"/>
        </w:rPr>
        <w:t xml:space="preserve"> </w:t>
      </w:r>
      <w:r>
        <w:t>should</w:t>
      </w:r>
      <w:r>
        <w:rPr>
          <w:spacing w:val="-12"/>
        </w:rPr>
        <w:t xml:space="preserve"> </w:t>
      </w:r>
      <w:r>
        <w:t>also</w:t>
      </w:r>
      <w:r>
        <w:rPr>
          <w:spacing w:val="-12"/>
        </w:rPr>
        <w:t xml:space="preserve"> </w:t>
      </w:r>
      <w:r>
        <w:t>move</w:t>
      </w:r>
      <w:r>
        <w:rPr>
          <w:spacing w:val="-12"/>
        </w:rPr>
        <w:t xml:space="preserve"> </w:t>
      </w:r>
      <w:r>
        <w:t>beyond</w:t>
      </w:r>
      <w:r>
        <w:rPr>
          <w:spacing w:val="-12"/>
        </w:rPr>
        <w:t xml:space="preserve"> </w:t>
      </w:r>
      <w:r>
        <w:t>stagewise</w:t>
      </w:r>
      <w:r>
        <w:rPr>
          <w:spacing w:val="-12"/>
        </w:rPr>
        <w:t xml:space="preserve"> </w:t>
      </w:r>
      <w:r>
        <w:t>performance</w:t>
      </w:r>
      <w:r>
        <w:rPr>
          <w:spacing w:val="-12"/>
        </w:rPr>
        <w:t xml:space="preserve"> </w:t>
      </w:r>
      <w:r>
        <w:t>metrics</w:t>
      </w:r>
      <w:r>
        <w:rPr>
          <w:spacing w:val="-12"/>
        </w:rPr>
        <w:t xml:space="preserve"> </w:t>
      </w:r>
      <w:r>
        <w:t>to</w:t>
      </w:r>
      <w:r>
        <w:rPr>
          <w:spacing w:val="-12"/>
        </w:rPr>
        <w:t xml:space="preserve"> </w:t>
      </w:r>
      <w:r>
        <w:t>examine how system-level errors affect the quality and conclusions of the final review. In addition, researchers should account for the proprietary and rapidly evolving nature of LLMs when designing evaluations so that</w:t>
      </w:r>
      <w:r>
        <w:rPr>
          <w:spacing w:val="-13"/>
        </w:rPr>
        <w:t xml:space="preserve"> </w:t>
      </w:r>
      <w:r>
        <w:t>findings</w:t>
      </w:r>
      <w:r>
        <w:rPr>
          <w:spacing w:val="-12"/>
        </w:rPr>
        <w:t xml:space="preserve"> </w:t>
      </w:r>
      <w:r>
        <w:t>remain</w:t>
      </w:r>
      <w:r>
        <w:rPr>
          <w:spacing w:val="-12"/>
        </w:rPr>
        <w:t xml:space="preserve"> </w:t>
      </w:r>
      <w:r>
        <w:t>interpretable</w:t>
      </w:r>
      <w:r>
        <w:rPr>
          <w:spacing w:val="-12"/>
        </w:rPr>
        <w:t xml:space="preserve"> </w:t>
      </w:r>
      <w:r>
        <w:t>and</w:t>
      </w:r>
      <w:r>
        <w:rPr>
          <w:spacing w:val="-12"/>
        </w:rPr>
        <w:t xml:space="preserve"> </w:t>
      </w:r>
      <w:r>
        <w:t>useful</w:t>
      </w:r>
      <w:r>
        <w:rPr>
          <w:spacing w:val="-12"/>
        </w:rPr>
        <w:t xml:space="preserve"> </w:t>
      </w:r>
      <w:r>
        <w:t>over</w:t>
      </w:r>
      <w:r>
        <w:rPr>
          <w:spacing w:val="-12"/>
        </w:rPr>
        <w:t xml:space="preserve"> </w:t>
      </w:r>
      <w:r>
        <w:t>time.</w:t>
      </w:r>
      <w:r>
        <w:rPr>
          <w:spacing w:val="-12"/>
        </w:rPr>
        <w:t xml:space="preserve"> </w:t>
      </w:r>
      <w:r>
        <w:t>Finally,</w:t>
      </w:r>
      <w:r>
        <w:rPr>
          <w:spacing w:val="-12"/>
        </w:rPr>
        <w:t xml:space="preserve"> </w:t>
      </w:r>
      <w:r>
        <w:t>systems</w:t>
      </w:r>
      <w:r>
        <w:rPr>
          <w:spacing w:val="-12"/>
        </w:rPr>
        <w:t xml:space="preserve"> </w:t>
      </w:r>
      <w:r>
        <w:t>should</w:t>
      </w:r>
      <w:r>
        <w:rPr>
          <w:spacing w:val="-12"/>
        </w:rPr>
        <w:t xml:space="preserve"> </w:t>
      </w:r>
      <w:r>
        <w:t>clearly</w:t>
      </w:r>
      <w:r>
        <w:rPr>
          <w:spacing w:val="-12"/>
        </w:rPr>
        <w:t xml:space="preserve"> </w:t>
      </w:r>
      <w:r>
        <w:t>specify</w:t>
      </w:r>
      <w:r>
        <w:rPr>
          <w:spacing w:val="-12"/>
        </w:rPr>
        <w:t xml:space="preserve"> </w:t>
      </w:r>
      <w:r>
        <w:t>where</w:t>
      </w:r>
      <w:r>
        <w:rPr>
          <w:spacing w:val="-12"/>
        </w:rPr>
        <w:t xml:space="preserve"> </w:t>
      </w:r>
      <w:r>
        <w:t>and how</w:t>
      </w:r>
      <w:r>
        <w:rPr>
          <w:spacing w:val="-13"/>
        </w:rPr>
        <w:t xml:space="preserve"> </w:t>
      </w:r>
      <w:r>
        <w:t>human</w:t>
      </w:r>
      <w:r>
        <w:rPr>
          <w:spacing w:val="-12"/>
        </w:rPr>
        <w:t xml:space="preserve"> </w:t>
      </w:r>
      <w:r>
        <w:t>involvement</w:t>
      </w:r>
      <w:r>
        <w:rPr>
          <w:spacing w:val="-12"/>
        </w:rPr>
        <w:t xml:space="preserve"> </w:t>
      </w:r>
      <w:r>
        <w:t>enters</w:t>
      </w:r>
      <w:r>
        <w:rPr>
          <w:spacing w:val="-12"/>
        </w:rPr>
        <w:t xml:space="preserve"> </w:t>
      </w:r>
      <w:r>
        <w:t>the</w:t>
      </w:r>
      <w:r>
        <w:rPr>
          <w:spacing w:val="-12"/>
        </w:rPr>
        <w:t xml:space="preserve"> </w:t>
      </w:r>
      <w:r>
        <w:t>workflow.</w:t>
      </w:r>
      <w:r>
        <w:rPr>
          <w:spacing w:val="-12"/>
        </w:rPr>
        <w:t xml:space="preserve"> </w:t>
      </w:r>
      <w:r>
        <w:t>Addressing</w:t>
      </w:r>
      <w:r>
        <w:rPr>
          <w:spacing w:val="-12"/>
        </w:rPr>
        <w:t xml:space="preserve"> </w:t>
      </w:r>
      <w:r>
        <w:t>these</w:t>
      </w:r>
      <w:r>
        <w:rPr>
          <w:spacing w:val="-12"/>
        </w:rPr>
        <w:t xml:space="preserve"> </w:t>
      </w:r>
      <w:r>
        <w:t>issues</w:t>
      </w:r>
      <w:r>
        <w:rPr>
          <w:spacing w:val="-12"/>
        </w:rPr>
        <w:t xml:space="preserve"> </w:t>
      </w:r>
      <w:r>
        <w:t>will</w:t>
      </w:r>
      <w:r>
        <w:rPr>
          <w:spacing w:val="-12"/>
        </w:rPr>
        <w:t xml:space="preserve"> </w:t>
      </w:r>
      <w:r>
        <w:t>be</w:t>
      </w:r>
      <w:r>
        <w:rPr>
          <w:spacing w:val="-12"/>
        </w:rPr>
        <w:t xml:space="preserve"> </w:t>
      </w:r>
      <w:r>
        <w:t>essential</w:t>
      </w:r>
      <w:r>
        <w:rPr>
          <w:spacing w:val="-12"/>
        </w:rPr>
        <w:t xml:space="preserve"> </w:t>
      </w:r>
      <w:r>
        <w:t>before</w:t>
      </w:r>
      <w:r>
        <w:rPr>
          <w:spacing w:val="-12"/>
        </w:rPr>
        <w:t xml:space="preserve"> </w:t>
      </w:r>
      <w:r>
        <w:t>end-to-end systematic review and meta-analysis can become a credible goal.</w:t>
      </w:r>
    </w:p>
    <w:p w14:paraId="54923DDB" w14:textId="77777777" w:rsidR="00EF4BD5" w:rsidRDefault="00EF4BD5">
      <w:pPr>
        <w:pStyle w:val="BodyText"/>
        <w:spacing w:line="254" w:lineRule="auto"/>
        <w:sectPr w:rsidR="00EF4BD5">
          <w:pgSz w:w="11910" w:h="16840"/>
          <w:pgMar w:top="1240" w:right="1133" w:bottom="860" w:left="1133" w:header="0" w:footer="678" w:gutter="0"/>
          <w:cols w:space="720"/>
        </w:sectPr>
      </w:pPr>
    </w:p>
    <w:p w14:paraId="095BD154" w14:textId="77777777" w:rsidR="00EF4BD5" w:rsidRDefault="00000000">
      <w:pPr>
        <w:pStyle w:val="Heading1"/>
        <w:spacing w:before="34"/>
        <w:ind w:left="91" w:firstLine="0"/>
      </w:pPr>
      <w:r>
        <w:rPr>
          <w:spacing w:val="-2"/>
          <w:w w:val="105"/>
        </w:rPr>
        <w:lastRenderedPageBreak/>
        <w:t>References</w:t>
      </w:r>
    </w:p>
    <w:p w14:paraId="227A4408" w14:textId="77777777" w:rsidR="00EF4BD5" w:rsidRDefault="00000000">
      <w:pPr>
        <w:pStyle w:val="ListParagraph"/>
        <w:numPr>
          <w:ilvl w:val="0"/>
          <w:numId w:val="1"/>
        </w:numPr>
        <w:tabs>
          <w:tab w:val="left" w:pos="600"/>
        </w:tabs>
        <w:spacing w:before="162"/>
        <w:ind w:right="429" w:hanging="310"/>
        <w:jc w:val="left"/>
        <w:rPr>
          <w:sz w:val="20"/>
        </w:rPr>
      </w:pPr>
      <w:bookmarkStart w:id="30" w:name="_bookmark7"/>
      <w:bookmarkEnd w:id="30"/>
      <w:r>
        <w:rPr>
          <w:spacing w:val="-2"/>
          <w:sz w:val="20"/>
        </w:rPr>
        <w:t>Evans, D.: Hierarchy of evidence: a</w:t>
      </w:r>
      <w:r>
        <w:rPr>
          <w:spacing w:val="-3"/>
          <w:sz w:val="20"/>
        </w:rPr>
        <w:t xml:space="preserve"> </w:t>
      </w:r>
      <w:r>
        <w:rPr>
          <w:spacing w:val="-2"/>
          <w:sz w:val="20"/>
        </w:rPr>
        <w:t>framework for ranking</w:t>
      </w:r>
      <w:r>
        <w:rPr>
          <w:spacing w:val="-3"/>
          <w:sz w:val="20"/>
        </w:rPr>
        <w:t xml:space="preserve"> </w:t>
      </w:r>
      <w:r>
        <w:rPr>
          <w:spacing w:val="-2"/>
          <w:sz w:val="20"/>
        </w:rPr>
        <w:t>evidence evaluating</w:t>
      </w:r>
      <w:r>
        <w:rPr>
          <w:spacing w:val="-3"/>
          <w:sz w:val="20"/>
        </w:rPr>
        <w:t xml:space="preserve"> </w:t>
      </w:r>
      <w:r>
        <w:rPr>
          <w:spacing w:val="-2"/>
          <w:sz w:val="20"/>
        </w:rPr>
        <w:t>healthcare interven</w:t>
      </w:r>
      <w:r>
        <w:rPr>
          <w:spacing w:val="-2"/>
          <w:sz w:val="20"/>
        </w:rPr>
        <w:softHyphen/>
      </w:r>
      <w:r>
        <w:rPr>
          <w:sz w:val="20"/>
        </w:rPr>
        <w:t xml:space="preserve">tions. Journal of clinical nursing </w:t>
      </w:r>
      <w:r>
        <w:rPr>
          <w:rFonts w:ascii="Century Schoolbook" w:hAnsi="Century Schoolbook"/>
          <w:b/>
          <w:sz w:val="20"/>
        </w:rPr>
        <w:t>12</w:t>
      </w:r>
      <w:r>
        <w:rPr>
          <w:sz w:val="20"/>
        </w:rPr>
        <w:t>(1), 77–84 (2003)</w:t>
      </w:r>
    </w:p>
    <w:p w14:paraId="4790A971" w14:textId="77777777" w:rsidR="00EF4BD5" w:rsidRDefault="00000000">
      <w:pPr>
        <w:pStyle w:val="ListParagraph"/>
        <w:numPr>
          <w:ilvl w:val="0"/>
          <w:numId w:val="1"/>
        </w:numPr>
        <w:tabs>
          <w:tab w:val="left" w:pos="600"/>
        </w:tabs>
        <w:spacing w:before="210"/>
        <w:ind w:right="427" w:hanging="310"/>
        <w:jc w:val="left"/>
        <w:rPr>
          <w:sz w:val="20"/>
        </w:rPr>
      </w:pPr>
      <w:r>
        <w:rPr>
          <w:spacing w:val="-4"/>
          <w:sz w:val="20"/>
        </w:rPr>
        <w:t xml:space="preserve">Tarsilla, M.: Cochrane handbook for systematic reviews of interventions. Journal of Multidisciplinary </w:t>
      </w:r>
      <w:r>
        <w:rPr>
          <w:sz w:val="20"/>
        </w:rPr>
        <w:t xml:space="preserve">Evaluation </w:t>
      </w:r>
      <w:r>
        <w:rPr>
          <w:rFonts w:ascii="Century Schoolbook" w:hAnsi="Century Schoolbook"/>
          <w:b/>
          <w:sz w:val="20"/>
        </w:rPr>
        <w:t>6</w:t>
      </w:r>
      <w:r>
        <w:rPr>
          <w:sz w:val="20"/>
        </w:rPr>
        <w:t>(14), 142–148 (2010)</w:t>
      </w:r>
    </w:p>
    <w:p w14:paraId="13C13948" w14:textId="77777777" w:rsidR="00EF4BD5" w:rsidRDefault="00000000">
      <w:pPr>
        <w:pStyle w:val="ListParagraph"/>
        <w:numPr>
          <w:ilvl w:val="0"/>
          <w:numId w:val="1"/>
        </w:numPr>
        <w:tabs>
          <w:tab w:val="left" w:pos="599"/>
        </w:tabs>
        <w:spacing w:before="211" w:line="227" w:lineRule="exact"/>
        <w:ind w:left="599" w:right="0" w:hanging="309"/>
        <w:jc w:val="both"/>
        <w:rPr>
          <w:sz w:val="20"/>
        </w:rPr>
      </w:pPr>
      <w:bookmarkStart w:id="31" w:name="_bookmark8"/>
      <w:bookmarkEnd w:id="31"/>
      <w:r>
        <w:rPr>
          <w:sz w:val="20"/>
        </w:rPr>
        <w:t>Murad,</w:t>
      </w:r>
      <w:r>
        <w:rPr>
          <w:spacing w:val="2"/>
          <w:sz w:val="20"/>
        </w:rPr>
        <w:t xml:space="preserve"> </w:t>
      </w:r>
      <w:r>
        <w:rPr>
          <w:sz w:val="20"/>
        </w:rPr>
        <w:t>M.H.,</w:t>
      </w:r>
      <w:r>
        <w:rPr>
          <w:spacing w:val="3"/>
          <w:sz w:val="20"/>
        </w:rPr>
        <w:t xml:space="preserve"> </w:t>
      </w:r>
      <w:r>
        <w:rPr>
          <w:sz w:val="20"/>
        </w:rPr>
        <w:t>Asi,</w:t>
      </w:r>
      <w:r>
        <w:rPr>
          <w:spacing w:val="3"/>
          <w:sz w:val="20"/>
        </w:rPr>
        <w:t xml:space="preserve"> </w:t>
      </w:r>
      <w:r>
        <w:rPr>
          <w:sz w:val="20"/>
        </w:rPr>
        <w:t>N.,</w:t>
      </w:r>
      <w:r>
        <w:rPr>
          <w:spacing w:val="3"/>
          <w:sz w:val="20"/>
        </w:rPr>
        <w:t xml:space="preserve"> </w:t>
      </w:r>
      <w:r>
        <w:rPr>
          <w:sz w:val="20"/>
        </w:rPr>
        <w:t>Alsawas,</w:t>
      </w:r>
      <w:r>
        <w:rPr>
          <w:spacing w:val="3"/>
          <w:sz w:val="20"/>
        </w:rPr>
        <w:t xml:space="preserve"> </w:t>
      </w:r>
      <w:r>
        <w:rPr>
          <w:sz w:val="20"/>
        </w:rPr>
        <w:t>M.,</w:t>
      </w:r>
      <w:r>
        <w:rPr>
          <w:spacing w:val="3"/>
          <w:sz w:val="20"/>
        </w:rPr>
        <w:t xml:space="preserve"> </w:t>
      </w:r>
      <w:r>
        <w:rPr>
          <w:sz w:val="20"/>
        </w:rPr>
        <w:t>Alahdab,</w:t>
      </w:r>
      <w:r>
        <w:rPr>
          <w:spacing w:val="3"/>
          <w:sz w:val="20"/>
        </w:rPr>
        <w:t xml:space="preserve"> </w:t>
      </w:r>
      <w:r>
        <w:rPr>
          <w:sz w:val="20"/>
        </w:rPr>
        <w:t>F.:</w:t>
      </w:r>
      <w:r>
        <w:rPr>
          <w:spacing w:val="3"/>
          <w:sz w:val="20"/>
        </w:rPr>
        <w:t xml:space="preserve"> </w:t>
      </w:r>
      <w:r>
        <w:rPr>
          <w:sz w:val="20"/>
        </w:rPr>
        <w:t>New</w:t>
      </w:r>
      <w:r>
        <w:rPr>
          <w:spacing w:val="3"/>
          <w:sz w:val="20"/>
        </w:rPr>
        <w:t xml:space="preserve"> </w:t>
      </w:r>
      <w:r>
        <w:rPr>
          <w:sz w:val="20"/>
        </w:rPr>
        <w:t>evidence</w:t>
      </w:r>
      <w:r>
        <w:rPr>
          <w:spacing w:val="3"/>
          <w:sz w:val="20"/>
        </w:rPr>
        <w:t xml:space="preserve"> </w:t>
      </w:r>
      <w:r>
        <w:rPr>
          <w:sz w:val="20"/>
        </w:rPr>
        <w:t>pyramid.</w:t>
      </w:r>
      <w:r>
        <w:rPr>
          <w:spacing w:val="3"/>
          <w:sz w:val="20"/>
        </w:rPr>
        <w:t xml:space="preserve"> </w:t>
      </w:r>
      <w:r>
        <w:rPr>
          <w:sz w:val="20"/>
        </w:rPr>
        <w:t>Evidence</w:t>
      </w:r>
      <w:r>
        <w:rPr>
          <w:spacing w:val="3"/>
          <w:sz w:val="20"/>
        </w:rPr>
        <w:t xml:space="preserve"> </w:t>
      </w:r>
      <w:r>
        <w:rPr>
          <w:sz w:val="20"/>
        </w:rPr>
        <w:t>based</w:t>
      </w:r>
      <w:r>
        <w:rPr>
          <w:spacing w:val="3"/>
          <w:sz w:val="20"/>
        </w:rPr>
        <w:t xml:space="preserve"> </w:t>
      </w:r>
      <w:r>
        <w:rPr>
          <w:spacing w:val="-2"/>
          <w:sz w:val="20"/>
        </w:rPr>
        <w:t>medicine</w:t>
      </w:r>
    </w:p>
    <w:p w14:paraId="76BF41D7" w14:textId="77777777" w:rsidR="00EF4BD5" w:rsidRDefault="00000000">
      <w:pPr>
        <w:pStyle w:val="BodyText"/>
        <w:spacing w:line="241" w:lineRule="exact"/>
        <w:ind w:left="600"/>
      </w:pPr>
      <w:r>
        <w:rPr>
          <w:rFonts w:ascii="Century Schoolbook" w:hAnsi="Century Schoolbook"/>
          <w:b/>
        </w:rPr>
        <w:t>21</w:t>
      </w:r>
      <w:r>
        <w:t>(4),</w:t>
      </w:r>
      <w:r>
        <w:rPr>
          <w:spacing w:val="-5"/>
        </w:rPr>
        <w:t xml:space="preserve"> </w:t>
      </w:r>
      <w:r>
        <w:t>125–127</w:t>
      </w:r>
      <w:r>
        <w:rPr>
          <w:spacing w:val="-6"/>
        </w:rPr>
        <w:t xml:space="preserve"> </w:t>
      </w:r>
      <w:r>
        <w:rPr>
          <w:spacing w:val="-2"/>
        </w:rPr>
        <w:t>(2016)</w:t>
      </w:r>
    </w:p>
    <w:p w14:paraId="224DC846" w14:textId="77777777" w:rsidR="00EF4BD5" w:rsidRDefault="00000000">
      <w:pPr>
        <w:pStyle w:val="ListParagraph"/>
        <w:numPr>
          <w:ilvl w:val="0"/>
          <w:numId w:val="1"/>
        </w:numPr>
        <w:tabs>
          <w:tab w:val="left" w:pos="600"/>
        </w:tabs>
        <w:spacing w:before="212" w:line="249" w:lineRule="auto"/>
        <w:ind w:right="425" w:hanging="310"/>
        <w:jc w:val="both"/>
        <w:rPr>
          <w:sz w:val="20"/>
        </w:rPr>
      </w:pPr>
      <w:bookmarkStart w:id="32" w:name="_bookmark9"/>
      <w:bookmarkEnd w:id="32"/>
      <w:r>
        <w:rPr>
          <w:sz w:val="20"/>
        </w:rPr>
        <w:t>Page, M.J., McKenzie, J.E., Bossuyt, P.M., Boutron, I., Hoffmann, T.C., Mulrow, C.D., Shamseer, L.,</w:t>
      </w:r>
      <w:r>
        <w:rPr>
          <w:spacing w:val="-1"/>
          <w:sz w:val="20"/>
        </w:rPr>
        <w:t xml:space="preserve"> </w:t>
      </w:r>
      <w:r>
        <w:rPr>
          <w:sz w:val="20"/>
        </w:rPr>
        <w:t>Tetzlaff,</w:t>
      </w:r>
      <w:r>
        <w:rPr>
          <w:spacing w:val="-1"/>
          <w:sz w:val="20"/>
        </w:rPr>
        <w:t xml:space="preserve"> </w:t>
      </w:r>
      <w:r>
        <w:rPr>
          <w:sz w:val="20"/>
        </w:rPr>
        <w:t>J.M.,</w:t>
      </w:r>
      <w:r>
        <w:rPr>
          <w:spacing w:val="-1"/>
          <w:sz w:val="20"/>
        </w:rPr>
        <w:t xml:space="preserve"> </w:t>
      </w:r>
      <w:r>
        <w:rPr>
          <w:sz w:val="20"/>
        </w:rPr>
        <w:t>Akl,</w:t>
      </w:r>
      <w:r>
        <w:rPr>
          <w:spacing w:val="-1"/>
          <w:sz w:val="20"/>
        </w:rPr>
        <w:t xml:space="preserve"> </w:t>
      </w:r>
      <w:r>
        <w:rPr>
          <w:sz w:val="20"/>
        </w:rPr>
        <w:t>E.A.,</w:t>
      </w:r>
      <w:r>
        <w:rPr>
          <w:spacing w:val="-1"/>
          <w:sz w:val="20"/>
        </w:rPr>
        <w:t xml:space="preserve"> </w:t>
      </w:r>
      <w:r>
        <w:rPr>
          <w:sz w:val="20"/>
        </w:rPr>
        <w:t>Brennan,</w:t>
      </w:r>
      <w:r>
        <w:rPr>
          <w:spacing w:val="-1"/>
          <w:sz w:val="20"/>
        </w:rPr>
        <w:t xml:space="preserve"> </w:t>
      </w:r>
      <w:r>
        <w:rPr>
          <w:sz w:val="20"/>
        </w:rPr>
        <w:t>S.E.,</w:t>
      </w:r>
      <w:r>
        <w:rPr>
          <w:spacing w:val="-1"/>
          <w:sz w:val="20"/>
        </w:rPr>
        <w:t xml:space="preserve"> </w:t>
      </w:r>
      <w:r>
        <w:rPr>
          <w:sz w:val="20"/>
        </w:rPr>
        <w:t>Chou,</w:t>
      </w:r>
      <w:r>
        <w:rPr>
          <w:spacing w:val="-1"/>
          <w:sz w:val="20"/>
        </w:rPr>
        <w:t xml:space="preserve"> </w:t>
      </w:r>
      <w:r>
        <w:rPr>
          <w:sz w:val="20"/>
        </w:rPr>
        <w:t>R.,</w:t>
      </w:r>
      <w:r>
        <w:rPr>
          <w:spacing w:val="-1"/>
          <w:sz w:val="20"/>
        </w:rPr>
        <w:t xml:space="preserve"> </w:t>
      </w:r>
      <w:r>
        <w:rPr>
          <w:sz w:val="20"/>
        </w:rPr>
        <w:t>Glanville,</w:t>
      </w:r>
      <w:r>
        <w:rPr>
          <w:spacing w:val="-1"/>
          <w:sz w:val="20"/>
        </w:rPr>
        <w:t xml:space="preserve"> </w:t>
      </w:r>
      <w:r>
        <w:rPr>
          <w:sz w:val="20"/>
        </w:rPr>
        <w:t>J.,</w:t>
      </w:r>
      <w:r>
        <w:rPr>
          <w:spacing w:val="-1"/>
          <w:sz w:val="20"/>
        </w:rPr>
        <w:t xml:space="preserve"> </w:t>
      </w:r>
      <w:r>
        <w:rPr>
          <w:sz w:val="20"/>
        </w:rPr>
        <w:t>Grimshaw,</w:t>
      </w:r>
      <w:r>
        <w:rPr>
          <w:spacing w:val="-1"/>
          <w:sz w:val="20"/>
        </w:rPr>
        <w:t xml:space="preserve"> </w:t>
      </w:r>
      <w:r>
        <w:rPr>
          <w:sz w:val="20"/>
        </w:rPr>
        <w:t>J.M.,</w:t>
      </w:r>
      <w:r>
        <w:rPr>
          <w:spacing w:val="-1"/>
          <w:sz w:val="20"/>
        </w:rPr>
        <w:t xml:space="preserve"> </w:t>
      </w:r>
      <w:r>
        <w:rPr>
          <w:spacing w:val="6"/>
          <w:w w:val="96"/>
          <w:sz w:val="20"/>
        </w:rPr>
        <w:t>Hr</w:t>
      </w:r>
      <w:r>
        <w:rPr>
          <w:spacing w:val="-94"/>
          <w:w w:val="103"/>
          <w:sz w:val="20"/>
        </w:rPr>
        <w:t>´</w:t>
      </w:r>
      <w:r>
        <w:rPr>
          <w:spacing w:val="6"/>
          <w:w w:val="96"/>
          <w:sz w:val="20"/>
        </w:rPr>
        <w:t>o</w:t>
      </w:r>
      <w:r>
        <w:rPr>
          <w:spacing w:val="17"/>
          <w:w w:val="102"/>
          <w:sz w:val="20"/>
        </w:rPr>
        <w:t>b</w:t>
      </w:r>
      <w:r>
        <w:rPr>
          <w:spacing w:val="6"/>
          <w:sz w:val="20"/>
        </w:rPr>
        <w:t>jartsson,</w:t>
      </w:r>
      <w:r>
        <w:rPr>
          <w:spacing w:val="-1"/>
          <w:w w:val="99"/>
          <w:sz w:val="20"/>
        </w:rPr>
        <w:t xml:space="preserve"> </w:t>
      </w:r>
      <w:r>
        <w:rPr>
          <w:sz w:val="20"/>
        </w:rPr>
        <w:t xml:space="preserve">A., Lalu, M.M., Li, T., Loder, E.W., Mayo-Wilson, E., McDonald, S., McGuinness, L.A., Stewart, L.A., Thomas, J., Tricco, A.C., Welch, V.A., Whiting, P., Moher, D.: The prisma 2020 statement: an updated guideline for reporting systematic reviews. BMJ </w:t>
      </w:r>
      <w:r>
        <w:rPr>
          <w:rFonts w:ascii="Century Schoolbook" w:hAnsi="Century Schoolbook"/>
          <w:b/>
          <w:sz w:val="20"/>
        </w:rPr>
        <w:t>372</w:t>
      </w:r>
      <w:r>
        <w:rPr>
          <w:rFonts w:ascii="Century Schoolbook" w:hAnsi="Century Schoolbook"/>
          <w:b/>
          <w:spacing w:val="-2"/>
          <w:sz w:val="20"/>
        </w:rPr>
        <w:t xml:space="preserve"> </w:t>
      </w:r>
      <w:r>
        <w:rPr>
          <w:sz w:val="20"/>
        </w:rPr>
        <w:t xml:space="preserve">(2021) </w:t>
      </w:r>
      <w:hyperlink r:id="rId23">
        <w:r>
          <w:rPr>
            <w:color w:val="0000FF"/>
            <w:sz w:val="20"/>
          </w:rPr>
          <w:t>https://doi.org/10.1136/</w:t>
        </w:r>
      </w:hyperlink>
      <w:r>
        <w:rPr>
          <w:color w:val="0000FF"/>
          <w:sz w:val="20"/>
        </w:rPr>
        <w:t xml:space="preserve"> </w:t>
      </w:r>
      <w:hyperlink r:id="rId24">
        <w:r>
          <w:rPr>
            <w:color w:val="0000FF"/>
            <w:sz w:val="20"/>
          </w:rPr>
          <w:t>bmj.n71</w:t>
        </w:r>
      </w:hyperlink>
      <w:r>
        <w:rPr>
          <w:color w:val="0000FF"/>
          <w:sz w:val="20"/>
        </w:rPr>
        <w:t xml:space="preserve"> </w:t>
      </w:r>
      <w:hyperlink r:id="rId25">
        <w:r>
          <w:rPr>
            <w:color w:val="0000FF"/>
            <w:sz w:val="20"/>
          </w:rPr>
          <w:t>https://www.bmj.com/content/372/bmj.n71.full.pdf</w:t>
        </w:r>
      </w:hyperlink>
    </w:p>
    <w:p w14:paraId="1D08DFF3" w14:textId="77777777" w:rsidR="00EF4BD5" w:rsidRDefault="00000000">
      <w:pPr>
        <w:pStyle w:val="ListParagraph"/>
        <w:numPr>
          <w:ilvl w:val="0"/>
          <w:numId w:val="1"/>
        </w:numPr>
        <w:tabs>
          <w:tab w:val="left" w:pos="600"/>
        </w:tabs>
        <w:spacing w:before="207" w:line="244" w:lineRule="auto"/>
        <w:ind w:right="428" w:hanging="310"/>
        <w:jc w:val="both"/>
        <w:rPr>
          <w:sz w:val="20"/>
        </w:rPr>
      </w:pPr>
      <w:bookmarkStart w:id="33" w:name="_bookmark10"/>
      <w:bookmarkEnd w:id="33"/>
      <w:r>
        <w:rPr>
          <w:sz w:val="20"/>
        </w:rPr>
        <w:t>Moher,</w:t>
      </w:r>
      <w:r>
        <w:rPr>
          <w:spacing w:val="-5"/>
          <w:sz w:val="20"/>
        </w:rPr>
        <w:t xml:space="preserve"> </w:t>
      </w:r>
      <w:r>
        <w:rPr>
          <w:sz w:val="20"/>
        </w:rPr>
        <w:t>D.,</w:t>
      </w:r>
      <w:r>
        <w:rPr>
          <w:spacing w:val="-5"/>
          <w:sz w:val="20"/>
        </w:rPr>
        <w:t xml:space="preserve"> </w:t>
      </w:r>
      <w:r>
        <w:rPr>
          <w:sz w:val="20"/>
        </w:rPr>
        <w:t>Liberati,</w:t>
      </w:r>
      <w:r>
        <w:rPr>
          <w:spacing w:val="-5"/>
          <w:sz w:val="20"/>
        </w:rPr>
        <w:t xml:space="preserve"> </w:t>
      </w:r>
      <w:r>
        <w:rPr>
          <w:sz w:val="20"/>
        </w:rPr>
        <w:t>A.,</w:t>
      </w:r>
      <w:r>
        <w:rPr>
          <w:spacing w:val="-5"/>
          <w:sz w:val="20"/>
        </w:rPr>
        <w:t xml:space="preserve"> </w:t>
      </w:r>
      <w:r>
        <w:rPr>
          <w:sz w:val="20"/>
        </w:rPr>
        <w:t>Tetzlaff,</w:t>
      </w:r>
      <w:r>
        <w:rPr>
          <w:spacing w:val="-5"/>
          <w:sz w:val="20"/>
        </w:rPr>
        <w:t xml:space="preserve"> </w:t>
      </w:r>
      <w:r>
        <w:rPr>
          <w:sz w:val="20"/>
        </w:rPr>
        <w:t>J.,</w:t>
      </w:r>
      <w:r>
        <w:rPr>
          <w:spacing w:val="-5"/>
          <w:sz w:val="20"/>
        </w:rPr>
        <w:t xml:space="preserve"> </w:t>
      </w:r>
      <w:r>
        <w:rPr>
          <w:sz w:val="20"/>
        </w:rPr>
        <w:t>Altman,</w:t>
      </w:r>
      <w:r>
        <w:rPr>
          <w:spacing w:val="-5"/>
          <w:sz w:val="20"/>
        </w:rPr>
        <w:t xml:space="preserve"> </w:t>
      </w:r>
      <w:r>
        <w:rPr>
          <w:sz w:val="20"/>
        </w:rPr>
        <w:t>D.G.:</w:t>
      </w:r>
      <w:r>
        <w:rPr>
          <w:spacing w:val="-5"/>
          <w:sz w:val="20"/>
        </w:rPr>
        <w:t xml:space="preserve"> </w:t>
      </w:r>
      <w:r>
        <w:rPr>
          <w:sz w:val="20"/>
        </w:rPr>
        <w:t>Preferred</w:t>
      </w:r>
      <w:r>
        <w:rPr>
          <w:spacing w:val="-5"/>
          <w:sz w:val="20"/>
        </w:rPr>
        <w:t xml:space="preserve"> </w:t>
      </w:r>
      <w:r>
        <w:rPr>
          <w:sz w:val="20"/>
        </w:rPr>
        <w:t>reporting</w:t>
      </w:r>
      <w:r>
        <w:rPr>
          <w:spacing w:val="-5"/>
          <w:sz w:val="20"/>
        </w:rPr>
        <w:t xml:space="preserve"> </w:t>
      </w:r>
      <w:r>
        <w:rPr>
          <w:sz w:val="20"/>
        </w:rPr>
        <w:t>items</w:t>
      </w:r>
      <w:r>
        <w:rPr>
          <w:spacing w:val="-5"/>
          <w:sz w:val="20"/>
        </w:rPr>
        <w:t xml:space="preserve"> </w:t>
      </w:r>
      <w:r>
        <w:rPr>
          <w:sz w:val="20"/>
        </w:rPr>
        <w:t>for</w:t>
      </w:r>
      <w:r>
        <w:rPr>
          <w:spacing w:val="-5"/>
          <w:sz w:val="20"/>
        </w:rPr>
        <w:t xml:space="preserve"> </w:t>
      </w:r>
      <w:r>
        <w:rPr>
          <w:sz w:val="20"/>
        </w:rPr>
        <w:t>systematic</w:t>
      </w:r>
      <w:r>
        <w:rPr>
          <w:spacing w:val="-5"/>
          <w:sz w:val="20"/>
        </w:rPr>
        <w:t xml:space="preserve"> </w:t>
      </w:r>
      <w:r>
        <w:rPr>
          <w:sz w:val="20"/>
        </w:rPr>
        <w:t xml:space="preserve">reviews and meta-analyses: the prisma statement. BMJ </w:t>
      </w:r>
      <w:r>
        <w:rPr>
          <w:rFonts w:ascii="Century Schoolbook"/>
          <w:b/>
          <w:sz w:val="20"/>
        </w:rPr>
        <w:t xml:space="preserve">339 </w:t>
      </w:r>
      <w:r>
        <w:rPr>
          <w:sz w:val="20"/>
        </w:rPr>
        <w:t xml:space="preserve">(2009) </w:t>
      </w:r>
      <w:hyperlink r:id="rId26">
        <w:r>
          <w:rPr>
            <w:color w:val="0000FF"/>
            <w:sz w:val="20"/>
          </w:rPr>
          <w:t>https://doi.org/10.1136/bmj.b2535</w:t>
        </w:r>
      </w:hyperlink>
      <w:r>
        <w:rPr>
          <w:color w:val="0000FF"/>
          <w:sz w:val="20"/>
        </w:rPr>
        <w:t xml:space="preserve"> </w:t>
      </w:r>
      <w:hyperlink r:id="rId27">
        <w:r>
          <w:rPr>
            <w:color w:val="0000FF"/>
            <w:spacing w:val="-2"/>
            <w:sz w:val="20"/>
          </w:rPr>
          <w:t>https://www.bmj.com/content/339/bmj.b2535.full.pdf</w:t>
        </w:r>
      </w:hyperlink>
    </w:p>
    <w:p w14:paraId="788441CB" w14:textId="77777777" w:rsidR="00EF4BD5" w:rsidRDefault="00000000">
      <w:pPr>
        <w:pStyle w:val="ListParagraph"/>
        <w:numPr>
          <w:ilvl w:val="0"/>
          <w:numId w:val="1"/>
        </w:numPr>
        <w:tabs>
          <w:tab w:val="left" w:pos="600"/>
        </w:tabs>
        <w:spacing w:before="210" w:line="247" w:lineRule="auto"/>
        <w:ind w:right="426" w:hanging="310"/>
        <w:jc w:val="both"/>
        <w:rPr>
          <w:sz w:val="20"/>
        </w:rPr>
      </w:pPr>
      <w:bookmarkStart w:id="34" w:name="_bookmark11"/>
      <w:bookmarkEnd w:id="34"/>
      <w:r>
        <w:rPr>
          <w:sz w:val="20"/>
        </w:rPr>
        <w:t>Deeks,</w:t>
      </w:r>
      <w:r>
        <w:rPr>
          <w:spacing w:val="-1"/>
          <w:sz w:val="20"/>
        </w:rPr>
        <w:t xml:space="preserve"> </w:t>
      </w:r>
      <w:r>
        <w:rPr>
          <w:sz w:val="20"/>
        </w:rPr>
        <w:t>J.,</w:t>
      </w:r>
      <w:r>
        <w:rPr>
          <w:spacing w:val="-1"/>
          <w:sz w:val="20"/>
        </w:rPr>
        <w:t xml:space="preserve"> </w:t>
      </w:r>
      <w:r>
        <w:rPr>
          <w:sz w:val="20"/>
        </w:rPr>
        <w:t>Higgins,</w:t>
      </w:r>
      <w:r>
        <w:rPr>
          <w:spacing w:val="-1"/>
          <w:sz w:val="20"/>
        </w:rPr>
        <w:t xml:space="preserve"> </w:t>
      </w:r>
      <w:r>
        <w:rPr>
          <w:sz w:val="20"/>
        </w:rPr>
        <w:t>J.,</w:t>
      </w:r>
      <w:r>
        <w:rPr>
          <w:spacing w:val="-1"/>
          <w:sz w:val="20"/>
        </w:rPr>
        <w:t xml:space="preserve"> </w:t>
      </w:r>
      <w:r>
        <w:rPr>
          <w:sz w:val="20"/>
        </w:rPr>
        <w:t>Altman,</w:t>
      </w:r>
      <w:r>
        <w:rPr>
          <w:spacing w:val="-1"/>
          <w:sz w:val="20"/>
        </w:rPr>
        <w:t xml:space="preserve"> </w:t>
      </w:r>
      <w:r>
        <w:rPr>
          <w:sz w:val="20"/>
        </w:rPr>
        <w:t>D.,</w:t>
      </w:r>
      <w:r>
        <w:rPr>
          <w:spacing w:val="-1"/>
          <w:sz w:val="20"/>
        </w:rPr>
        <w:t xml:space="preserve"> </w:t>
      </w:r>
      <w:r>
        <w:rPr>
          <w:sz w:val="20"/>
        </w:rPr>
        <w:t>McKenzie,</w:t>
      </w:r>
      <w:r>
        <w:rPr>
          <w:spacing w:val="-1"/>
          <w:sz w:val="20"/>
        </w:rPr>
        <w:t xml:space="preserve"> </w:t>
      </w:r>
      <w:r>
        <w:rPr>
          <w:sz w:val="20"/>
        </w:rPr>
        <w:t>J.,</w:t>
      </w:r>
      <w:r>
        <w:rPr>
          <w:spacing w:val="-1"/>
          <w:sz w:val="20"/>
        </w:rPr>
        <w:t xml:space="preserve"> </w:t>
      </w:r>
      <w:r>
        <w:rPr>
          <w:sz w:val="20"/>
        </w:rPr>
        <w:t>Veroniki,</w:t>
      </w:r>
      <w:r>
        <w:rPr>
          <w:spacing w:val="-1"/>
          <w:sz w:val="20"/>
        </w:rPr>
        <w:t xml:space="preserve"> </w:t>
      </w:r>
      <w:r>
        <w:rPr>
          <w:sz w:val="20"/>
        </w:rPr>
        <w:t>A.:</w:t>
      </w:r>
      <w:r>
        <w:rPr>
          <w:spacing w:val="-1"/>
          <w:sz w:val="20"/>
        </w:rPr>
        <w:t xml:space="preserve"> </w:t>
      </w:r>
      <w:r>
        <w:rPr>
          <w:sz w:val="20"/>
        </w:rPr>
        <w:t>Cochrane</w:t>
      </w:r>
      <w:r>
        <w:rPr>
          <w:spacing w:val="-1"/>
          <w:sz w:val="20"/>
        </w:rPr>
        <w:t xml:space="preserve"> </w:t>
      </w:r>
      <w:r>
        <w:rPr>
          <w:sz w:val="20"/>
        </w:rPr>
        <w:t>statistical</w:t>
      </w:r>
      <w:r>
        <w:rPr>
          <w:spacing w:val="-1"/>
          <w:sz w:val="20"/>
        </w:rPr>
        <w:t xml:space="preserve"> </w:t>
      </w:r>
      <w:r>
        <w:rPr>
          <w:sz w:val="20"/>
        </w:rPr>
        <w:t>methods</w:t>
      </w:r>
      <w:r>
        <w:rPr>
          <w:spacing w:val="-1"/>
          <w:sz w:val="20"/>
        </w:rPr>
        <w:t xml:space="preserve"> </w:t>
      </w:r>
      <w:r>
        <w:rPr>
          <w:sz w:val="20"/>
        </w:rPr>
        <w:t xml:space="preserve">group. chapter 10: analysing data and undertaking meta-analyses. Cochrane Handbook for Systematic Reviews of Interventions Version </w:t>
      </w:r>
      <w:r>
        <w:rPr>
          <w:rFonts w:ascii="Century Schoolbook"/>
          <w:b/>
          <w:sz w:val="20"/>
        </w:rPr>
        <w:t xml:space="preserve">6 </w:t>
      </w:r>
      <w:r>
        <w:rPr>
          <w:sz w:val="20"/>
        </w:rPr>
        <w:t>(2022)</w:t>
      </w:r>
    </w:p>
    <w:p w14:paraId="04DD04C2" w14:textId="77777777" w:rsidR="00EF4BD5" w:rsidRDefault="00000000">
      <w:pPr>
        <w:pStyle w:val="ListParagraph"/>
        <w:numPr>
          <w:ilvl w:val="0"/>
          <w:numId w:val="1"/>
        </w:numPr>
        <w:tabs>
          <w:tab w:val="left" w:pos="600"/>
        </w:tabs>
        <w:spacing w:before="202" w:line="254" w:lineRule="auto"/>
        <w:ind w:right="426" w:hanging="310"/>
        <w:jc w:val="both"/>
        <w:rPr>
          <w:sz w:val="20"/>
        </w:rPr>
      </w:pPr>
      <w:bookmarkStart w:id="35" w:name="_bookmark12"/>
      <w:bookmarkEnd w:id="35"/>
      <w:r>
        <w:rPr>
          <w:sz w:val="20"/>
        </w:rPr>
        <w:t>McKenzie, J.E., Brennan, S.E., Ryan, R.E., Thomson, H.J., Johnston, R.V.: Summarizing study characteristics</w:t>
      </w:r>
      <w:r>
        <w:rPr>
          <w:spacing w:val="-12"/>
          <w:sz w:val="20"/>
        </w:rPr>
        <w:t xml:space="preserve"> </w:t>
      </w:r>
      <w:r>
        <w:rPr>
          <w:sz w:val="20"/>
        </w:rPr>
        <w:t>and</w:t>
      </w:r>
      <w:r>
        <w:rPr>
          <w:spacing w:val="-12"/>
          <w:sz w:val="20"/>
        </w:rPr>
        <w:t xml:space="preserve"> </w:t>
      </w:r>
      <w:r>
        <w:rPr>
          <w:sz w:val="20"/>
        </w:rPr>
        <w:t>preparing</w:t>
      </w:r>
      <w:r>
        <w:rPr>
          <w:spacing w:val="-12"/>
          <w:sz w:val="20"/>
        </w:rPr>
        <w:t xml:space="preserve"> </w:t>
      </w:r>
      <w:r>
        <w:rPr>
          <w:sz w:val="20"/>
        </w:rPr>
        <w:t>for</w:t>
      </w:r>
      <w:r>
        <w:rPr>
          <w:spacing w:val="-12"/>
          <w:sz w:val="20"/>
        </w:rPr>
        <w:t xml:space="preserve"> </w:t>
      </w:r>
      <w:r>
        <w:rPr>
          <w:sz w:val="20"/>
        </w:rPr>
        <w:t>synthesis.</w:t>
      </w:r>
      <w:r>
        <w:rPr>
          <w:spacing w:val="-12"/>
          <w:sz w:val="20"/>
        </w:rPr>
        <w:t xml:space="preserve"> </w:t>
      </w:r>
      <w:r>
        <w:rPr>
          <w:sz w:val="20"/>
        </w:rPr>
        <w:t>Cochrane</w:t>
      </w:r>
      <w:r>
        <w:rPr>
          <w:spacing w:val="-12"/>
          <w:sz w:val="20"/>
        </w:rPr>
        <w:t xml:space="preserve"> </w:t>
      </w:r>
      <w:r>
        <w:rPr>
          <w:sz w:val="20"/>
        </w:rPr>
        <w:t>handbook</w:t>
      </w:r>
      <w:r>
        <w:rPr>
          <w:spacing w:val="-12"/>
          <w:sz w:val="20"/>
        </w:rPr>
        <w:t xml:space="preserve"> </w:t>
      </w:r>
      <w:r>
        <w:rPr>
          <w:sz w:val="20"/>
        </w:rPr>
        <w:t>for</w:t>
      </w:r>
      <w:r>
        <w:rPr>
          <w:spacing w:val="-12"/>
          <w:sz w:val="20"/>
        </w:rPr>
        <w:t xml:space="preserve"> </w:t>
      </w:r>
      <w:r>
        <w:rPr>
          <w:sz w:val="20"/>
        </w:rPr>
        <w:t>systematic</w:t>
      </w:r>
      <w:r>
        <w:rPr>
          <w:spacing w:val="-12"/>
          <w:sz w:val="20"/>
        </w:rPr>
        <w:t xml:space="preserve"> </w:t>
      </w:r>
      <w:r>
        <w:rPr>
          <w:sz w:val="20"/>
        </w:rPr>
        <w:t>reviews</w:t>
      </w:r>
      <w:r>
        <w:rPr>
          <w:spacing w:val="-12"/>
          <w:sz w:val="20"/>
        </w:rPr>
        <w:t xml:space="preserve"> </w:t>
      </w:r>
      <w:r>
        <w:rPr>
          <w:sz w:val="20"/>
        </w:rPr>
        <w:t>of</w:t>
      </w:r>
      <w:r>
        <w:rPr>
          <w:spacing w:val="-12"/>
          <w:sz w:val="20"/>
        </w:rPr>
        <w:t xml:space="preserve"> </w:t>
      </w:r>
      <w:r>
        <w:rPr>
          <w:sz w:val="20"/>
        </w:rPr>
        <w:t>interven</w:t>
      </w:r>
      <w:r>
        <w:rPr>
          <w:sz w:val="20"/>
        </w:rPr>
        <w:softHyphen/>
        <w:t>tions, 229–240 (2019)</w:t>
      </w:r>
    </w:p>
    <w:p w14:paraId="2E0C2B45" w14:textId="77777777" w:rsidR="00EF4BD5" w:rsidRDefault="00000000">
      <w:pPr>
        <w:pStyle w:val="ListParagraph"/>
        <w:numPr>
          <w:ilvl w:val="0"/>
          <w:numId w:val="1"/>
        </w:numPr>
        <w:tabs>
          <w:tab w:val="left" w:pos="600"/>
        </w:tabs>
        <w:spacing w:before="197" w:line="254" w:lineRule="auto"/>
        <w:ind w:right="427" w:hanging="310"/>
        <w:jc w:val="both"/>
        <w:rPr>
          <w:sz w:val="20"/>
        </w:rPr>
      </w:pPr>
      <w:bookmarkStart w:id="36" w:name="_bookmark13"/>
      <w:bookmarkEnd w:id="36"/>
      <w:r>
        <w:rPr>
          <w:sz w:val="20"/>
        </w:rPr>
        <w:t>Steinberg,</w:t>
      </w:r>
      <w:r>
        <w:rPr>
          <w:spacing w:val="-13"/>
          <w:sz w:val="20"/>
        </w:rPr>
        <w:t xml:space="preserve"> </w:t>
      </w:r>
      <w:r>
        <w:rPr>
          <w:sz w:val="20"/>
        </w:rPr>
        <w:t>E.,</w:t>
      </w:r>
      <w:r>
        <w:rPr>
          <w:spacing w:val="-12"/>
          <w:sz w:val="20"/>
        </w:rPr>
        <w:t xml:space="preserve"> </w:t>
      </w:r>
      <w:r>
        <w:rPr>
          <w:sz w:val="20"/>
        </w:rPr>
        <w:t>Greenfield,</w:t>
      </w:r>
      <w:r>
        <w:rPr>
          <w:spacing w:val="-12"/>
          <w:sz w:val="20"/>
        </w:rPr>
        <w:t xml:space="preserve"> </w:t>
      </w:r>
      <w:r>
        <w:rPr>
          <w:sz w:val="20"/>
        </w:rPr>
        <w:t>S.,</w:t>
      </w:r>
      <w:r>
        <w:rPr>
          <w:spacing w:val="-12"/>
          <w:sz w:val="20"/>
        </w:rPr>
        <w:t xml:space="preserve"> </w:t>
      </w:r>
      <w:r>
        <w:rPr>
          <w:sz w:val="20"/>
        </w:rPr>
        <w:t>Wolman,</w:t>
      </w:r>
      <w:r>
        <w:rPr>
          <w:spacing w:val="-12"/>
          <w:sz w:val="20"/>
        </w:rPr>
        <w:t xml:space="preserve"> </w:t>
      </w:r>
      <w:r>
        <w:rPr>
          <w:sz w:val="20"/>
        </w:rPr>
        <w:t>D.M.,</w:t>
      </w:r>
      <w:r>
        <w:rPr>
          <w:spacing w:val="-12"/>
          <w:sz w:val="20"/>
        </w:rPr>
        <w:t xml:space="preserve"> </w:t>
      </w:r>
      <w:r>
        <w:rPr>
          <w:sz w:val="20"/>
        </w:rPr>
        <w:t>Mancher,</w:t>
      </w:r>
      <w:r>
        <w:rPr>
          <w:spacing w:val="-12"/>
          <w:sz w:val="20"/>
        </w:rPr>
        <w:t xml:space="preserve"> </w:t>
      </w:r>
      <w:r>
        <w:rPr>
          <w:sz w:val="20"/>
        </w:rPr>
        <w:t>M.,</w:t>
      </w:r>
      <w:r>
        <w:rPr>
          <w:spacing w:val="-12"/>
          <w:sz w:val="20"/>
        </w:rPr>
        <w:t xml:space="preserve"> </w:t>
      </w:r>
      <w:r>
        <w:rPr>
          <w:sz w:val="20"/>
        </w:rPr>
        <w:t>Graham,</w:t>
      </w:r>
      <w:r>
        <w:rPr>
          <w:spacing w:val="-12"/>
          <w:sz w:val="20"/>
        </w:rPr>
        <w:t xml:space="preserve"> </w:t>
      </w:r>
      <w:r>
        <w:rPr>
          <w:sz w:val="20"/>
        </w:rPr>
        <w:t>R.:</w:t>
      </w:r>
      <w:r>
        <w:rPr>
          <w:spacing w:val="-12"/>
          <w:sz w:val="20"/>
        </w:rPr>
        <w:t xml:space="preserve"> </w:t>
      </w:r>
      <w:r>
        <w:rPr>
          <w:sz w:val="20"/>
        </w:rPr>
        <w:t>Clinical</w:t>
      </w:r>
      <w:r>
        <w:rPr>
          <w:spacing w:val="-12"/>
          <w:sz w:val="20"/>
        </w:rPr>
        <w:t xml:space="preserve"> </w:t>
      </w:r>
      <w:r>
        <w:rPr>
          <w:sz w:val="20"/>
        </w:rPr>
        <w:t>Practice</w:t>
      </w:r>
      <w:r>
        <w:rPr>
          <w:spacing w:val="-12"/>
          <w:sz w:val="20"/>
        </w:rPr>
        <w:t xml:space="preserve"> </w:t>
      </w:r>
      <w:r>
        <w:rPr>
          <w:sz w:val="20"/>
        </w:rPr>
        <w:t>Guidelines We Can Trust. national academies press, ??? (2011)</w:t>
      </w:r>
    </w:p>
    <w:p w14:paraId="23E4B0AA" w14:textId="77777777" w:rsidR="00EF4BD5" w:rsidRDefault="00000000">
      <w:pPr>
        <w:pStyle w:val="ListParagraph"/>
        <w:numPr>
          <w:ilvl w:val="0"/>
          <w:numId w:val="1"/>
        </w:numPr>
        <w:tabs>
          <w:tab w:val="left" w:pos="600"/>
        </w:tabs>
        <w:spacing w:before="197" w:line="254" w:lineRule="auto"/>
        <w:ind w:right="428" w:hanging="310"/>
        <w:jc w:val="both"/>
        <w:rPr>
          <w:sz w:val="20"/>
        </w:rPr>
      </w:pPr>
      <w:r>
        <w:rPr>
          <w:sz w:val="20"/>
        </w:rPr>
        <w:t>Organization,</w:t>
      </w:r>
      <w:r>
        <w:rPr>
          <w:spacing w:val="-12"/>
          <w:sz w:val="20"/>
        </w:rPr>
        <w:t xml:space="preserve"> </w:t>
      </w:r>
      <w:r>
        <w:rPr>
          <w:sz w:val="20"/>
        </w:rPr>
        <w:t>W.H.,</w:t>
      </w:r>
      <w:r>
        <w:rPr>
          <w:spacing w:val="-12"/>
          <w:sz w:val="20"/>
        </w:rPr>
        <w:t xml:space="preserve"> </w:t>
      </w:r>
      <w:r>
        <w:rPr>
          <w:sz w:val="20"/>
        </w:rPr>
        <w:t>et</w:t>
      </w:r>
      <w:r>
        <w:rPr>
          <w:spacing w:val="-12"/>
          <w:sz w:val="20"/>
        </w:rPr>
        <w:t xml:space="preserve"> </w:t>
      </w:r>
      <w:r>
        <w:rPr>
          <w:sz w:val="20"/>
        </w:rPr>
        <w:t>al.:</w:t>
      </w:r>
      <w:r>
        <w:rPr>
          <w:spacing w:val="-12"/>
          <w:sz w:val="20"/>
        </w:rPr>
        <w:t xml:space="preserve"> </w:t>
      </w:r>
      <w:r>
        <w:rPr>
          <w:sz w:val="20"/>
        </w:rPr>
        <w:t>Who</w:t>
      </w:r>
      <w:r>
        <w:rPr>
          <w:spacing w:val="-12"/>
          <w:sz w:val="20"/>
        </w:rPr>
        <w:t xml:space="preserve"> </w:t>
      </w:r>
      <w:r>
        <w:rPr>
          <w:sz w:val="20"/>
        </w:rPr>
        <w:t>handbook</w:t>
      </w:r>
      <w:r>
        <w:rPr>
          <w:spacing w:val="-12"/>
          <w:sz w:val="20"/>
        </w:rPr>
        <w:t xml:space="preserve"> </w:t>
      </w:r>
      <w:r>
        <w:rPr>
          <w:sz w:val="20"/>
        </w:rPr>
        <w:t>for</w:t>
      </w:r>
      <w:r>
        <w:rPr>
          <w:spacing w:val="-12"/>
          <w:sz w:val="20"/>
        </w:rPr>
        <w:t xml:space="preserve"> </w:t>
      </w:r>
      <w:r>
        <w:rPr>
          <w:sz w:val="20"/>
        </w:rPr>
        <w:t>guidelines</w:t>
      </w:r>
      <w:r>
        <w:rPr>
          <w:spacing w:val="-12"/>
          <w:sz w:val="20"/>
        </w:rPr>
        <w:t xml:space="preserve"> </w:t>
      </w:r>
      <w:r>
        <w:rPr>
          <w:sz w:val="20"/>
        </w:rPr>
        <w:t>development:</w:t>
      </w:r>
      <w:r>
        <w:rPr>
          <w:spacing w:val="-12"/>
          <w:sz w:val="20"/>
        </w:rPr>
        <w:t xml:space="preserve"> </w:t>
      </w:r>
      <w:r>
        <w:rPr>
          <w:sz w:val="20"/>
        </w:rPr>
        <w:t>supplement:</w:t>
      </w:r>
      <w:r>
        <w:rPr>
          <w:spacing w:val="-12"/>
          <w:sz w:val="20"/>
        </w:rPr>
        <w:t xml:space="preserve"> </w:t>
      </w:r>
      <w:r>
        <w:rPr>
          <w:sz w:val="20"/>
        </w:rPr>
        <w:t>criteria</w:t>
      </w:r>
      <w:r>
        <w:rPr>
          <w:spacing w:val="-12"/>
          <w:sz w:val="20"/>
        </w:rPr>
        <w:t xml:space="preserve"> </w:t>
      </w:r>
      <w:r>
        <w:rPr>
          <w:sz w:val="20"/>
        </w:rPr>
        <w:t>for</w:t>
      </w:r>
      <w:r>
        <w:rPr>
          <w:spacing w:val="-12"/>
          <w:sz w:val="20"/>
        </w:rPr>
        <w:t xml:space="preserve"> </w:t>
      </w:r>
      <w:r>
        <w:rPr>
          <w:sz w:val="20"/>
        </w:rPr>
        <w:t>use of</w:t>
      </w:r>
      <w:r>
        <w:rPr>
          <w:spacing w:val="-6"/>
          <w:sz w:val="20"/>
        </w:rPr>
        <w:t xml:space="preserve"> </w:t>
      </w:r>
      <w:r>
        <w:rPr>
          <w:sz w:val="20"/>
        </w:rPr>
        <w:t>evidence</w:t>
      </w:r>
      <w:r>
        <w:rPr>
          <w:spacing w:val="-6"/>
          <w:sz w:val="20"/>
        </w:rPr>
        <w:t xml:space="preserve"> </w:t>
      </w:r>
      <w:r>
        <w:rPr>
          <w:sz w:val="20"/>
        </w:rPr>
        <w:t>to</w:t>
      </w:r>
      <w:r>
        <w:rPr>
          <w:spacing w:val="-6"/>
          <w:sz w:val="20"/>
        </w:rPr>
        <w:t xml:space="preserve"> </w:t>
      </w:r>
      <w:r>
        <w:rPr>
          <w:sz w:val="20"/>
        </w:rPr>
        <w:t>inform</w:t>
      </w:r>
      <w:r>
        <w:rPr>
          <w:spacing w:val="-6"/>
          <w:sz w:val="20"/>
        </w:rPr>
        <w:t xml:space="preserve"> </w:t>
      </w:r>
      <w:r>
        <w:rPr>
          <w:sz w:val="20"/>
        </w:rPr>
        <w:t>recommendations</w:t>
      </w:r>
      <w:r>
        <w:rPr>
          <w:spacing w:val="-6"/>
          <w:sz w:val="20"/>
        </w:rPr>
        <w:t xml:space="preserve"> </w:t>
      </w:r>
      <w:r>
        <w:rPr>
          <w:sz w:val="20"/>
        </w:rPr>
        <w:t>in</w:t>
      </w:r>
      <w:r>
        <w:rPr>
          <w:spacing w:val="-6"/>
          <w:sz w:val="20"/>
        </w:rPr>
        <w:t xml:space="preserve"> </w:t>
      </w:r>
      <w:r>
        <w:rPr>
          <w:sz w:val="20"/>
        </w:rPr>
        <w:t>world</w:t>
      </w:r>
      <w:r>
        <w:rPr>
          <w:spacing w:val="-6"/>
          <w:sz w:val="20"/>
        </w:rPr>
        <w:t xml:space="preserve"> </w:t>
      </w:r>
      <w:r>
        <w:rPr>
          <w:sz w:val="20"/>
        </w:rPr>
        <w:t>health</w:t>
      </w:r>
      <w:r>
        <w:rPr>
          <w:spacing w:val="-6"/>
          <w:sz w:val="20"/>
        </w:rPr>
        <w:t xml:space="preserve"> </w:t>
      </w:r>
      <w:r>
        <w:rPr>
          <w:sz w:val="20"/>
        </w:rPr>
        <w:t>organization</w:t>
      </w:r>
      <w:r>
        <w:rPr>
          <w:spacing w:val="-6"/>
          <w:sz w:val="20"/>
        </w:rPr>
        <w:t xml:space="preserve"> </w:t>
      </w:r>
      <w:r>
        <w:rPr>
          <w:sz w:val="20"/>
        </w:rPr>
        <w:t>guidelines.</w:t>
      </w:r>
      <w:r>
        <w:rPr>
          <w:spacing w:val="-6"/>
          <w:sz w:val="20"/>
        </w:rPr>
        <w:t xml:space="preserve"> </w:t>
      </w:r>
      <w:r>
        <w:rPr>
          <w:sz w:val="20"/>
        </w:rPr>
        <w:t>Technical</w:t>
      </w:r>
      <w:r>
        <w:rPr>
          <w:spacing w:val="-6"/>
          <w:sz w:val="20"/>
        </w:rPr>
        <w:t xml:space="preserve"> </w:t>
      </w:r>
      <w:r>
        <w:rPr>
          <w:sz w:val="20"/>
        </w:rPr>
        <w:t>report, World Health Organization (2023)</w:t>
      </w:r>
    </w:p>
    <w:p w14:paraId="175A1EE3" w14:textId="77777777" w:rsidR="00EF4BD5" w:rsidRDefault="00000000">
      <w:pPr>
        <w:pStyle w:val="ListParagraph"/>
        <w:numPr>
          <w:ilvl w:val="0"/>
          <w:numId w:val="1"/>
        </w:numPr>
        <w:tabs>
          <w:tab w:val="left" w:pos="600"/>
        </w:tabs>
        <w:spacing w:before="197"/>
        <w:ind w:right="429" w:hanging="410"/>
        <w:jc w:val="left"/>
        <w:rPr>
          <w:sz w:val="20"/>
        </w:rPr>
      </w:pPr>
      <w:r>
        <w:rPr>
          <w:sz w:val="20"/>
        </w:rPr>
        <w:t>Fox,</w:t>
      </w:r>
      <w:r>
        <w:rPr>
          <w:spacing w:val="-4"/>
          <w:sz w:val="20"/>
        </w:rPr>
        <w:t xml:space="preserve"> </w:t>
      </w:r>
      <w:r>
        <w:rPr>
          <w:sz w:val="20"/>
        </w:rPr>
        <w:t>D.M.:</w:t>
      </w:r>
      <w:r>
        <w:rPr>
          <w:spacing w:val="-4"/>
          <w:sz w:val="20"/>
        </w:rPr>
        <w:t xml:space="preserve"> </w:t>
      </w:r>
      <w:r>
        <w:rPr>
          <w:sz w:val="20"/>
        </w:rPr>
        <w:t>Evidence</w:t>
      </w:r>
      <w:r>
        <w:rPr>
          <w:spacing w:val="-4"/>
          <w:sz w:val="20"/>
        </w:rPr>
        <w:t xml:space="preserve"> </w:t>
      </w:r>
      <w:r>
        <w:rPr>
          <w:sz w:val="20"/>
        </w:rPr>
        <w:t>and</w:t>
      </w:r>
      <w:r>
        <w:rPr>
          <w:spacing w:val="-4"/>
          <w:sz w:val="20"/>
        </w:rPr>
        <w:t xml:space="preserve"> </w:t>
      </w:r>
      <w:r>
        <w:rPr>
          <w:sz w:val="20"/>
        </w:rPr>
        <w:t>health</w:t>
      </w:r>
      <w:r>
        <w:rPr>
          <w:spacing w:val="-4"/>
          <w:sz w:val="20"/>
        </w:rPr>
        <w:t xml:space="preserve"> </w:t>
      </w:r>
      <w:r>
        <w:rPr>
          <w:sz w:val="20"/>
        </w:rPr>
        <w:t>policy:</w:t>
      </w:r>
      <w:r>
        <w:rPr>
          <w:spacing w:val="-4"/>
          <w:sz w:val="20"/>
        </w:rPr>
        <w:t xml:space="preserve"> </w:t>
      </w:r>
      <w:r>
        <w:rPr>
          <w:sz w:val="20"/>
        </w:rPr>
        <w:t>using</w:t>
      </w:r>
      <w:r>
        <w:rPr>
          <w:spacing w:val="-4"/>
          <w:sz w:val="20"/>
        </w:rPr>
        <w:t xml:space="preserve"> </w:t>
      </w:r>
      <w:r>
        <w:rPr>
          <w:sz w:val="20"/>
        </w:rPr>
        <w:t>and</w:t>
      </w:r>
      <w:r>
        <w:rPr>
          <w:spacing w:val="-4"/>
          <w:sz w:val="20"/>
        </w:rPr>
        <w:t xml:space="preserve"> </w:t>
      </w:r>
      <w:r>
        <w:rPr>
          <w:sz w:val="20"/>
        </w:rPr>
        <w:t>regulating</w:t>
      </w:r>
      <w:r>
        <w:rPr>
          <w:spacing w:val="-4"/>
          <w:sz w:val="20"/>
        </w:rPr>
        <w:t xml:space="preserve"> </w:t>
      </w:r>
      <w:r>
        <w:rPr>
          <w:sz w:val="20"/>
        </w:rPr>
        <w:t>systematic</w:t>
      </w:r>
      <w:r>
        <w:rPr>
          <w:spacing w:val="-4"/>
          <w:sz w:val="20"/>
        </w:rPr>
        <w:t xml:space="preserve"> </w:t>
      </w:r>
      <w:r>
        <w:rPr>
          <w:sz w:val="20"/>
        </w:rPr>
        <w:t>reviews.</w:t>
      </w:r>
      <w:r>
        <w:rPr>
          <w:spacing w:val="-4"/>
          <w:sz w:val="20"/>
        </w:rPr>
        <w:t xml:space="preserve"> </w:t>
      </w:r>
      <w:r>
        <w:rPr>
          <w:sz w:val="20"/>
        </w:rPr>
        <w:t>American</w:t>
      </w:r>
      <w:r>
        <w:rPr>
          <w:spacing w:val="-4"/>
          <w:sz w:val="20"/>
        </w:rPr>
        <w:t xml:space="preserve"> </w:t>
      </w:r>
      <w:r>
        <w:rPr>
          <w:sz w:val="20"/>
        </w:rPr>
        <w:t xml:space="preserve">journal of public health </w:t>
      </w:r>
      <w:r>
        <w:rPr>
          <w:rFonts w:ascii="Century Schoolbook" w:hAnsi="Century Schoolbook"/>
          <w:b/>
          <w:sz w:val="20"/>
        </w:rPr>
        <w:t>107</w:t>
      </w:r>
      <w:r>
        <w:rPr>
          <w:sz w:val="20"/>
        </w:rPr>
        <w:t>(1), 88–92 (2017)</w:t>
      </w:r>
    </w:p>
    <w:p w14:paraId="775F959F" w14:textId="77777777" w:rsidR="00EF4BD5" w:rsidRDefault="00000000">
      <w:pPr>
        <w:pStyle w:val="ListParagraph"/>
        <w:numPr>
          <w:ilvl w:val="0"/>
          <w:numId w:val="1"/>
        </w:numPr>
        <w:tabs>
          <w:tab w:val="left" w:pos="600"/>
        </w:tabs>
        <w:spacing w:before="211"/>
        <w:ind w:right="427" w:hanging="410"/>
        <w:jc w:val="left"/>
        <w:rPr>
          <w:sz w:val="20"/>
        </w:rPr>
      </w:pPr>
      <w:bookmarkStart w:id="37" w:name="_bookmark14"/>
      <w:bookmarkEnd w:id="37"/>
      <w:r>
        <w:rPr>
          <w:sz w:val="20"/>
        </w:rPr>
        <w:t>Rohwer,</w:t>
      </w:r>
      <w:r>
        <w:rPr>
          <w:spacing w:val="-12"/>
          <w:sz w:val="20"/>
        </w:rPr>
        <w:t xml:space="preserve"> </w:t>
      </w:r>
      <w:r>
        <w:rPr>
          <w:sz w:val="20"/>
        </w:rPr>
        <w:t>A.,</w:t>
      </w:r>
      <w:r>
        <w:rPr>
          <w:spacing w:val="-12"/>
          <w:sz w:val="20"/>
        </w:rPr>
        <w:t xml:space="preserve"> </w:t>
      </w:r>
      <w:r>
        <w:rPr>
          <w:sz w:val="20"/>
        </w:rPr>
        <w:t>Garner,</w:t>
      </w:r>
      <w:r>
        <w:rPr>
          <w:spacing w:val="-12"/>
          <w:sz w:val="20"/>
        </w:rPr>
        <w:t xml:space="preserve"> </w:t>
      </w:r>
      <w:r>
        <w:rPr>
          <w:sz w:val="20"/>
        </w:rPr>
        <w:t>P.,</w:t>
      </w:r>
      <w:r>
        <w:rPr>
          <w:spacing w:val="-12"/>
          <w:sz w:val="20"/>
        </w:rPr>
        <w:t xml:space="preserve"> </w:t>
      </w:r>
      <w:r>
        <w:rPr>
          <w:sz w:val="20"/>
        </w:rPr>
        <w:t>Young,</w:t>
      </w:r>
      <w:r>
        <w:rPr>
          <w:spacing w:val="-12"/>
          <w:sz w:val="20"/>
        </w:rPr>
        <w:t xml:space="preserve"> </w:t>
      </w:r>
      <w:r>
        <w:rPr>
          <w:sz w:val="20"/>
        </w:rPr>
        <w:t>T.:</w:t>
      </w:r>
      <w:r>
        <w:rPr>
          <w:spacing w:val="-12"/>
          <w:sz w:val="20"/>
        </w:rPr>
        <w:t xml:space="preserve"> </w:t>
      </w:r>
      <w:r>
        <w:rPr>
          <w:sz w:val="20"/>
        </w:rPr>
        <w:t>Reading</w:t>
      </w:r>
      <w:r>
        <w:rPr>
          <w:spacing w:val="-12"/>
          <w:sz w:val="20"/>
        </w:rPr>
        <w:t xml:space="preserve"> </w:t>
      </w:r>
      <w:r>
        <w:rPr>
          <w:sz w:val="20"/>
        </w:rPr>
        <w:t>systematic</w:t>
      </w:r>
      <w:r>
        <w:rPr>
          <w:spacing w:val="-12"/>
          <w:sz w:val="20"/>
        </w:rPr>
        <w:t xml:space="preserve"> </w:t>
      </w:r>
      <w:r>
        <w:rPr>
          <w:sz w:val="20"/>
        </w:rPr>
        <w:t>reviews</w:t>
      </w:r>
      <w:r>
        <w:rPr>
          <w:spacing w:val="-12"/>
          <w:sz w:val="20"/>
        </w:rPr>
        <w:t xml:space="preserve"> </w:t>
      </w:r>
      <w:r>
        <w:rPr>
          <w:sz w:val="20"/>
        </w:rPr>
        <w:t>to</w:t>
      </w:r>
      <w:r>
        <w:rPr>
          <w:spacing w:val="-12"/>
          <w:sz w:val="20"/>
        </w:rPr>
        <w:t xml:space="preserve"> </w:t>
      </w:r>
      <w:r>
        <w:rPr>
          <w:sz w:val="20"/>
        </w:rPr>
        <w:t>answer</w:t>
      </w:r>
      <w:r>
        <w:rPr>
          <w:spacing w:val="-12"/>
          <w:sz w:val="20"/>
        </w:rPr>
        <w:t xml:space="preserve"> </w:t>
      </w:r>
      <w:r>
        <w:rPr>
          <w:sz w:val="20"/>
        </w:rPr>
        <w:t>clinical</w:t>
      </w:r>
      <w:r>
        <w:rPr>
          <w:spacing w:val="-12"/>
          <w:sz w:val="20"/>
        </w:rPr>
        <w:t xml:space="preserve"> </w:t>
      </w:r>
      <w:r>
        <w:rPr>
          <w:sz w:val="20"/>
        </w:rPr>
        <w:t>questions.</w:t>
      </w:r>
      <w:r>
        <w:rPr>
          <w:spacing w:val="-12"/>
          <w:sz w:val="20"/>
        </w:rPr>
        <w:t xml:space="preserve"> </w:t>
      </w:r>
      <w:r>
        <w:rPr>
          <w:sz w:val="20"/>
        </w:rPr>
        <w:t xml:space="preserve">Clinical Epidemiology and Global Health </w:t>
      </w:r>
      <w:r>
        <w:rPr>
          <w:rFonts w:ascii="Century Schoolbook" w:hAnsi="Century Schoolbook"/>
          <w:b/>
          <w:sz w:val="20"/>
        </w:rPr>
        <w:t>2</w:t>
      </w:r>
      <w:r>
        <w:rPr>
          <w:sz w:val="20"/>
        </w:rPr>
        <w:t>(1), 39–46 (2014)</w:t>
      </w:r>
    </w:p>
    <w:p w14:paraId="28FBE694" w14:textId="77777777" w:rsidR="00EF4BD5" w:rsidRDefault="00000000">
      <w:pPr>
        <w:pStyle w:val="ListParagraph"/>
        <w:numPr>
          <w:ilvl w:val="0"/>
          <w:numId w:val="1"/>
        </w:numPr>
        <w:tabs>
          <w:tab w:val="left" w:pos="600"/>
        </w:tabs>
        <w:spacing w:before="211" w:line="254" w:lineRule="auto"/>
        <w:ind w:right="424" w:hanging="410"/>
        <w:jc w:val="both"/>
        <w:rPr>
          <w:sz w:val="20"/>
        </w:rPr>
      </w:pPr>
      <w:bookmarkStart w:id="38" w:name="_bookmark15"/>
      <w:bookmarkEnd w:id="38"/>
      <w:r>
        <w:rPr>
          <w:sz w:val="20"/>
        </w:rPr>
        <w:t>Beam, A.L., Drazen, J.M., Kohane, I.S., Leong, T.-Y., Manrai, A.K., Rubin, E.J.: Artificial intelligence in medicine. Mass Medical Soc (2023)</w:t>
      </w:r>
    </w:p>
    <w:p w14:paraId="62C9924E" w14:textId="77777777" w:rsidR="00EF4BD5" w:rsidRDefault="00000000">
      <w:pPr>
        <w:pStyle w:val="ListParagraph"/>
        <w:numPr>
          <w:ilvl w:val="0"/>
          <w:numId w:val="1"/>
        </w:numPr>
        <w:tabs>
          <w:tab w:val="left" w:pos="599"/>
        </w:tabs>
        <w:spacing w:before="197"/>
        <w:ind w:left="599" w:right="0" w:hanging="409"/>
        <w:jc w:val="both"/>
        <w:rPr>
          <w:sz w:val="20"/>
        </w:rPr>
      </w:pPr>
      <w:bookmarkStart w:id="39" w:name="_bookmark16"/>
      <w:bookmarkEnd w:id="39"/>
      <w:r>
        <w:rPr>
          <w:sz w:val="20"/>
        </w:rPr>
        <w:t>Jin,</w:t>
      </w:r>
      <w:r>
        <w:rPr>
          <w:spacing w:val="-2"/>
          <w:sz w:val="20"/>
        </w:rPr>
        <w:t xml:space="preserve"> </w:t>
      </w:r>
      <w:r>
        <w:rPr>
          <w:sz w:val="20"/>
        </w:rPr>
        <w:t>Q.,</w:t>
      </w:r>
      <w:r>
        <w:rPr>
          <w:spacing w:val="-1"/>
          <w:sz w:val="20"/>
        </w:rPr>
        <w:t xml:space="preserve"> </w:t>
      </w:r>
      <w:r>
        <w:rPr>
          <w:sz w:val="20"/>
        </w:rPr>
        <w:t>Wan,</w:t>
      </w:r>
      <w:r>
        <w:rPr>
          <w:spacing w:val="-1"/>
          <w:sz w:val="20"/>
        </w:rPr>
        <w:t xml:space="preserve"> </w:t>
      </w:r>
      <w:r>
        <w:rPr>
          <w:sz w:val="20"/>
        </w:rPr>
        <w:t>N.,</w:t>
      </w:r>
      <w:r>
        <w:rPr>
          <w:spacing w:val="-1"/>
          <w:sz w:val="20"/>
        </w:rPr>
        <w:t xml:space="preserve"> </w:t>
      </w:r>
      <w:r>
        <w:rPr>
          <w:sz w:val="20"/>
        </w:rPr>
        <w:t>Leaman,</w:t>
      </w:r>
      <w:r>
        <w:rPr>
          <w:spacing w:val="-2"/>
          <w:sz w:val="20"/>
        </w:rPr>
        <w:t xml:space="preserve"> </w:t>
      </w:r>
      <w:r>
        <w:rPr>
          <w:sz w:val="20"/>
        </w:rPr>
        <w:t>R.,</w:t>
      </w:r>
      <w:r>
        <w:rPr>
          <w:spacing w:val="-1"/>
          <w:sz w:val="20"/>
        </w:rPr>
        <w:t xml:space="preserve"> </w:t>
      </w:r>
      <w:r>
        <w:rPr>
          <w:sz w:val="20"/>
        </w:rPr>
        <w:t>Tian,</w:t>
      </w:r>
      <w:r>
        <w:rPr>
          <w:spacing w:val="-1"/>
          <w:sz w:val="20"/>
        </w:rPr>
        <w:t xml:space="preserve"> </w:t>
      </w:r>
      <w:r>
        <w:rPr>
          <w:sz w:val="20"/>
        </w:rPr>
        <w:t>S.,</w:t>
      </w:r>
      <w:r>
        <w:rPr>
          <w:spacing w:val="-1"/>
          <w:sz w:val="20"/>
        </w:rPr>
        <w:t xml:space="preserve"> </w:t>
      </w:r>
      <w:r>
        <w:rPr>
          <w:sz w:val="20"/>
        </w:rPr>
        <w:t>Wang,</w:t>
      </w:r>
      <w:r>
        <w:rPr>
          <w:spacing w:val="-1"/>
          <w:sz w:val="20"/>
        </w:rPr>
        <w:t xml:space="preserve"> </w:t>
      </w:r>
      <w:r>
        <w:rPr>
          <w:sz w:val="20"/>
        </w:rPr>
        <w:t>Z.,</w:t>
      </w:r>
      <w:r>
        <w:rPr>
          <w:spacing w:val="-2"/>
          <w:sz w:val="20"/>
        </w:rPr>
        <w:t xml:space="preserve"> </w:t>
      </w:r>
      <w:r>
        <w:rPr>
          <w:sz w:val="20"/>
        </w:rPr>
        <w:t>Yang,</w:t>
      </w:r>
      <w:r>
        <w:rPr>
          <w:spacing w:val="-1"/>
          <w:sz w:val="20"/>
        </w:rPr>
        <w:t xml:space="preserve"> </w:t>
      </w:r>
      <w:r>
        <w:rPr>
          <w:sz w:val="20"/>
        </w:rPr>
        <w:t>Y.,</w:t>
      </w:r>
      <w:r>
        <w:rPr>
          <w:spacing w:val="-1"/>
          <w:sz w:val="20"/>
        </w:rPr>
        <w:t xml:space="preserve"> </w:t>
      </w:r>
      <w:r>
        <w:rPr>
          <w:sz w:val="20"/>
        </w:rPr>
        <w:t>Wang,</w:t>
      </w:r>
      <w:r>
        <w:rPr>
          <w:spacing w:val="-1"/>
          <w:sz w:val="20"/>
        </w:rPr>
        <w:t xml:space="preserve"> </w:t>
      </w:r>
      <w:r>
        <w:rPr>
          <w:sz w:val="20"/>
        </w:rPr>
        <w:t>Z.,</w:t>
      </w:r>
      <w:r>
        <w:rPr>
          <w:spacing w:val="-1"/>
          <w:sz w:val="20"/>
        </w:rPr>
        <w:t xml:space="preserve"> </w:t>
      </w:r>
      <w:r>
        <w:rPr>
          <w:sz w:val="20"/>
        </w:rPr>
        <w:t>Xiong,</w:t>
      </w:r>
      <w:r>
        <w:rPr>
          <w:spacing w:val="-2"/>
          <w:sz w:val="20"/>
        </w:rPr>
        <w:t xml:space="preserve"> </w:t>
      </w:r>
      <w:r>
        <w:rPr>
          <w:sz w:val="20"/>
        </w:rPr>
        <w:t>G.,</w:t>
      </w:r>
      <w:r>
        <w:rPr>
          <w:spacing w:val="-1"/>
          <w:sz w:val="20"/>
        </w:rPr>
        <w:t xml:space="preserve"> </w:t>
      </w:r>
      <w:r>
        <w:rPr>
          <w:sz w:val="20"/>
        </w:rPr>
        <w:t>Lai,</w:t>
      </w:r>
      <w:r>
        <w:rPr>
          <w:spacing w:val="-1"/>
          <w:sz w:val="20"/>
        </w:rPr>
        <w:t xml:space="preserve"> </w:t>
      </w:r>
      <w:r>
        <w:rPr>
          <w:sz w:val="20"/>
        </w:rPr>
        <w:t>P.-T.,</w:t>
      </w:r>
      <w:r>
        <w:rPr>
          <w:spacing w:val="-1"/>
          <w:sz w:val="20"/>
        </w:rPr>
        <w:t xml:space="preserve"> </w:t>
      </w:r>
      <w:r>
        <w:rPr>
          <w:sz w:val="20"/>
        </w:rPr>
        <w:t>Zhu,</w:t>
      </w:r>
      <w:r>
        <w:rPr>
          <w:spacing w:val="-1"/>
          <w:sz w:val="20"/>
        </w:rPr>
        <w:t xml:space="preserve"> </w:t>
      </w:r>
      <w:r>
        <w:rPr>
          <w:spacing w:val="-5"/>
          <w:sz w:val="20"/>
        </w:rPr>
        <w:t>Q.,</w:t>
      </w:r>
    </w:p>
    <w:p w14:paraId="69FEB2AB" w14:textId="77777777" w:rsidR="00EF4BD5" w:rsidRDefault="00000000">
      <w:pPr>
        <w:pStyle w:val="BodyText"/>
        <w:spacing w:before="13" w:line="254" w:lineRule="auto"/>
        <w:ind w:left="600" w:right="424"/>
      </w:pPr>
      <w:r>
        <w:t xml:space="preserve">Hou, B., Sarfo-Gyamfi, M., Zhang, G., Gilson, A., Bhasuran, B., He, Z., Zhang, A., Sun, J., Weng, C., Summers, R.M., Chen, Q., Peng, Y., Lu, Z.: Tutorial: Guidance on the use of large language </w:t>
      </w:r>
      <w:r>
        <w:rPr>
          <w:spacing w:val="-4"/>
        </w:rPr>
        <w:t xml:space="preserve">models for medical research. Nature Protocols (2026) </w:t>
      </w:r>
      <w:hyperlink r:id="rId28">
        <w:r>
          <w:rPr>
            <w:color w:val="0000FF"/>
            <w:spacing w:val="-4"/>
          </w:rPr>
          <w:t>https://doi.org/10.1038/s41596-026-01408-z</w:t>
        </w:r>
      </w:hyperlink>
    </w:p>
    <w:p w14:paraId="6B193F62" w14:textId="77777777" w:rsidR="00EF4BD5" w:rsidRDefault="00000000">
      <w:pPr>
        <w:pStyle w:val="ListParagraph"/>
        <w:numPr>
          <w:ilvl w:val="0"/>
          <w:numId w:val="1"/>
        </w:numPr>
        <w:tabs>
          <w:tab w:val="left" w:pos="600"/>
        </w:tabs>
        <w:spacing w:before="196" w:line="247" w:lineRule="auto"/>
        <w:ind w:right="425" w:hanging="410"/>
        <w:jc w:val="both"/>
        <w:rPr>
          <w:sz w:val="20"/>
        </w:rPr>
      </w:pPr>
      <w:bookmarkStart w:id="40" w:name="_bookmark17"/>
      <w:bookmarkEnd w:id="40"/>
      <w:r>
        <w:rPr>
          <w:sz w:val="20"/>
        </w:rPr>
        <w:t xml:space="preserve">Idan, D., Ben-Shitrit, I., Volevich, M., Binyamin, Y., Nassar, R., Nassar, M., Abelson, N., Zlotnik, A., Einav, S.: Evaluating the performance of large language models versus human researchers on real world complex medical queries. Scientific Reports </w:t>
      </w:r>
      <w:r>
        <w:rPr>
          <w:rFonts w:ascii="Century Schoolbook"/>
          <w:b/>
          <w:sz w:val="20"/>
        </w:rPr>
        <w:t>15</w:t>
      </w:r>
      <w:r>
        <w:rPr>
          <w:sz w:val="20"/>
        </w:rPr>
        <w:t>(1), 37824 (2025)</w:t>
      </w:r>
    </w:p>
    <w:p w14:paraId="42A176B5" w14:textId="77777777" w:rsidR="00EF4BD5" w:rsidRDefault="00000000">
      <w:pPr>
        <w:pStyle w:val="ListParagraph"/>
        <w:numPr>
          <w:ilvl w:val="0"/>
          <w:numId w:val="1"/>
        </w:numPr>
        <w:tabs>
          <w:tab w:val="left" w:pos="600"/>
        </w:tabs>
        <w:ind w:right="426" w:hanging="410"/>
        <w:jc w:val="left"/>
        <w:rPr>
          <w:sz w:val="20"/>
        </w:rPr>
      </w:pPr>
      <w:bookmarkStart w:id="41" w:name="_bookmark18"/>
      <w:bookmarkEnd w:id="41"/>
      <w:r>
        <w:rPr>
          <w:sz w:val="20"/>
        </w:rPr>
        <w:t>Tsafnat,</w:t>
      </w:r>
      <w:r>
        <w:rPr>
          <w:spacing w:val="40"/>
          <w:sz w:val="20"/>
        </w:rPr>
        <w:t xml:space="preserve"> </w:t>
      </w:r>
      <w:r>
        <w:rPr>
          <w:sz w:val="20"/>
        </w:rPr>
        <w:t>G.,</w:t>
      </w:r>
      <w:r>
        <w:rPr>
          <w:spacing w:val="40"/>
          <w:sz w:val="20"/>
        </w:rPr>
        <w:t xml:space="preserve"> </w:t>
      </w:r>
      <w:r>
        <w:rPr>
          <w:sz w:val="20"/>
        </w:rPr>
        <w:t>Glasziou,</w:t>
      </w:r>
      <w:r>
        <w:rPr>
          <w:spacing w:val="40"/>
          <w:sz w:val="20"/>
        </w:rPr>
        <w:t xml:space="preserve"> </w:t>
      </w:r>
      <w:r>
        <w:rPr>
          <w:sz w:val="20"/>
        </w:rPr>
        <w:t>P.,</w:t>
      </w:r>
      <w:r>
        <w:rPr>
          <w:spacing w:val="40"/>
          <w:sz w:val="20"/>
        </w:rPr>
        <w:t xml:space="preserve"> </w:t>
      </w:r>
      <w:r>
        <w:rPr>
          <w:sz w:val="20"/>
        </w:rPr>
        <w:t>Choong,</w:t>
      </w:r>
      <w:r>
        <w:rPr>
          <w:spacing w:val="40"/>
          <w:sz w:val="20"/>
        </w:rPr>
        <w:t xml:space="preserve"> </w:t>
      </w:r>
      <w:r>
        <w:rPr>
          <w:sz w:val="20"/>
        </w:rPr>
        <w:t>M.K.,</w:t>
      </w:r>
      <w:r>
        <w:rPr>
          <w:spacing w:val="40"/>
          <w:sz w:val="20"/>
        </w:rPr>
        <w:t xml:space="preserve"> </w:t>
      </w:r>
      <w:r>
        <w:rPr>
          <w:sz w:val="20"/>
        </w:rPr>
        <w:t>Dunn,</w:t>
      </w:r>
      <w:r>
        <w:rPr>
          <w:spacing w:val="40"/>
          <w:sz w:val="20"/>
        </w:rPr>
        <w:t xml:space="preserve"> </w:t>
      </w:r>
      <w:r>
        <w:rPr>
          <w:sz w:val="20"/>
        </w:rPr>
        <w:t>A.,</w:t>
      </w:r>
      <w:r>
        <w:rPr>
          <w:spacing w:val="40"/>
          <w:sz w:val="20"/>
        </w:rPr>
        <w:t xml:space="preserve"> </w:t>
      </w:r>
      <w:r>
        <w:rPr>
          <w:sz w:val="20"/>
        </w:rPr>
        <w:t>Galgani,</w:t>
      </w:r>
      <w:r>
        <w:rPr>
          <w:spacing w:val="40"/>
          <w:sz w:val="20"/>
        </w:rPr>
        <w:t xml:space="preserve"> </w:t>
      </w:r>
      <w:r>
        <w:rPr>
          <w:sz w:val="20"/>
        </w:rPr>
        <w:t>F.,</w:t>
      </w:r>
      <w:r>
        <w:rPr>
          <w:spacing w:val="40"/>
          <w:sz w:val="20"/>
        </w:rPr>
        <w:t xml:space="preserve"> </w:t>
      </w:r>
      <w:r>
        <w:rPr>
          <w:sz w:val="20"/>
        </w:rPr>
        <w:t>Coiera,</w:t>
      </w:r>
      <w:r>
        <w:rPr>
          <w:spacing w:val="40"/>
          <w:sz w:val="20"/>
        </w:rPr>
        <w:t xml:space="preserve"> </w:t>
      </w:r>
      <w:r>
        <w:rPr>
          <w:sz w:val="20"/>
        </w:rPr>
        <w:t>E.:</w:t>
      </w:r>
      <w:r>
        <w:rPr>
          <w:spacing w:val="40"/>
          <w:sz w:val="20"/>
        </w:rPr>
        <w:t xml:space="preserve"> </w:t>
      </w:r>
      <w:r>
        <w:rPr>
          <w:sz w:val="20"/>
        </w:rPr>
        <w:t>Systematic</w:t>
      </w:r>
      <w:r>
        <w:rPr>
          <w:spacing w:val="40"/>
          <w:sz w:val="20"/>
        </w:rPr>
        <w:t xml:space="preserve"> </w:t>
      </w:r>
      <w:r>
        <w:rPr>
          <w:sz w:val="20"/>
        </w:rPr>
        <w:t xml:space="preserve">review automation technologies. Systematic reviews </w:t>
      </w:r>
      <w:r>
        <w:rPr>
          <w:rFonts w:ascii="Century Schoolbook"/>
          <w:b/>
          <w:sz w:val="20"/>
        </w:rPr>
        <w:t>3</w:t>
      </w:r>
      <w:r>
        <w:rPr>
          <w:sz w:val="20"/>
        </w:rPr>
        <w:t>(1), 74 (2014)</w:t>
      </w:r>
    </w:p>
    <w:p w14:paraId="4753CB01" w14:textId="77777777" w:rsidR="00EF4BD5" w:rsidRDefault="00000000">
      <w:pPr>
        <w:pStyle w:val="ListParagraph"/>
        <w:numPr>
          <w:ilvl w:val="0"/>
          <w:numId w:val="1"/>
        </w:numPr>
        <w:tabs>
          <w:tab w:val="left" w:pos="600"/>
        </w:tabs>
        <w:spacing w:before="211" w:line="249" w:lineRule="auto"/>
        <w:ind w:right="425" w:hanging="410"/>
        <w:jc w:val="both"/>
        <w:rPr>
          <w:sz w:val="20"/>
        </w:rPr>
      </w:pPr>
      <w:bookmarkStart w:id="42" w:name="_bookmark19"/>
      <w:bookmarkEnd w:id="42"/>
      <w:r>
        <w:rPr>
          <w:sz w:val="20"/>
        </w:rPr>
        <w:t xml:space="preserve">Lieberum, J.-L., Toews, M., Metzendorf, M.-I., Heilmeyer, F., Siemens, W., Haverkamp, C., </w:t>
      </w:r>
      <w:r>
        <w:rPr>
          <w:spacing w:val="9"/>
          <w:w w:val="105"/>
          <w:sz w:val="20"/>
        </w:rPr>
        <w:t>B</w:t>
      </w:r>
      <w:r>
        <w:rPr>
          <w:spacing w:val="-91"/>
          <w:w w:val="97"/>
          <w:sz w:val="20"/>
        </w:rPr>
        <w:t>¨</w:t>
      </w:r>
      <w:r>
        <w:rPr>
          <w:spacing w:val="9"/>
          <w:w w:val="90"/>
          <w:sz w:val="20"/>
        </w:rPr>
        <w:t>o</w:t>
      </w:r>
      <w:r>
        <w:rPr>
          <w:spacing w:val="9"/>
          <w:w w:val="93"/>
          <w:sz w:val="20"/>
        </w:rPr>
        <w:t>hringer,</w:t>
      </w:r>
      <w:r>
        <w:rPr>
          <w:spacing w:val="-1"/>
          <w:w w:val="94"/>
          <w:sz w:val="20"/>
        </w:rPr>
        <w:t xml:space="preserve"> </w:t>
      </w:r>
      <w:r>
        <w:rPr>
          <w:w w:val="95"/>
          <w:sz w:val="20"/>
        </w:rPr>
        <w:t xml:space="preserve">D., Meerpohl, J.J., Eisele-Metzger, A.: Large language models for conducting systematic </w:t>
      </w:r>
      <w:r>
        <w:rPr>
          <w:sz w:val="20"/>
        </w:rPr>
        <w:t xml:space="preserve">reviews: on the rise, but not yet ready for use—a scoping review. Journal of Clinical Epidemiology </w:t>
      </w:r>
      <w:r>
        <w:rPr>
          <w:rFonts w:ascii="Century Schoolbook" w:hAnsi="Century Schoolbook"/>
          <w:b/>
          <w:sz w:val="20"/>
        </w:rPr>
        <w:t>181</w:t>
      </w:r>
      <w:r>
        <w:rPr>
          <w:sz w:val="20"/>
        </w:rPr>
        <w:t>, 111746 (2025)</w:t>
      </w:r>
    </w:p>
    <w:p w14:paraId="749FC99D" w14:textId="77777777" w:rsidR="00EF4BD5" w:rsidRDefault="00EF4BD5">
      <w:pPr>
        <w:pStyle w:val="ListParagraph"/>
        <w:spacing w:line="249" w:lineRule="auto"/>
        <w:rPr>
          <w:sz w:val="20"/>
        </w:rPr>
        <w:sectPr w:rsidR="00EF4BD5">
          <w:pgSz w:w="11910" w:h="16840"/>
          <w:pgMar w:top="1180" w:right="1133" w:bottom="860" w:left="1133" w:header="0" w:footer="678" w:gutter="0"/>
          <w:cols w:space="720"/>
        </w:sectPr>
      </w:pPr>
    </w:p>
    <w:p w14:paraId="31068D96" w14:textId="77777777" w:rsidR="00EF4BD5" w:rsidRDefault="00000000">
      <w:pPr>
        <w:pStyle w:val="ListParagraph"/>
        <w:numPr>
          <w:ilvl w:val="0"/>
          <w:numId w:val="1"/>
        </w:numPr>
        <w:tabs>
          <w:tab w:val="left" w:pos="940"/>
        </w:tabs>
        <w:spacing w:before="54" w:line="247" w:lineRule="auto"/>
        <w:ind w:left="940" w:hanging="410"/>
        <w:jc w:val="both"/>
        <w:rPr>
          <w:sz w:val="20"/>
        </w:rPr>
      </w:pPr>
      <w:bookmarkStart w:id="43" w:name="_bookmark20"/>
      <w:bookmarkEnd w:id="43"/>
      <w:r>
        <w:rPr>
          <w:sz w:val="20"/>
        </w:rPr>
        <w:lastRenderedPageBreak/>
        <w:t>Clark, J., Barton, B.L., Albarqouni, L., Byambasuren, O., Jowsey, T., Keogh, J.W., Liang, T.,</w:t>
      </w:r>
      <w:r>
        <w:rPr>
          <w:spacing w:val="40"/>
          <w:sz w:val="20"/>
        </w:rPr>
        <w:t xml:space="preserve"> </w:t>
      </w:r>
      <w:r>
        <w:rPr>
          <w:sz w:val="20"/>
        </w:rPr>
        <w:t>Moro,</w:t>
      </w:r>
      <w:r>
        <w:rPr>
          <w:spacing w:val="-4"/>
          <w:sz w:val="20"/>
        </w:rPr>
        <w:t xml:space="preserve"> </w:t>
      </w:r>
      <w:r>
        <w:rPr>
          <w:sz w:val="20"/>
        </w:rPr>
        <w:t>C.,</w:t>
      </w:r>
      <w:r>
        <w:rPr>
          <w:spacing w:val="-4"/>
          <w:sz w:val="20"/>
        </w:rPr>
        <w:t xml:space="preserve"> </w:t>
      </w:r>
      <w:r>
        <w:rPr>
          <w:sz w:val="20"/>
        </w:rPr>
        <w:t>O’Neill,</w:t>
      </w:r>
      <w:r>
        <w:rPr>
          <w:spacing w:val="-4"/>
          <w:sz w:val="20"/>
        </w:rPr>
        <w:t xml:space="preserve"> </w:t>
      </w:r>
      <w:r>
        <w:rPr>
          <w:sz w:val="20"/>
        </w:rPr>
        <w:t>H.M.,</w:t>
      </w:r>
      <w:r>
        <w:rPr>
          <w:spacing w:val="-4"/>
          <w:sz w:val="20"/>
        </w:rPr>
        <w:t xml:space="preserve"> </w:t>
      </w:r>
      <w:r>
        <w:rPr>
          <w:sz w:val="20"/>
        </w:rPr>
        <w:t>Jones,</w:t>
      </w:r>
      <w:r>
        <w:rPr>
          <w:spacing w:val="-4"/>
          <w:sz w:val="20"/>
        </w:rPr>
        <w:t xml:space="preserve"> </w:t>
      </w:r>
      <w:r>
        <w:rPr>
          <w:sz w:val="20"/>
        </w:rPr>
        <w:t>M.A.:</w:t>
      </w:r>
      <w:r>
        <w:rPr>
          <w:spacing w:val="-4"/>
          <w:sz w:val="20"/>
        </w:rPr>
        <w:t xml:space="preserve"> </w:t>
      </w:r>
      <w:r>
        <w:rPr>
          <w:sz w:val="20"/>
        </w:rPr>
        <w:t>Generative</w:t>
      </w:r>
      <w:r>
        <w:rPr>
          <w:spacing w:val="-4"/>
          <w:sz w:val="20"/>
        </w:rPr>
        <w:t xml:space="preserve"> </w:t>
      </w:r>
      <w:r>
        <w:rPr>
          <w:sz w:val="20"/>
        </w:rPr>
        <w:t>artificial</w:t>
      </w:r>
      <w:r>
        <w:rPr>
          <w:spacing w:val="-4"/>
          <w:sz w:val="20"/>
        </w:rPr>
        <w:t xml:space="preserve"> </w:t>
      </w:r>
      <w:r>
        <w:rPr>
          <w:sz w:val="20"/>
        </w:rPr>
        <w:t>intelligence</w:t>
      </w:r>
      <w:r>
        <w:rPr>
          <w:spacing w:val="-4"/>
          <w:sz w:val="20"/>
        </w:rPr>
        <w:t xml:space="preserve"> </w:t>
      </w:r>
      <w:r>
        <w:rPr>
          <w:sz w:val="20"/>
        </w:rPr>
        <w:t>use</w:t>
      </w:r>
      <w:r>
        <w:rPr>
          <w:spacing w:val="-4"/>
          <w:sz w:val="20"/>
        </w:rPr>
        <w:t xml:space="preserve"> </w:t>
      </w:r>
      <w:r>
        <w:rPr>
          <w:sz w:val="20"/>
        </w:rPr>
        <w:t>in</w:t>
      </w:r>
      <w:r>
        <w:rPr>
          <w:spacing w:val="-4"/>
          <w:sz w:val="20"/>
        </w:rPr>
        <w:t xml:space="preserve"> </w:t>
      </w:r>
      <w:r>
        <w:rPr>
          <w:sz w:val="20"/>
        </w:rPr>
        <w:t>evidence</w:t>
      </w:r>
      <w:r>
        <w:rPr>
          <w:spacing w:val="-4"/>
          <w:sz w:val="20"/>
        </w:rPr>
        <w:t xml:space="preserve"> </w:t>
      </w:r>
      <w:r>
        <w:rPr>
          <w:sz w:val="20"/>
        </w:rPr>
        <w:t>synthesis:</w:t>
      </w:r>
      <w:r>
        <w:rPr>
          <w:spacing w:val="-4"/>
          <w:sz w:val="20"/>
        </w:rPr>
        <w:t xml:space="preserve"> </w:t>
      </w:r>
      <w:r>
        <w:rPr>
          <w:sz w:val="20"/>
        </w:rPr>
        <w:t xml:space="preserve">A systematic review. Research Synthesis Methods </w:t>
      </w:r>
      <w:r>
        <w:rPr>
          <w:rFonts w:ascii="Century Schoolbook" w:hAnsi="Century Schoolbook"/>
          <w:b/>
          <w:sz w:val="20"/>
        </w:rPr>
        <w:t>16</w:t>
      </w:r>
      <w:r>
        <w:rPr>
          <w:sz w:val="20"/>
        </w:rPr>
        <w:t>(4), 601–619 (2025)</w:t>
      </w:r>
    </w:p>
    <w:p w14:paraId="63728F94" w14:textId="77777777" w:rsidR="00EF4BD5" w:rsidRDefault="00000000">
      <w:pPr>
        <w:pStyle w:val="ListParagraph"/>
        <w:numPr>
          <w:ilvl w:val="0"/>
          <w:numId w:val="1"/>
        </w:numPr>
        <w:tabs>
          <w:tab w:val="left" w:pos="940"/>
        </w:tabs>
        <w:spacing w:before="202" w:line="254" w:lineRule="auto"/>
        <w:ind w:left="940" w:right="89" w:hanging="410"/>
        <w:jc w:val="both"/>
        <w:rPr>
          <w:sz w:val="20"/>
        </w:rPr>
      </w:pPr>
      <w:bookmarkStart w:id="44" w:name="_bookmark21"/>
      <w:bookmarkEnd w:id="44"/>
      <w:r>
        <w:rPr>
          <w:sz w:val="20"/>
        </w:rPr>
        <w:t>Li, L., Mathrani, A., Susnjak, T.: Transforming evidence synthesis: A systematic review of the evolution of automated meta-analysis in the age of ai. Research Synthesis Methods, 1–48 (2026)</w:t>
      </w:r>
    </w:p>
    <w:p w14:paraId="3CFB03AC" w14:textId="77777777" w:rsidR="00EF4BD5" w:rsidRDefault="00000000">
      <w:pPr>
        <w:pStyle w:val="ListParagraph"/>
        <w:numPr>
          <w:ilvl w:val="0"/>
          <w:numId w:val="1"/>
        </w:numPr>
        <w:tabs>
          <w:tab w:val="left" w:pos="940"/>
        </w:tabs>
        <w:spacing w:before="198" w:line="247" w:lineRule="auto"/>
        <w:ind w:left="940" w:right="87" w:hanging="410"/>
        <w:jc w:val="both"/>
        <w:rPr>
          <w:sz w:val="20"/>
        </w:rPr>
      </w:pPr>
      <w:r>
        <w:rPr>
          <w:spacing w:val="10"/>
          <w:sz w:val="20"/>
        </w:rPr>
        <w:t>Barrag</w:t>
      </w:r>
      <w:r>
        <w:rPr>
          <w:spacing w:val="-90"/>
          <w:sz w:val="20"/>
        </w:rPr>
        <w:t>´</w:t>
      </w:r>
      <w:r>
        <w:rPr>
          <w:spacing w:val="10"/>
          <w:w w:val="99"/>
          <w:sz w:val="20"/>
        </w:rPr>
        <w:t>a</w:t>
      </w:r>
      <w:r>
        <w:rPr>
          <w:spacing w:val="10"/>
          <w:w w:val="97"/>
          <w:sz w:val="20"/>
        </w:rPr>
        <w:t>n,</w:t>
      </w:r>
      <w:r>
        <w:rPr>
          <w:spacing w:val="-8"/>
          <w:w w:val="99"/>
          <w:sz w:val="20"/>
        </w:rPr>
        <w:t xml:space="preserve"> </w:t>
      </w:r>
      <w:r>
        <w:rPr>
          <w:sz w:val="20"/>
        </w:rPr>
        <w:t>A.M.,</w:t>
      </w:r>
      <w:r>
        <w:rPr>
          <w:spacing w:val="-8"/>
          <w:sz w:val="20"/>
        </w:rPr>
        <w:t xml:space="preserve"> </w:t>
      </w:r>
      <w:r>
        <w:rPr>
          <w:sz w:val="20"/>
        </w:rPr>
        <w:t>Bonett,</w:t>
      </w:r>
      <w:r>
        <w:rPr>
          <w:spacing w:val="-8"/>
          <w:sz w:val="20"/>
        </w:rPr>
        <w:t xml:space="preserve"> </w:t>
      </w:r>
      <w:r>
        <w:rPr>
          <w:sz w:val="20"/>
        </w:rPr>
        <w:t>S.E.O.,</w:t>
      </w:r>
      <w:r>
        <w:rPr>
          <w:spacing w:val="-8"/>
          <w:sz w:val="20"/>
        </w:rPr>
        <w:t xml:space="preserve"> </w:t>
      </w:r>
      <w:r>
        <w:rPr>
          <w:sz w:val="20"/>
        </w:rPr>
        <w:t>Rodr´ıguez-Grande,</w:t>
      </w:r>
      <w:r>
        <w:rPr>
          <w:spacing w:val="-8"/>
          <w:sz w:val="20"/>
        </w:rPr>
        <w:t xml:space="preserve"> </w:t>
      </w:r>
      <w:r>
        <w:rPr>
          <w:sz w:val="20"/>
        </w:rPr>
        <w:t>E.-I.,</w:t>
      </w:r>
      <w:r>
        <w:rPr>
          <w:spacing w:val="-8"/>
          <w:sz w:val="20"/>
        </w:rPr>
        <w:t xml:space="preserve"> </w:t>
      </w:r>
      <w:r>
        <w:rPr>
          <w:sz w:val="20"/>
        </w:rPr>
        <w:t>Orjuela-</w:t>
      </w:r>
      <w:r>
        <w:rPr>
          <w:spacing w:val="25"/>
          <w:w w:val="102"/>
          <w:sz w:val="20"/>
        </w:rPr>
        <w:t>Ca</w:t>
      </w:r>
      <w:r>
        <w:rPr>
          <w:spacing w:val="-80"/>
          <w:w w:val="96"/>
          <w:sz w:val="20"/>
        </w:rPr>
        <w:t>n</w:t>
      </w:r>
      <w:r>
        <w:rPr>
          <w:spacing w:val="30"/>
          <w:w w:val="102"/>
          <w:sz w:val="20"/>
        </w:rPr>
        <w:t>˜</w:t>
      </w:r>
      <w:r>
        <w:rPr>
          <w:spacing w:val="-75"/>
          <w:w w:val="102"/>
          <w:sz w:val="20"/>
        </w:rPr>
        <w:t>´</w:t>
      </w:r>
      <w:r>
        <w:rPr>
          <w:spacing w:val="25"/>
          <w:w w:val="95"/>
          <w:sz w:val="20"/>
        </w:rPr>
        <w:t>o</w:t>
      </w:r>
      <w:r>
        <w:rPr>
          <w:spacing w:val="25"/>
          <w:w w:val="99"/>
          <w:sz w:val="20"/>
        </w:rPr>
        <w:t>n,</w:t>
      </w:r>
      <w:r>
        <w:rPr>
          <w:spacing w:val="-8"/>
          <w:w w:val="99"/>
          <w:sz w:val="20"/>
        </w:rPr>
        <w:t xml:space="preserve"> </w:t>
      </w:r>
      <w:r>
        <w:rPr>
          <w:sz w:val="20"/>
        </w:rPr>
        <w:t>A.D.,</w:t>
      </w:r>
      <w:r>
        <w:rPr>
          <w:spacing w:val="-8"/>
          <w:sz w:val="20"/>
        </w:rPr>
        <w:t xml:space="preserve"> </w:t>
      </w:r>
      <w:r>
        <w:rPr>
          <w:sz w:val="20"/>
        </w:rPr>
        <w:t>Perdomo,</w:t>
      </w:r>
      <w:r>
        <w:rPr>
          <w:spacing w:val="-8"/>
          <w:sz w:val="20"/>
        </w:rPr>
        <w:t xml:space="preserve"> </w:t>
      </w:r>
      <w:r>
        <w:rPr>
          <w:sz w:val="20"/>
        </w:rPr>
        <w:t xml:space="preserve">O.J., </w:t>
      </w:r>
      <w:r>
        <w:rPr>
          <w:spacing w:val="11"/>
          <w:sz w:val="20"/>
        </w:rPr>
        <w:t>S</w:t>
      </w:r>
      <w:r>
        <w:rPr>
          <w:spacing w:val="-89"/>
          <w:w w:val="101"/>
          <w:sz w:val="20"/>
        </w:rPr>
        <w:t>´</w:t>
      </w:r>
      <w:r>
        <w:rPr>
          <w:spacing w:val="11"/>
          <w:sz w:val="20"/>
        </w:rPr>
        <w:t>a</w:t>
      </w:r>
      <w:r>
        <w:rPr>
          <w:spacing w:val="11"/>
          <w:w w:val="97"/>
          <w:sz w:val="20"/>
        </w:rPr>
        <w:t>n</w:t>
      </w:r>
      <w:r>
        <w:rPr>
          <w:spacing w:val="5"/>
          <w:w w:val="97"/>
          <w:sz w:val="20"/>
        </w:rPr>
        <w:t>c</w:t>
      </w:r>
      <w:r>
        <w:rPr>
          <w:spacing w:val="11"/>
          <w:sz w:val="20"/>
        </w:rPr>
        <w:t>hez-</w:t>
      </w:r>
      <w:r>
        <w:rPr>
          <w:sz w:val="20"/>
        </w:rPr>
        <w:t xml:space="preserve">Vanegas, G.: Artificial intelligence resources for the screening of titles and abstracts in </w:t>
      </w:r>
      <w:r>
        <w:rPr>
          <w:spacing w:val="-2"/>
          <w:sz w:val="20"/>
        </w:rPr>
        <w:t>systematic</w:t>
      </w:r>
      <w:r>
        <w:rPr>
          <w:spacing w:val="-11"/>
          <w:sz w:val="20"/>
        </w:rPr>
        <w:t xml:space="preserve"> </w:t>
      </w:r>
      <w:r>
        <w:rPr>
          <w:spacing w:val="-2"/>
          <w:sz w:val="20"/>
        </w:rPr>
        <w:t>reviews:</w:t>
      </w:r>
      <w:r>
        <w:rPr>
          <w:spacing w:val="-10"/>
          <w:sz w:val="20"/>
        </w:rPr>
        <w:t xml:space="preserve"> </w:t>
      </w:r>
      <w:r>
        <w:rPr>
          <w:spacing w:val="-2"/>
          <w:sz w:val="20"/>
        </w:rPr>
        <w:t>a</w:t>
      </w:r>
      <w:r>
        <w:rPr>
          <w:spacing w:val="-10"/>
          <w:sz w:val="20"/>
        </w:rPr>
        <w:t xml:space="preserve"> </w:t>
      </w:r>
      <w:r>
        <w:rPr>
          <w:spacing w:val="-2"/>
          <w:sz w:val="20"/>
        </w:rPr>
        <w:t>scoping</w:t>
      </w:r>
      <w:r>
        <w:rPr>
          <w:spacing w:val="-10"/>
          <w:sz w:val="20"/>
        </w:rPr>
        <w:t xml:space="preserve"> </w:t>
      </w:r>
      <w:r>
        <w:rPr>
          <w:spacing w:val="-2"/>
          <w:sz w:val="20"/>
        </w:rPr>
        <w:t>review.</w:t>
      </w:r>
      <w:r>
        <w:rPr>
          <w:spacing w:val="-10"/>
          <w:sz w:val="20"/>
        </w:rPr>
        <w:t xml:space="preserve"> </w:t>
      </w:r>
      <w:r>
        <w:rPr>
          <w:spacing w:val="-2"/>
          <w:sz w:val="20"/>
        </w:rPr>
        <w:t>Cochrane</w:t>
      </w:r>
      <w:r>
        <w:rPr>
          <w:spacing w:val="-10"/>
          <w:sz w:val="20"/>
        </w:rPr>
        <w:t xml:space="preserve"> </w:t>
      </w:r>
      <w:r>
        <w:rPr>
          <w:spacing w:val="-2"/>
          <w:sz w:val="20"/>
        </w:rPr>
        <w:t>Evidence</w:t>
      </w:r>
      <w:r>
        <w:rPr>
          <w:spacing w:val="-10"/>
          <w:sz w:val="20"/>
        </w:rPr>
        <w:t xml:space="preserve"> </w:t>
      </w:r>
      <w:r>
        <w:rPr>
          <w:spacing w:val="-2"/>
          <w:sz w:val="20"/>
        </w:rPr>
        <w:t>Synthesis</w:t>
      </w:r>
      <w:r>
        <w:rPr>
          <w:spacing w:val="-10"/>
          <w:sz w:val="20"/>
        </w:rPr>
        <w:t xml:space="preserve"> </w:t>
      </w:r>
      <w:r>
        <w:rPr>
          <w:spacing w:val="-2"/>
          <w:sz w:val="20"/>
        </w:rPr>
        <w:t>and</w:t>
      </w:r>
      <w:r>
        <w:rPr>
          <w:spacing w:val="-10"/>
          <w:sz w:val="20"/>
        </w:rPr>
        <w:t xml:space="preserve"> </w:t>
      </w:r>
      <w:r>
        <w:rPr>
          <w:spacing w:val="-2"/>
          <w:sz w:val="20"/>
        </w:rPr>
        <w:t>Methods</w:t>
      </w:r>
      <w:r>
        <w:rPr>
          <w:spacing w:val="-10"/>
          <w:sz w:val="20"/>
        </w:rPr>
        <w:t xml:space="preserve"> </w:t>
      </w:r>
      <w:r>
        <w:rPr>
          <w:rFonts w:ascii="Century Schoolbook" w:hAnsi="Century Schoolbook"/>
          <w:b/>
          <w:spacing w:val="-2"/>
          <w:sz w:val="20"/>
        </w:rPr>
        <w:t>4</w:t>
      </w:r>
      <w:r>
        <w:rPr>
          <w:spacing w:val="-2"/>
          <w:sz w:val="20"/>
        </w:rPr>
        <w:t>(5),</w:t>
      </w:r>
      <w:r>
        <w:rPr>
          <w:spacing w:val="-10"/>
          <w:sz w:val="20"/>
        </w:rPr>
        <w:t xml:space="preserve"> </w:t>
      </w:r>
      <w:r>
        <w:rPr>
          <w:spacing w:val="-2"/>
          <w:sz w:val="20"/>
        </w:rPr>
        <w:t>70098</w:t>
      </w:r>
      <w:r>
        <w:rPr>
          <w:spacing w:val="-10"/>
          <w:sz w:val="20"/>
        </w:rPr>
        <w:t xml:space="preserve"> </w:t>
      </w:r>
      <w:r>
        <w:rPr>
          <w:spacing w:val="-2"/>
          <w:sz w:val="20"/>
        </w:rPr>
        <w:t>(2026)</w:t>
      </w:r>
    </w:p>
    <w:p w14:paraId="04C8AE56" w14:textId="77777777" w:rsidR="00EF4BD5" w:rsidRDefault="00000000">
      <w:pPr>
        <w:pStyle w:val="ListParagraph"/>
        <w:numPr>
          <w:ilvl w:val="0"/>
          <w:numId w:val="1"/>
        </w:numPr>
        <w:tabs>
          <w:tab w:val="left" w:pos="940"/>
        </w:tabs>
        <w:spacing w:line="247" w:lineRule="auto"/>
        <w:ind w:left="940" w:hanging="410"/>
        <w:jc w:val="both"/>
        <w:rPr>
          <w:sz w:val="20"/>
        </w:rPr>
      </w:pPr>
      <w:r>
        <w:rPr>
          <w:sz w:val="20"/>
        </w:rPr>
        <w:t>Harasgama, S., Pearce, H., Appel, C., Loftus, L., Painter, H., Kuhn, I., Karpusheff, J., Ceesay, A., Ford,</w:t>
      </w:r>
      <w:r>
        <w:rPr>
          <w:spacing w:val="-4"/>
          <w:sz w:val="20"/>
        </w:rPr>
        <w:t xml:space="preserve"> </w:t>
      </w:r>
      <w:r>
        <w:rPr>
          <w:sz w:val="20"/>
        </w:rPr>
        <w:t>J.:</w:t>
      </w:r>
      <w:r>
        <w:rPr>
          <w:spacing w:val="-4"/>
          <w:sz w:val="20"/>
        </w:rPr>
        <w:t xml:space="preserve"> </w:t>
      </w:r>
      <w:r>
        <w:rPr>
          <w:sz w:val="20"/>
        </w:rPr>
        <w:t>Artificial</w:t>
      </w:r>
      <w:r>
        <w:rPr>
          <w:spacing w:val="-4"/>
          <w:sz w:val="20"/>
        </w:rPr>
        <w:t xml:space="preserve"> </w:t>
      </w:r>
      <w:r>
        <w:rPr>
          <w:sz w:val="20"/>
        </w:rPr>
        <w:t>intelligence</w:t>
      </w:r>
      <w:r>
        <w:rPr>
          <w:spacing w:val="-4"/>
          <w:sz w:val="20"/>
        </w:rPr>
        <w:t xml:space="preserve"> </w:t>
      </w:r>
      <w:r>
        <w:rPr>
          <w:sz w:val="20"/>
        </w:rPr>
        <w:t>tools</w:t>
      </w:r>
      <w:r>
        <w:rPr>
          <w:spacing w:val="-4"/>
          <w:sz w:val="20"/>
        </w:rPr>
        <w:t xml:space="preserve"> </w:t>
      </w:r>
      <w:r>
        <w:rPr>
          <w:sz w:val="20"/>
        </w:rPr>
        <w:t>for</w:t>
      </w:r>
      <w:r>
        <w:rPr>
          <w:spacing w:val="-4"/>
          <w:sz w:val="20"/>
        </w:rPr>
        <w:t xml:space="preserve"> </w:t>
      </w:r>
      <w:r>
        <w:rPr>
          <w:sz w:val="20"/>
        </w:rPr>
        <w:t>automating</w:t>
      </w:r>
      <w:r>
        <w:rPr>
          <w:spacing w:val="-4"/>
          <w:sz w:val="20"/>
        </w:rPr>
        <w:t xml:space="preserve"> </w:t>
      </w:r>
      <w:r>
        <w:rPr>
          <w:sz w:val="20"/>
        </w:rPr>
        <w:t>evidence</w:t>
      </w:r>
      <w:r>
        <w:rPr>
          <w:spacing w:val="-4"/>
          <w:sz w:val="20"/>
        </w:rPr>
        <w:t xml:space="preserve"> </w:t>
      </w:r>
      <w:r>
        <w:rPr>
          <w:sz w:val="20"/>
        </w:rPr>
        <w:t>synthesis:</w:t>
      </w:r>
      <w:r>
        <w:rPr>
          <w:spacing w:val="-4"/>
          <w:sz w:val="20"/>
        </w:rPr>
        <w:t xml:space="preserve"> </w:t>
      </w:r>
      <w:r>
        <w:rPr>
          <w:sz w:val="20"/>
        </w:rPr>
        <w:t>Scoping</w:t>
      </w:r>
      <w:r>
        <w:rPr>
          <w:spacing w:val="-4"/>
          <w:sz w:val="20"/>
        </w:rPr>
        <w:t xml:space="preserve"> </w:t>
      </w:r>
      <w:r>
        <w:rPr>
          <w:sz w:val="20"/>
        </w:rPr>
        <w:t>review.</w:t>
      </w:r>
      <w:r>
        <w:rPr>
          <w:spacing w:val="-4"/>
          <w:sz w:val="20"/>
        </w:rPr>
        <w:t xml:space="preserve"> </w:t>
      </w:r>
      <w:r>
        <w:rPr>
          <w:sz w:val="20"/>
        </w:rPr>
        <w:t>Journal</w:t>
      </w:r>
      <w:r>
        <w:rPr>
          <w:spacing w:val="-4"/>
          <w:sz w:val="20"/>
        </w:rPr>
        <w:t xml:space="preserve"> </w:t>
      </w:r>
      <w:r>
        <w:rPr>
          <w:sz w:val="20"/>
        </w:rPr>
        <w:t xml:space="preserve">of Medical Internet Research </w:t>
      </w:r>
      <w:r>
        <w:rPr>
          <w:rFonts w:ascii="Century Schoolbook"/>
          <w:b/>
          <w:sz w:val="20"/>
        </w:rPr>
        <w:t>28</w:t>
      </w:r>
      <w:r>
        <w:rPr>
          <w:sz w:val="20"/>
        </w:rPr>
        <w:t>, 81597 (2026)</w:t>
      </w:r>
    </w:p>
    <w:p w14:paraId="21D4CC58" w14:textId="77777777" w:rsidR="00EF4BD5" w:rsidRDefault="00000000">
      <w:pPr>
        <w:pStyle w:val="ListParagraph"/>
        <w:numPr>
          <w:ilvl w:val="0"/>
          <w:numId w:val="1"/>
        </w:numPr>
        <w:tabs>
          <w:tab w:val="left" w:pos="940"/>
        </w:tabs>
        <w:spacing w:before="202" w:line="247" w:lineRule="auto"/>
        <w:ind w:left="940" w:hanging="410"/>
        <w:jc w:val="both"/>
        <w:rPr>
          <w:sz w:val="20"/>
        </w:rPr>
      </w:pPr>
      <w:r>
        <w:rPr>
          <w:sz w:val="20"/>
        </w:rPr>
        <w:t>Scherbakov, D., Hubig, N., Jansari, V., Bakumenko, A., Lenert, L.A.: The emergence of large lan</w:t>
      </w:r>
      <w:r>
        <w:rPr>
          <w:sz w:val="20"/>
        </w:rPr>
        <w:softHyphen/>
        <w:t xml:space="preserve">guage models as tools in literature reviews: a large language model-assisted systematic review. Journal of the American Medical Informatics Association </w:t>
      </w:r>
      <w:r>
        <w:rPr>
          <w:rFonts w:ascii="Century Schoolbook" w:hAnsi="Century Schoolbook"/>
          <w:b/>
          <w:sz w:val="20"/>
        </w:rPr>
        <w:t>32</w:t>
      </w:r>
      <w:r>
        <w:rPr>
          <w:sz w:val="20"/>
        </w:rPr>
        <w:t>(6), 1071–1086 (2025)</w:t>
      </w:r>
    </w:p>
    <w:p w14:paraId="7BB02129" w14:textId="77777777" w:rsidR="00EF4BD5" w:rsidRDefault="00000000">
      <w:pPr>
        <w:pStyle w:val="ListParagraph"/>
        <w:numPr>
          <w:ilvl w:val="0"/>
          <w:numId w:val="1"/>
        </w:numPr>
        <w:tabs>
          <w:tab w:val="left" w:pos="940"/>
        </w:tabs>
        <w:spacing w:line="254" w:lineRule="auto"/>
        <w:ind w:left="940" w:hanging="410"/>
        <w:jc w:val="both"/>
        <w:rPr>
          <w:sz w:val="20"/>
        </w:rPr>
      </w:pPr>
      <w:bookmarkStart w:id="45" w:name="_bookmark22"/>
      <w:bookmarkEnd w:id="45"/>
      <w:r>
        <w:rPr>
          <w:sz w:val="20"/>
        </w:rPr>
        <w:t>Laignelot,</w:t>
      </w:r>
      <w:r>
        <w:rPr>
          <w:spacing w:val="-5"/>
          <w:sz w:val="20"/>
        </w:rPr>
        <w:t xml:space="preserve"> </w:t>
      </w:r>
      <w:r>
        <w:rPr>
          <w:sz w:val="20"/>
        </w:rPr>
        <w:t>F.,</w:t>
      </w:r>
      <w:r>
        <w:rPr>
          <w:spacing w:val="-5"/>
          <w:sz w:val="20"/>
        </w:rPr>
        <w:t xml:space="preserve"> </w:t>
      </w:r>
      <w:r>
        <w:rPr>
          <w:sz w:val="20"/>
        </w:rPr>
        <w:t>Martin,</w:t>
      </w:r>
      <w:r>
        <w:rPr>
          <w:spacing w:val="-5"/>
          <w:sz w:val="20"/>
        </w:rPr>
        <w:t xml:space="preserve"> </w:t>
      </w:r>
      <w:r>
        <w:rPr>
          <w:sz w:val="20"/>
        </w:rPr>
        <w:t>G.L.,</w:t>
      </w:r>
      <w:r>
        <w:rPr>
          <w:spacing w:val="-5"/>
          <w:sz w:val="20"/>
        </w:rPr>
        <w:t xml:space="preserve"> </w:t>
      </w:r>
      <w:r>
        <w:rPr>
          <w:sz w:val="20"/>
        </w:rPr>
        <w:t>Ossman,</w:t>
      </w:r>
      <w:r>
        <w:rPr>
          <w:spacing w:val="-4"/>
          <w:sz w:val="20"/>
        </w:rPr>
        <w:t xml:space="preserve"> </w:t>
      </w:r>
      <w:r>
        <w:rPr>
          <w:sz w:val="20"/>
        </w:rPr>
        <w:t>M.,</w:t>
      </w:r>
      <w:r>
        <w:rPr>
          <w:spacing w:val="-5"/>
          <w:sz w:val="20"/>
        </w:rPr>
        <w:t xml:space="preserve"> </w:t>
      </w:r>
      <w:r>
        <w:rPr>
          <w:sz w:val="20"/>
        </w:rPr>
        <w:t>Pingeon,</w:t>
      </w:r>
      <w:r>
        <w:rPr>
          <w:spacing w:val="-5"/>
          <w:sz w:val="20"/>
        </w:rPr>
        <w:t xml:space="preserve"> </w:t>
      </w:r>
      <w:r>
        <w:rPr>
          <w:sz w:val="20"/>
        </w:rPr>
        <w:t>O.,</w:t>
      </w:r>
      <w:r>
        <w:rPr>
          <w:spacing w:val="-5"/>
          <w:sz w:val="20"/>
        </w:rPr>
        <w:t xml:space="preserve"> </w:t>
      </w:r>
      <w:r>
        <w:rPr>
          <w:sz w:val="20"/>
        </w:rPr>
        <w:t>Boubaker,</w:t>
      </w:r>
      <w:r>
        <w:rPr>
          <w:spacing w:val="-5"/>
          <w:sz w:val="20"/>
        </w:rPr>
        <w:t xml:space="preserve"> </w:t>
      </w:r>
      <w:r>
        <w:rPr>
          <w:sz w:val="20"/>
        </w:rPr>
        <w:t>A.,</w:t>
      </w:r>
      <w:r>
        <w:rPr>
          <w:spacing w:val="-4"/>
          <w:sz w:val="20"/>
        </w:rPr>
        <w:t xml:space="preserve"> </w:t>
      </w:r>
      <w:r>
        <w:rPr>
          <w:sz w:val="20"/>
        </w:rPr>
        <w:t>Picovschi,</w:t>
      </w:r>
      <w:r>
        <w:rPr>
          <w:spacing w:val="-5"/>
          <w:sz w:val="20"/>
        </w:rPr>
        <w:t xml:space="preserve"> </w:t>
      </w:r>
      <w:r>
        <w:rPr>
          <w:sz w:val="20"/>
        </w:rPr>
        <w:t>E.,</w:t>
      </w:r>
      <w:r>
        <w:rPr>
          <w:spacing w:val="-5"/>
          <w:sz w:val="20"/>
        </w:rPr>
        <w:t xml:space="preserve"> </w:t>
      </w:r>
      <w:r>
        <w:rPr>
          <w:sz w:val="20"/>
        </w:rPr>
        <w:t>Kim,</w:t>
      </w:r>
      <w:r>
        <w:rPr>
          <w:spacing w:val="-5"/>
          <w:sz w:val="20"/>
        </w:rPr>
        <w:t xml:space="preserve"> </w:t>
      </w:r>
      <w:r>
        <w:rPr>
          <w:sz w:val="20"/>
        </w:rPr>
        <w:t>J.,</w:t>
      </w:r>
      <w:r>
        <w:rPr>
          <w:spacing w:val="-4"/>
          <w:sz w:val="20"/>
        </w:rPr>
        <w:t xml:space="preserve"> </w:t>
      </w:r>
      <w:r>
        <w:rPr>
          <w:sz w:val="20"/>
        </w:rPr>
        <w:t>Tannier, X.,</w:t>
      </w:r>
      <w:r>
        <w:rPr>
          <w:spacing w:val="-6"/>
          <w:sz w:val="20"/>
        </w:rPr>
        <w:t xml:space="preserve"> </w:t>
      </w:r>
      <w:r>
        <w:rPr>
          <w:sz w:val="20"/>
        </w:rPr>
        <w:t>Cohen,</w:t>
      </w:r>
      <w:r>
        <w:rPr>
          <w:spacing w:val="-6"/>
          <w:sz w:val="20"/>
        </w:rPr>
        <w:t xml:space="preserve"> </w:t>
      </w:r>
      <w:r>
        <w:rPr>
          <w:sz w:val="20"/>
        </w:rPr>
        <w:t>J.F.,</w:t>
      </w:r>
      <w:r>
        <w:rPr>
          <w:spacing w:val="-6"/>
          <w:sz w:val="20"/>
        </w:rPr>
        <w:t xml:space="preserve"> </w:t>
      </w:r>
      <w:r>
        <w:rPr>
          <w:sz w:val="20"/>
        </w:rPr>
        <w:t>Dechartres,</w:t>
      </w:r>
      <w:r>
        <w:rPr>
          <w:spacing w:val="-6"/>
          <w:sz w:val="20"/>
        </w:rPr>
        <w:t xml:space="preserve"> </w:t>
      </w:r>
      <w:r>
        <w:rPr>
          <w:sz w:val="20"/>
        </w:rPr>
        <w:t>A.:</w:t>
      </w:r>
      <w:r>
        <w:rPr>
          <w:spacing w:val="-6"/>
          <w:sz w:val="20"/>
        </w:rPr>
        <w:t xml:space="preserve"> </w:t>
      </w:r>
      <w:r>
        <w:rPr>
          <w:sz w:val="20"/>
        </w:rPr>
        <w:t>Large</w:t>
      </w:r>
      <w:r>
        <w:rPr>
          <w:spacing w:val="-6"/>
          <w:sz w:val="20"/>
        </w:rPr>
        <w:t xml:space="preserve"> </w:t>
      </w:r>
      <w:r>
        <w:rPr>
          <w:sz w:val="20"/>
        </w:rPr>
        <w:t>language</w:t>
      </w:r>
      <w:r>
        <w:rPr>
          <w:spacing w:val="-6"/>
          <w:sz w:val="20"/>
        </w:rPr>
        <w:t xml:space="preserve"> </w:t>
      </w:r>
      <w:r>
        <w:rPr>
          <w:sz w:val="20"/>
        </w:rPr>
        <w:t>models</w:t>
      </w:r>
      <w:r>
        <w:rPr>
          <w:spacing w:val="-6"/>
          <w:sz w:val="20"/>
        </w:rPr>
        <w:t xml:space="preserve"> </w:t>
      </w:r>
      <w:r>
        <w:rPr>
          <w:sz w:val="20"/>
        </w:rPr>
        <w:t>show</w:t>
      </w:r>
      <w:r>
        <w:rPr>
          <w:spacing w:val="-6"/>
          <w:sz w:val="20"/>
        </w:rPr>
        <w:t xml:space="preserve"> </w:t>
      </w:r>
      <w:r>
        <w:rPr>
          <w:sz w:val="20"/>
        </w:rPr>
        <w:t>promising</w:t>
      </w:r>
      <w:r>
        <w:rPr>
          <w:spacing w:val="-6"/>
          <w:sz w:val="20"/>
        </w:rPr>
        <w:t xml:space="preserve"> </w:t>
      </w:r>
      <w:r>
        <w:rPr>
          <w:sz w:val="20"/>
        </w:rPr>
        <w:t>performance</w:t>
      </w:r>
      <w:r>
        <w:rPr>
          <w:spacing w:val="-6"/>
          <w:sz w:val="20"/>
        </w:rPr>
        <w:t xml:space="preserve"> </w:t>
      </w:r>
      <w:r>
        <w:rPr>
          <w:sz w:val="20"/>
        </w:rPr>
        <w:t>for</w:t>
      </w:r>
      <w:r>
        <w:rPr>
          <w:spacing w:val="-6"/>
          <w:sz w:val="20"/>
        </w:rPr>
        <w:t xml:space="preserve"> </w:t>
      </w:r>
      <w:r>
        <w:rPr>
          <w:sz w:val="20"/>
        </w:rPr>
        <w:t>some</w:t>
      </w:r>
      <w:r>
        <w:rPr>
          <w:spacing w:val="-6"/>
          <w:sz w:val="20"/>
        </w:rPr>
        <w:t xml:space="preserve"> </w:t>
      </w:r>
      <w:r>
        <w:rPr>
          <w:sz w:val="20"/>
        </w:rPr>
        <w:t>sys</w:t>
      </w:r>
      <w:r>
        <w:rPr>
          <w:sz w:val="20"/>
        </w:rPr>
        <w:softHyphen/>
        <w:t>tematic</w:t>
      </w:r>
      <w:r>
        <w:rPr>
          <w:spacing w:val="-2"/>
          <w:sz w:val="20"/>
        </w:rPr>
        <w:t xml:space="preserve"> </w:t>
      </w:r>
      <w:r>
        <w:rPr>
          <w:sz w:val="20"/>
        </w:rPr>
        <w:t>review</w:t>
      </w:r>
      <w:r>
        <w:rPr>
          <w:spacing w:val="-2"/>
          <w:sz w:val="20"/>
        </w:rPr>
        <w:t xml:space="preserve"> </w:t>
      </w:r>
      <w:r>
        <w:rPr>
          <w:sz w:val="20"/>
        </w:rPr>
        <w:t>tasks</w:t>
      </w:r>
      <w:r>
        <w:rPr>
          <w:spacing w:val="-2"/>
          <w:sz w:val="20"/>
        </w:rPr>
        <w:t xml:space="preserve"> </w:t>
      </w:r>
      <w:r>
        <w:rPr>
          <w:sz w:val="20"/>
        </w:rPr>
        <w:t>but</w:t>
      </w:r>
      <w:r>
        <w:rPr>
          <w:spacing w:val="-2"/>
          <w:sz w:val="20"/>
        </w:rPr>
        <w:t xml:space="preserve"> </w:t>
      </w:r>
      <w:r>
        <w:rPr>
          <w:sz w:val="20"/>
        </w:rPr>
        <w:t>call</w:t>
      </w:r>
      <w:r>
        <w:rPr>
          <w:spacing w:val="-2"/>
          <w:sz w:val="20"/>
        </w:rPr>
        <w:t xml:space="preserve"> </w:t>
      </w:r>
      <w:r>
        <w:rPr>
          <w:sz w:val="20"/>
        </w:rPr>
        <w:t>for</w:t>
      </w:r>
      <w:r>
        <w:rPr>
          <w:spacing w:val="-2"/>
          <w:sz w:val="20"/>
        </w:rPr>
        <w:t xml:space="preserve"> </w:t>
      </w:r>
      <w:r>
        <w:rPr>
          <w:sz w:val="20"/>
        </w:rPr>
        <w:t>cautious</w:t>
      </w:r>
      <w:r>
        <w:rPr>
          <w:spacing w:val="-2"/>
          <w:sz w:val="20"/>
        </w:rPr>
        <w:t xml:space="preserve"> </w:t>
      </w:r>
      <w:r>
        <w:rPr>
          <w:sz w:val="20"/>
        </w:rPr>
        <w:t>implementation:</w:t>
      </w:r>
      <w:r>
        <w:rPr>
          <w:spacing w:val="-2"/>
          <w:sz w:val="20"/>
        </w:rPr>
        <w:t xml:space="preserve"> </w:t>
      </w:r>
      <w:r>
        <w:rPr>
          <w:sz w:val="20"/>
        </w:rPr>
        <w:t>a</w:t>
      </w:r>
      <w:r>
        <w:rPr>
          <w:spacing w:val="-2"/>
          <w:sz w:val="20"/>
        </w:rPr>
        <w:t xml:space="preserve"> </w:t>
      </w:r>
      <w:r>
        <w:rPr>
          <w:sz w:val="20"/>
        </w:rPr>
        <w:t>systematic</w:t>
      </w:r>
      <w:r>
        <w:rPr>
          <w:spacing w:val="-2"/>
          <w:sz w:val="20"/>
        </w:rPr>
        <w:t xml:space="preserve"> </w:t>
      </w:r>
      <w:r>
        <w:rPr>
          <w:sz w:val="20"/>
        </w:rPr>
        <w:t>review.</w:t>
      </w:r>
      <w:r>
        <w:rPr>
          <w:spacing w:val="-2"/>
          <w:sz w:val="20"/>
        </w:rPr>
        <w:t xml:space="preserve"> </w:t>
      </w:r>
      <w:r>
        <w:rPr>
          <w:sz w:val="20"/>
        </w:rPr>
        <w:t>Journal</w:t>
      </w:r>
      <w:r>
        <w:rPr>
          <w:spacing w:val="-2"/>
          <w:sz w:val="20"/>
        </w:rPr>
        <w:t xml:space="preserve"> </w:t>
      </w:r>
      <w:r>
        <w:rPr>
          <w:sz w:val="20"/>
        </w:rPr>
        <w:t>of</w:t>
      </w:r>
      <w:r>
        <w:rPr>
          <w:spacing w:val="-2"/>
          <w:sz w:val="20"/>
        </w:rPr>
        <w:t xml:space="preserve"> </w:t>
      </w:r>
      <w:r>
        <w:rPr>
          <w:sz w:val="20"/>
        </w:rPr>
        <w:t>Clinical Epidemiology, 112221 (2026)</w:t>
      </w:r>
    </w:p>
    <w:p w14:paraId="2EF50FE4" w14:textId="77777777" w:rsidR="00EF4BD5" w:rsidRDefault="00000000">
      <w:pPr>
        <w:pStyle w:val="ListParagraph"/>
        <w:numPr>
          <w:ilvl w:val="0"/>
          <w:numId w:val="1"/>
        </w:numPr>
        <w:tabs>
          <w:tab w:val="left" w:pos="940"/>
        </w:tabs>
        <w:spacing w:before="196" w:line="244" w:lineRule="auto"/>
        <w:ind w:left="940" w:right="87" w:hanging="410"/>
        <w:jc w:val="both"/>
        <w:rPr>
          <w:sz w:val="20"/>
        </w:rPr>
      </w:pPr>
      <w:bookmarkStart w:id="46" w:name="_bookmark23"/>
      <w:bookmarkEnd w:id="46"/>
      <w:r>
        <w:rPr>
          <w:sz w:val="20"/>
        </w:rPr>
        <w:t>Gong, E.J., Bang, C.S., Shin, Y.S.: Applications of large language models in medical research: From</w:t>
      </w:r>
      <w:r>
        <w:rPr>
          <w:spacing w:val="-13"/>
          <w:sz w:val="20"/>
        </w:rPr>
        <w:t xml:space="preserve"> </w:t>
      </w:r>
      <w:r>
        <w:rPr>
          <w:sz w:val="20"/>
        </w:rPr>
        <w:t>systematic</w:t>
      </w:r>
      <w:r>
        <w:rPr>
          <w:spacing w:val="-12"/>
          <w:sz w:val="20"/>
        </w:rPr>
        <w:t xml:space="preserve"> </w:t>
      </w:r>
      <w:r>
        <w:rPr>
          <w:sz w:val="20"/>
        </w:rPr>
        <w:t>reviews</w:t>
      </w:r>
      <w:r>
        <w:rPr>
          <w:spacing w:val="-12"/>
          <w:sz w:val="20"/>
        </w:rPr>
        <w:t xml:space="preserve"> </w:t>
      </w:r>
      <w:r>
        <w:rPr>
          <w:sz w:val="20"/>
        </w:rPr>
        <w:t>to</w:t>
      </w:r>
      <w:r>
        <w:rPr>
          <w:spacing w:val="-12"/>
          <w:sz w:val="20"/>
        </w:rPr>
        <w:t xml:space="preserve"> </w:t>
      </w:r>
      <w:r>
        <w:rPr>
          <w:sz w:val="20"/>
        </w:rPr>
        <w:t>clinical</w:t>
      </w:r>
      <w:r>
        <w:rPr>
          <w:spacing w:val="-12"/>
          <w:sz w:val="20"/>
        </w:rPr>
        <w:t xml:space="preserve"> </w:t>
      </w:r>
      <w:r>
        <w:rPr>
          <w:sz w:val="20"/>
        </w:rPr>
        <w:t>studies.</w:t>
      </w:r>
      <w:r>
        <w:rPr>
          <w:spacing w:val="-12"/>
          <w:sz w:val="20"/>
        </w:rPr>
        <w:t xml:space="preserve"> </w:t>
      </w:r>
      <w:r>
        <w:rPr>
          <w:sz w:val="20"/>
        </w:rPr>
        <w:t>Bioengineering</w:t>
      </w:r>
      <w:r>
        <w:rPr>
          <w:spacing w:val="-12"/>
          <w:sz w:val="20"/>
        </w:rPr>
        <w:t xml:space="preserve"> </w:t>
      </w:r>
      <w:r>
        <w:rPr>
          <w:rFonts w:ascii="Century Schoolbook"/>
          <w:b/>
          <w:sz w:val="20"/>
        </w:rPr>
        <w:t>13</w:t>
      </w:r>
      <w:r>
        <w:rPr>
          <w:sz w:val="20"/>
        </w:rPr>
        <w:t>(3)</w:t>
      </w:r>
      <w:r>
        <w:rPr>
          <w:spacing w:val="-12"/>
          <w:sz w:val="20"/>
        </w:rPr>
        <w:t xml:space="preserve"> </w:t>
      </w:r>
      <w:r>
        <w:rPr>
          <w:sz w:val="20"/>
        </w:rPr>
        <w:t>(2026)</w:t>
      </w:r>
      <w:r>
        <w:rPr>
          <w:spacing w:val="-12"/>
          <w:sz w:val="20"/>
        </w:rPr>
        <w:t xml:space="preserve"> </w:t>
      </w:r>
      <w:hyperlink r:id="rId29">
        <w:r>
          <w:rPr>
            <w:color w:val="0000FF"/>
            <w:sz w:val="20"/>
          </w:rPr>
          <w:t>https://doi.org/10.3390/</w:t>
        </w:r>
      </w:hyperlink>
      <w:r>
        <w:rPr>
          <w:color w:val="0000FF"/>
          <w:sz w:val="20"/>
        </w:rPr>
        <w:t xml:space="preserve"> </w:t>
      </w:r>
      <w:hyperlink r:id="rId30">
        <w:r>
          <w:rPr>
            <w:color w:val="0000FF"/>
            <w:spacing w:val="-2"/>
            <w:sz w:val="20"/>
          </w:rPr>
          <w:t>bioengineering13030365</w:t>
        </w:r>
      </w:hyperlink>
    </w:p>
    <w:p w14:paraId="0A6F6A2F" w14:textId="77777777" w:rsidR="00EF4BD5" w:rsidRDefault="00000000">
      <w:pPr>
        <w:pStyle w:val="ListParagraph"/>
        <w:numPr>
          <w:ilvl w:val="0"/>
          <w:numId w:val="1"/>
        </w:numPr>
        <w:tabs>
          <w:tab w:val="left" w:pos="940"/>
        </w:tabs>
        <w:spacing w:before="209" w:line="242" w:lineRule="auto"/>
        <w:ind w:left="940" w:right="84" w:hanging="410"/>
        <w:jc w:val="both"/>
        <w:rPr>
          <w:sz w:val="20"/>
        </w:rPr>
      </w:pPr>
      <w:bookmarkStart w:id="47" w:name="_bookmark24"/>
      <w:bookmarkEnd w:id="47"/>
      <w:r>
        <w:rPr>
          <w:sz w:val="20"/>
        </w:rPr>
        <w:t xml:space="preserve">Chen, S.F., Alyakin, A., Seas, A., Yang, E., Choi, J.J., Lee, J.V., Chen, A.L., Warman, P.I., Bitolas, </w:t>
      </w:r>
      <w:r>
        <w:rPr>
          <w:spacing w:val="-4"/>
          <w:sz w:val="20"/>
        </w:rPr>
        <w:t xml:space="preserve">R.T., Steele, R.J., </w:t>
      </w:r>
      <w:r>
        <w:rPr>
          <w:rFonts w:ascii="Bookman Old Style" w:hAnsi="Bookman Old Style"/>
          <w:i/>
          <w:spacing w:val="-4"/>
          <w:sz w:val="20"/>
        </w:rPr>
        <w:t>et al.</w:t>
      </w:r>
      <w:r>
        <w:rPr>
          <w:spacing w:val="-4"/>
          <w:sz w:val="20"/>
        </w:rPr>
        <w:t xml:space="preserve">: Llm-assisted systematic review of large language models in clinical medicine. </w:t>
      </w:r>
      <w:r>
        <w:rPr>
          <w:sz w:val="20"/>
        </w:rPr>
        <w:t xml:space="preserve">Nature medicine </w:t>
      </w:r>
      <w:r>
        <w:rPr>
          <w:rFonts w:ascii="Century Schoolbook" w:hAnsi="Century Schoolbook"/>
          <w:b/>
          <w:sz w:val="20"/>
        </w:rPr>
        <w:t>32</w:t>
      </w:r>
      <w:r>
        <w:rPr>
          <w:sz w:val="20"/>
        </w:rPr>
        <w:t>(3), 1152–1159 (2026)</w:t>
      </w:r>
    </w:p>
    <w:p w14:paraId="6F494412" w14:textId="77777777" w:rsidR="00EF4BD5" w:rsidRDefault="00000000">
      <w:pPr>
        <w:pStyle w:val="ListParagraph"/>
        <w:numPr>
          <w:ilvl w:val="0"/>
          <w:numId w:val="1"/>
        </w:numPr>
        <w:tabs>
          <w:tab w:val="left" w:pos="939"/>
        </w:tabs>
        <w:spacing w:before="209"/>
        <w:ind w:left="939" w:right="0" w:hanging="409"/>
        <w:jc w:val="both"/>
        <w:rPr>
          <w:sz w:val="20"/>
        </w:rPr>
      </w:pPr>
      <w:bookmarkStart w:id="48" w:name="_bookmark25"/>
      <w:bookmarkEnd w:id="48"/>
      <w:r>
        <w:rPr>
          <w:sz w:val="20"/>
        </w:rPr>
        <w:t>Cao,</w:t>
      </w:r>
      <w:r>
        <w:rPr>
          <w:spacing w:val="78"/>
          <w:sz w:val="20"/>
        </w:rPr>
        <w:t xml:space="preserve"> </w:t>
      </w:r>
      <w:r>
        <w:rPr>
          <w:sz w:val="20"/>
        </w:rPr>
        <w:t>C.,</w:t>
      </w:r>
      <w:r>
        <w:rPr>
          <w:spacing w:val="77"/>
          <w:sz w:val="20"/>
        </w:rPr>
        <w:t xml:space="preserve"> </w:t>
      </w:r>
      <w:r>
        <w:rPr>
          <w:sz w:val="20"/>
        </w:rPr>
        <w:t>Arora,</w:t>
      </w:r>
      <w:r>
        <w:rPr>
          <w:spacing w:val="78"/>
          <w:sz w:val="20"/>
        </w:rPr>
        <w:t xml:space="preserve"> </w:t>
      </w:r>
      <w:r>
        <w:rPr>
          <w:sz w:val="20"/>
        </w:rPr>
        <w:t>R.,</w:t>
      </w:r>
      <w:r>
        <w:rPr>
          <w:spacing w:val="77"/>
          <w:sz w:val="20"/>
        </w:rPr>
        <w:t xml:space="preserve"> </w:t>
      </w:r>
      <w:r>
        <w:rPr>
          <w:sz w:val="20"/>
        </w:rPr>
        <w:t>Cento,</w:t>
      </w:r>
      <w:r>
        <w:rPr>
          <w:spacing w:val="78"/>
          <w:sz w:val="20"/>
        </w:rPr>
        <w:t xml:space="preserve"> </w:t>
      </w:r>
      <w:r>
        <w:rPr>
          <w:sz w:val="20"/>
        </w:rPr>
        <w:t>P.,</w:t>
      </w:r>
      <w:r>
        <w:rPr>
          <w:spacing w:val="77"/>
          <w:sz w:val="20"/>
        </w:rPr>
        <w:t xml:space="preserve"> </w:t>
      </w:r>
      <w:r>
        <w:rPr>
          <w:sz w:val="20"/>
        </w:rPr>
        <w:t>Budak,</w:t>
      </w:r>
      <w:r>
        <w:rPr>
          <w:spacing w:val="79"/>
          <w:sz w:val="20"/>
        </w:rPr>
        <w:t xml:space="preserve"> </w:t>
      </w:r>
      <w:r>
        <w:rPr>
          <w:sz w:val="20"/>
        </w:rPr>
        <w:t>A.,</w:t>
      </w:r>
      <w:r>
        <w:rPr>
          <w:spacing w:val="77"/>
          <w:sz w:val="20"/>
        </w:rPr>
        <w:t xml:space="preserve"> </w:t>
      </w:r>
      <w:r>
        <w:rPr>
          <w:sz w:val="20"/>
        </w:rPr>
        <w:t>Manta,</w:t>
      </w:r>
      <w:r>
        <w:rPr>
          <w:spacing w:val="78"/>
          <w:sz w:val="20"/>
        </w:rPr>
        <w:t xml:space="preserve"> </w:t>
      </w:r>
      <w:r>
        <w:rPr>
          <w:sz w:val="20"/>
        </w:rPr>
        <w:t>K.,</w:t>
      </w:r>
      <w:r>
        <w:rPr>
          <w:spacing w:val="77"/>
          <w:sz w:val="20"/>
        </w:rPr>
        <w:t xml:space="preserve"> </w:t>
      </w:r>
      <w:r>
        <w:rPr>
          <w:sz w:val="20"/>
        </w:rPr>
        <w:t>Farahani,</w:t>
      </w:r>
      <w:r>
        <w:rPr>
          <w:spacing w:val="78"/>
          <w:sz w:val="20"/>
        </w:rPr>
        <w:t xml:space="preserve"> </w:t>
      </w:r>
      <w:r>
        <w:rPr>
          <w:sz w:val="20"/>
        </w:rPr>
        <w:t>E.,</w:t>
      </w:r>
      <w:r>
        <w:rPr>
          <w:spacing w:val="78"/>
          <w:sz w:val="20"/>
        </w:rPr>
        <w:t xml:space="preserve"> </w:t>
      </w:r>
      <w:r>
        <w:rPr>
          <w:sz w:val="20"/>
        </w:rPr>
        <w:t>Cecere,</w:t>
      </w:r>
      <w:r>
        <w:rPr>
          <w:spacing w:val="78"/>
          <w:sz w:val="20"/>
        </w:rPr>
        <w:t xml:space="preserve"> </w:t>
      </w:r>
      <w:r>
        <w:rPr>
          <w:sz w:val="20"/>
        </w:rPr>
        <w:t>M.,</w:t>
      </w:r>
      <w:r>
        <w:rPr>
          <w:spacing w:val="78"/>
          <w:sz w:val="20"/>
        </w:rPr>
        <w:t xml:space="preserve"> </w:t>
      </w:r>
      <w:r>
        <w:rPr>
          <w:spacing w:val="-2"/>
          <w:sz w:val="20"/>
        </w:rPr>
        <w:t>Selemon,</w:t>
      </w:r>
    </w:p>
    <w:p w14:paraId="68C54CD0" w14:textId="77777777" w:rsidR="00EF4BD5" w:rsidRDefault="00000000">
      <w:pPr>
        <w:pStyle w:val="BodyText"/>
        <w:spacing w:before="13"/>
        <w:ind w:left="940"/>
      </w:pPr>
      <w:r>
        <w:t>A.,</w:t>
      </w:r>
      <w:r>
        <w:rPr>
          <w:spacing w:val="51"/>
        </w:rPr>
        <w:t xml:space="preserve"> </w:t>
      </w:r>
      <w:r>
        <w:t>Sang,</w:t>
      </w:r>
      <w:r>
        <w:rPr>
          <w:spacing w:val="51"/>
        </w:rPr>
        <w:t xml:space="preserve"> </w:t>
      </w:r>
      <w:r>
        <w:t>J.,</w:t>
      </w:r>
      <w:r>
        <w:rPr>
          <w:spacing w:val="51"/>
        </w:rPr>
        <w:t xml:space="preserve"> </w:t>
      </w:r>
      <w:r>
        <w:t>Gong,</w:t>
      </w:r>
      <w:r>
        <w:rPr>
          <w:spacing w:val="52"/>
        </w:rPr>
        <w:t xml:space="preserve"> </w:t>
      </w:r>
      <w:r>
        <w:t>L.X.,</w:t>
      </w:r>
      <w:r>
        <w:rPr>
          <w:spacing w:val="51"/>
        </w:rPr>
        <w:t xml:space="preserve"> </w:t>
      </w:r>
      <w:r>
        <w:t>Kloosterman,</w:t>
      </w:r>
      <w:r>
        <w:rPr>
          <w:spacing w:val="51"/>
        </w:rPr>
        <w:t xml:space="preserve"> </w:t>
      </w:r>
      <w:r>
        <w:t>R.,</w:t>
      </w:r>
      <w:r>
        <w:rPr>
          <w:spacing w:val="52"/>
        </w:rPr>
        <w:t xml:space="preserve"> </w:t>
      </w:r>
      <w:r>
        <w:t>Jiang,</w:t>
      </w:r>
      <w:r>
        <w:rPr>
          <w:spacing w:val="51"/>
        </w:rPr>
        <w:t xml:space="preserve"> </w:t>
      </w:r>
      <w:r>
        <w:t>S.,</w:t>
      </w:r>
      <w:r>
        <w:rPr>
          <w:spacing w:val="51"/>
        </w:rPr>
        <w:t xml:space="preserve"> </w:t>
      </w:r>
      <w:r>
        <w:t>Saleh,</w:t>
      </w:r>
      <w:r>
        <w:rPr>
          <w:spacing w:val="52"/>
        </w:rPr>
        <w:t xml:space="preserve"> </w:t>
      </w:r>
      <w:r>
        <w:t>R.,</w:t>
      </w:r>
      <w:r>
        <w:rPr>
          <w:spacing w:val="51"/>
        </w:rPr>
        <w:t xml:space="preserve"> </w:t>
      </w:r>
      <w:r>
        <w:t>Margalik,</w:t>
      </w:r>
      <w:r>
        <w:rPr>
          <w:spacing w:val="51"/>
        </w:rPr>
        <w:t xml:space="preserve"> </w:t>
      </w:r>
      <w:r>
        <w:t>D.,</w:t>
      </w:r>
      <w:r>
        <w:rPr>
          <w:spacing w:val="52"/>
        </w:rPr>
        <w:t xml:space="preserve"> </w:t>
      </w:r>
      <w:r>
        <w:t>Lin,</w:t>
      </w:r>
      <w:r>
        <w:rPr>
          <w:spacing w:val="51"/>
        </w:rPr>
        <w:t xml:space="preserve"> </w:t>
      </w:r>
      <w:r>
        <w:t>J.,</w:t>
      </w:r>
      <w:r>
        <w:rPr>
          <w:spacing w:val="51"/>
        </w:rPr>
        <w:t xml:space="preserve"> </w:t>
      </w:r>
      <w:r>
        <w:rPr>
          <w:spacing w:val="-2"/>
        </w:rPr>
        <w:t>Jomy,</w:t>
      </w:r>
    </w:p>
    <w:p w14:paraId="7420C584" w14:textId="77777777" w:rsidR="00EF4BD5" w:rsidRDefault="00000000">
      <w:pPr>
        <w:pStyle w:val="BodyText"/>
        <w:spacing w:before="13"/>
        <w:ind w:left="940"/>
      </w:pPr>
      <w:r>
        <w:t>J.,</w:t>
      </w:r>
      <w:r>
        <w:rPr>
          <w:spacing w:val="60"/>
          <w:w w:val="150"/>
        </w:rPr>
        <w:t xml:space="preserve"> </w:t>
      </w:r>
      <w:r>
        <w:t>Xie,</w:t>
      </w:r>
      <w:r>
        <w:rPr>
          <w:spacing w:val="61"/>
          <w:w w:val="150"/>
        </w:rPr>
        <w:t xml:space="preserve"> </w:t>
      </w:r>
      <w:r>
        <w:t>J.,</w:t>
      </w:r>
      <w:r>
        <w:rPr>
          <w:spacing w:val="61"/>
          <w:w w:val="150"/>
        </w:rPr>
        <w:t xml:space="preserve"> </w:t>
      </w:r>
      <w:r>
        <w:t>Chen,</w:t>
      </w:r>
      <w:r>
        <w:rPr>
          <w:spacing w:val="61"/>
          <w:w w:val="150"/>
        </w:rPr>
        <w:t xml:space="preserve"> </w:t>
      </w:r>
      <w:r>
        <w:t>D.,</w:t>
      </w:r>
      <w:r>
        <w:rPr>
          <w:spacing w:val="61"/>
          <w:w w:val="150"/>
        </w:rPr>
        <w:t xml:space="preserve"> </w:t>
      </w:r>
      <w:r>
        <w:t>Gorla,</w:t>
      </w:r>
      <w:r>
        <w:rPr>
          <w:spacing w:val="61"/>
          <w:w w:val="150"/>
        </w:rPr>
        <w:t xml:space="preserve"> </w:t>
      </w:r>
      <w:r>
        <w:t>J.,</w:t>
      </w:r>
      <w:r>
        <w:rPr>
          <w:spacing w:val="61"/>
          <w:w w:val="150"/>
        </w:rPr>
        <w:t xml:space="preserve"> </w:t>
      </w:r>
      <w:r>
        <w:t>Lee,</w:t>
      </w:r>
      <w:r>
        <w:rPr>
          <w:spacing w:val="61"/>
          <w:w w:val="150"/>
        </w:rPr>
        <w:t xml:space="preserve"> </w:t>
      </w:r>
      <w:r>
        <w:t>S.,</w:t>
      </w:r>
      <w:r>
        <w:rPr>
          <w:spacing w:val="61"/>
          <w:w w:val="150"/>
        </w:rPr>
        <w:t xml:space="preserve"> </w:t>
      </w:r>
      <w:r>
        <w:t>Zhang,</w:t>
      </w:r>
      <w:r>
        <w:rPr>
          <w:spacing w:val="61"/>
          <w:w w:val="150"/>
        </w:rPr>
        <w:t xml:space="preserve"> </w:t>
      </w:r>
      <w:r>
        <w:t>K.,</w:t>
      </w:r>
      <w:r>
        <w:rPr>
          <w:spacing w:val="61"/>
          <w:w w:val="150"/>
        </w:rPr>
        <w:t xml:space="preserve"> </w:t>
      </w:r>
      <w:r>
        <w:t>Kuang,</w:t>
      </w:r>
      <w:r>
        <w:rPr>
          <w:spacing w:val="61"/>
          <w:w w:val="150"/>
        </w:rPr>
        <w:t xml:space="preserve"> </w:t>
      </w:r>
      <w:r>
        <w:t>J.,</w:t>
      </w:r>
      <w:r>
        <w:rPr>
          <w:spacing w:val="61"/>
          <w:w w:val="150"/>
        </w:rPr>
        <w:t xml:space="preserve"> </w:t>
      </w:r>
      <w:r>
        <w:t>Ware,</w:t>
      </w:r>
      <w:r>
        <w:rPr>
          <w:spacing w:val="61"/>
          <w:w w:val="150"/>
        </w:rPr>
        <w:t xml:space="preserve"> </w:t>
      </w:r>
      <w:r>
        <w:t>H.,</w:t>
      </w:r>
      <w:r>
        <w:rPr>
          <w:spacing w:val="61"/>
          <w:w w:val="150"/>
        </w:rPr>
        <w:t xml:space="preserve"> </w:t>
      </w:r>
      <w:r>
        <w:t>Whelan,</w:t>
      </w:r>
      <w:r>
        <w:rPr>
          <w:spacing w:val="61"/>
          <w:w w:val="150"/>
        </w:rPr>
        <w:t xml:space="preserve"> </w:t>
      </w:r>
      <w:r>
        <w:rPr>
          <w:spacing w:val="-5"/>
        </w:rPr>
        <w:t>M.,</w:t>
      </w:r>
    </w:p>
    <w:p w14:paraId="28463FC2" w14:textId="77777777" w:rsidR="00EF4BD5" w:rsidRDefault="00000000">
      <w:pPr>
        <w:pStyle w:val="BodyText"/>
        <w:spacing w:before="13" w:line="254" w:lineRule="auto"/>
        <w:ind w:left="940" w:right="86"/>
      </w:pPr>
      <w:r>
        <w:t>Teja,</w:t>
      </w:r>
      <w:r>
        <w:rPr>
          <w:spacing w:val="40"/>
        </w:rPr>
        <w:t xml:space="preserve"> </w:t>
      </w:r>
      <w:r>
        <w:t>B.,</w:t>
      </w:r>
      <w:r>
        <w:rPr>
          <w:spacing w:val="40"/>
        </w:rPr>
        <w:t xml:space="preserve"> </w:t>
      </w:r>
      <w:r>
        <w:t>Leung,</w:t>
      </w:r>
      <w:r>
        <w:rPr>
          <w:spacing w:val="40"/>
        </w:rPr>
        <w:t xml:space="preserve"> </w:t>
      </w:r>
      <w:r>
        <w:t>A.A.,</w:t>
      </w:r>
      <w:r>
        <w:rPr>
          <w:spacing w:val="40"/>
        </w:rPr>
        <w:t xml:space="preserve"> </w:t>
      </w:r>
      <w:r>
        <w:t>Arora,</w:t>
      </w:r>
      <w:r>
        <w:rPr>
          <w:spacing w:val="40"/>
        </w:rPr>
        <w:t xml:space="preserve"> </w:t>
      </w:r>
      <w:r>
        <w:t>R.K.,</w:t>
      </w:r>
      <w:r>
        <w:rPr>
          <w:spacing w:val="40"/>
        </w:rPr>
        <w:t xml:space="preserve"> </w:t>
      </w:r>
      <w:r>
        <w:t>Pillay,</w:t>
      </w:r>
      <w:r>
        <w:rPr>
          <w:spacing w:val="40"/>
        </w:rPr>
        <w:t xml:space="preserve"> </w:t>
      </w:r>
      <w:r>
        <w:t>J.,</w:t>
      </w:r>
      <w:r>
        <w:rPr>
          <w:spacing w:val="40"/>
        </w:rPr>
        <w:t xml:space="preserve"> </w:t>
      </w:r>
      <w:r>
        <w:t>Hartling,</w:t>
      </w:r>
      <w:r>
        <w:rPr>
          <w:spacing w:val="40"/>
        </w:rPr>
        <w:t xml:space="preserve"> </w:t>
      </w:r>
      <w:r>
        <w:t>L.,</w:t>
      </w:r>
      <w:r>
        <w:rPr>
          <w:spacing w:val="40"/>
        </w:rPr>
        <w:t xml:space="preserve"> </w:t>
      </w:r>
      <w:r>
        <w:t>Noetel,</w:t>
      </w:r>
      <w:r>
        <w:rPr>
          <w:spacing w:val="40"/>
        </w:rPr>
        <w:t xml:space="preserve"> </w:t>
      </w:r>
      <w:r>
        <w:t>M.,</w:t>
      </w:r>
      <w:r>
        <w:rPr>
          <w:spacing w:val="40"/>
        </w:rPr>
        <w:t xml:space="preserve"> </w:t>
      </w:r>
      <w:r>
        <w:t>Emerson,</w:t>
      </w:r>
      <w:r>
        <w:rPr>
          <w:spacing w:val="40"/>
        </w:rPr>
        <w:t xml:space="preserve"> </w:t>
      </w:r>
      <w:r>
        <w:t>D.B.,</w:t>
      </w:r>
      <w:r>
        <w:rPr>
          <w:spacing w:val="40"/>
        </w:rPr>
        <w:t xml:space="preserve"> </w:t>
      </w:r>
      <w:r>
        <w:t>Det-sky,</w:t>
      </w:r>
      <w:r>
        <w:rPr>
          <w:spacing w:val="40"/>
        </w:rPr>
        <w:t xml:space="preserve"> </w:t>
      </w:r>
      <w:r>
        <w:t>A.S.,</w:t>
      </w:r>
      <w:r>
        <w:rPr>
          <w:spacing w:val="40"/>
        </w:rPr>
        <w:t xml:space="preserve"> </w:t>
      </w:r>
      <w:r>
        <w:t>Tricco,</w:t>
      </w:r>
      <w:r>
        <w:rPr>
          <w:spacing w:val="40"/>
        </w:rPr>
        <w:t xml:space="preserve"> </w:t>
      </w:r>
      <w:r>
        <w:t>A.C.,</w:t>
      </w:r>
      <w:r>
        <w:rPr>
          <w:spacing w:val="40"/>
        </w:rPr>
        <w:t xml:space="preserve"> </w:t>
      </w:r>
      <w:r>
        <w:t>Church,</w:t>
      </w:r>
      <w:r>
        <w:rPr>
          <w:spacing w:val="40"/>
        </w:rPr>
        <w:t xml:space="preserve"> </w:t>
      </w:r>
      <w:r>
        <w:t>G.M.,</w:t>
      </w:r>
      <w:r>
        <w:rPr>
          <w:spacing w:val="40"/>
        </w:rPr>
        <w:t xml:space="preserve"> </w:t>
      </w:r>
      <w:r>
        <w:t>Moher,</w:t>
      </w:r>
      <w:r>
        <w:rPr>
          <w:spacing w:val="40"/>
        </w:rPr>
        <w:t xml:space="preserve"> </w:t>
      </w:r>
      <w:r>
        <w:t>D.,</w:t>
      </w:r>
      <w:r>
        <w:rPr>
          <w:spacing w:val="40"/>
        </w:rPr>
        <w:t xml:space="preserve"> </w:t>
      </w:r>
      <w:r>
        <w:t>Bobrovitz,</w:t>
      </w:r>
      <w:r>
        <w:rPr>
          <w:spacing w:val="40"/>
        </w:rPr>
        <w:t xml:space="preserve"> </w:t>
      </w:r>
      <w:r>
        <w:t>N.:</w:t>
      </w:r>
      <w:r>
        <w:rPr>
          <w:spacing w:val="40"/>
        </w:rPr>
        <w:t xml:space="preserve"> </w:t>
      </w:r>
      <w:r>
        <w:t>Automation</w:t>
      </w:r>
      <w:r>
        <w:rPr>
          <w:spacing w:val="40"/>
        </w:rPr>
        <w:t xml:space="preserve"> </w:t>
      </w:r>
      <w:r>
        <w:t>of</w:t>
      </w:r>
      <w:r>
        <w:rPr>
          <w:spacing w:val="40"/>
        </w:rPr>
        <w:t xml:space="preserve"> </w:t>
      </w:r>
      <w:r>
        <w:t xml:space="preserve">systematic </w:t>
      </w:r>
      <w:r>
        <w:rPr>
          <w:spacing w:val="-2"/>
        </w:rPr>
        <w:t>reviews</w:t>
      </w:r>
      <w:r>
        <w:rPr>
          <w:spacing w:val="-5"/>
        </w:rPr>
        <w:t xml:space="preserve"> </w:t>
      </w:r>
      <w:r>
        <w:rPr>
          <w:spacing w:val="-2"/>
        </w:rPr>
        <w:t>with</w:t>
      </w:r>
      <w:r>
        <w:rPr>
          <w:spacing w:val="-5"/>
        </w:rPr>
        <w:t xml:space="preserve"> </w:t>
      </w:r>
      <w:r>
        <w:rPr>
          <w:spacing w:val="-2"/>
        </w:rPr>
        <w:t>large</w:t>
      </w:r>
      <w:r>
        <w:rPr>
          <w:spacing w:val="-5"/>
        </w:rPr>
        <w:t xml:space="preserve"> </w:t>
      </w:r>
      <w:r>
        <w:rPr>
          <w:spacing w:val="-2"/>
        </w:rPr>
        <w:t>language</w:t>
      </w:r>
      <w:r>
        <w:rPr>
          <w:spacing w:val="-5"/>
        </w:rPr>
        <w:t xml:space="preserve"> </w:t>
      </w:r>
      <w:r>
        <w:rPr>
          <w:spacing w:val="-2"/>
        </w:rPr>
        <w:t>models.</w:t>
      </w:r>
      <w:r>
        <w:rPr>
          <w:spacing w:val="-5"/>
        </w:rPr>
        <w:t xml:space="preserve"> </w:t>
      </w:r>
      <w:r>
        <w:rPr>
          <w:spacing w:val="-2"/>
        </w:rPr>
        <w:t>medRxiv</w:t>
      </w:r>
      <w:r>
        <w:rPr>
          <w:spacing w:val="-5"/>
        </w:rPr>
        <w:t xml:space="preserve"> </w:t>
      </w:r>
      <w:r>
        <w:rPr>
          <w:spacing w:val="-2"/>
        </w:rPr>
        <w:t>(2026)</w:t>
      </w:r>
      <w:r>
        <w:rPr>
          <w:spacing w:val="-5"/>
        </w:rPr>
        <w:t xml:space="preserve"> </w:t>
      </w:r>
      <w:hyperlink r:id="rId31">
        <w:r>
          <w:rPr>
            <w:color w:val="0000FF"/>
            <w:spacing w:val="-2"/>
          </w:rPr>
          <w:t>https://doi.org/10.1101/2025.06.13.25329541</w:t>
        </w:r>
      </w:hyperlink>
      <w:r>
        <w:rPr>
          <w:color w:val="0000FF"/>
          <w:spacing w:val="-2"/>
        </w:rPr>
        <w:t xml:space="preserve"> </w:t>
      </w:r>
      <w:hyperlink r:id="rId32">
        <w:r>
          <w:rPr>
            <w:color w:val="0000FF"/>
            <w:spacing w:val="-2"/>
          </w:rPr>
          <w:t>https://www.medrxiv.org/content/early/2026/05/04/2025.06.13.25329541.full.pdf</w:t>
        </w:r>
      </w:hyperlink>
    </w:p>
    <w:p w14:paraId="2A08B10C" w14:textId="77777777" w:rsidR="00EF4BD5" w:rsidRDefault="00000000">
      <w:pPr>
        <w:pStyle w:val="ListParagraph"/>
        <w:numPr>
          <w:ilvl w:val="0"/>
          <w:numId w:val="1"/>
        </w:numPr>
        <w:tabs>
          <w:tab w:val="left" w:pos="940"/>
        </w:tabs>
        <w:spacing w:before="195" w:line="254" w:lineRule="auto"/>
        <w:ind w:left="940" w:right="86" w:hanging="410"/>
        <w:jc w:val="both"/>
        <w:rPr>
          <w:sz w:val="20"/>
        </w:rPr>
      </w:pPr>
      <w:r>
        <w:rPr>
          <w:sz w:val="20"/>
        </w:rPr>
        <w:t>Lin, H.-T., Yeh, J.-T.: meta-pipe: An LLM-agent pipeline for end-to-end automated systematic review</w:t>
      </w:r>
      <w:r>
        <w:rPr>
          <w:spacing w:val="-6"/>
          <w:sz w:val="20"/>
        </w:rPr>
        <w:t xml:space="preserve"> </w:t>
      </w:r>
      <w:r>
        <w:rPr>
          <w:sz w:val="20"/>
        </w:rPr>
        <w:t>and</w:t>
      </w:r>
      <w:r>
        <w:rPr>
          <w:spacing w:val="-5"/>
          <w:sz w:val="20"/>
        </w:rPr>
        <w:t xml:space="preserve"> </w:t>
      </w:r>
      <w:r>
        <w:rPr>
          <w:sz w:val="20"/>
        </w:rPr>
        <w:t>meta-analysis</w:t>
      </w:r>
      <w:r>
        <w:rPr>
          <w:spacing w:val="-5"/>
          <w:sz w:val="20"/>
        </w:rPr>
        <w:t xml:space="preserve"> </w:t>
      </w:r>
      <w:r>
        <w:rPr>
          <w:sz w:val="20"/>
        </w:rPr>
        <w:t>(2026).</w:t>
      </w:r>
      <w:r>
        <w:rPr>
          <w:spacing w:val="-5"/>
          <w:sz w:val="20"/>
        </w:rPr>
        <w:t xml:space="preserve"> </w:t>
      </w:r>
      <w:hyperlink r:id="rId33">
        <w:r>
          <w:rPr>
            <w:color w:val="0000FF"/>
            <w:sz w:val="20"/>
          </w:rPr>
          <w:t>https://arxiv.org/abs/2606.28363</w:t>
        </w:r>
      </w:hyperlink>
    </w:p>
    <w:p w14:paraId="2A7CDC59" w14:textId="77777777" w:rsidR="00EF4BD5" w:rsidRDefault="00000000">
      <w:pPr>
        <w:pStyle w:val="ListParagraph"/>
        <w:numPr>
          <w:ilvl w:val="0"/>
          <w:numId w:val="1"/>
        </w:numPr>
        <w:tabs>
          <w:tab w:val="left" w:pos="940"/>
        </w:tabs>
        <w:spacing w:before="198" w:line="254" w:lineRule="auto"/>
        <w:ind w:left="940" w:hanging="410"/>
        <w:jc w:val="both"/>
        <w:rPr>
          <w:sz w:val="20"/>
        </w:rPr>
      </w:pPr>
      <w:bookmarkStart w:id="49" w:name="_bookmark26"/>
      <w:bookmarkEnd w:id="49"/>
      <w:r>
        <w:rPr>
          <w:sz w:val="20"/>
        </w:rPr>
        <w:t xml:space="preserve">Taherinezhad, M., Maier, S., Vitagliano, G., Pierri, F., Feuerriegel, S.: AutoSynthesis: An agentic system for automated meta-analysis (2026). </w:t>
      </w:r>
      <w:hyperlink r:id="rId34">
        <w:r>
          <w:rPr>
            <w:color w:val="0000FF"/>
            <w:sz w:val="20"/>
          </w:rPr>
          <w:t>https://arxiv.org/abs/2607.15247</w:t>
        </w:r>
      </w:hyperlink>
    </w:p>
    <w:p w14:paraId="131E04A6" w14:textId="77777777" w:rsidR="00EF4BD5" w:rsidRDefault="00000000">
      <w:pPr>
        <w:pStyle w:val="ListParagraph"/>
        <w:numPr>
          <w:ilvl w:val="0"/>
          <w:numId w:val="1"/>
        </w:numPr>
        <w:tabs>
          <w:tab w:val="left" w:pos="940"/>
        </w:tabs>
        <w:spacing w:before="197" w:line="247" w:lineRule="auto"/>
        <w:ind w:left="940" w:hanging="410"/>
        <w:jc w:val="both"/>
        <w:rPr>
          <w:sz w:val="20"/>
        </w:rPr>
      </w:pPr>
      <w:bookmarkStart w:id="50" w:name="_bookmark27"/>
      <w:bookmarkEnd w:id="50"/>
      <w:r>
        <w:rPr>
          <w:sz w:val="20"/>
        </w:rPr>
        <w:t>Loke, W.T., Srinivasan, S., Yang, G.D., Zou, K., Ong, A.Y., Zhu, L.Z., Antaki, F., Keane, P.A.,</w:t>
      </w:r>
      <w:r>
        <w:rPr>
          <w:spacing w:val="40"/>
          <w:sz w:val="20"/>
        </w:rPr>
        <w:t xml:space="preserve"> </w:t>
      </w:r>
      <w:r>
        <w:rPr>
          <w:sz w:val="20"/>
        </w:rPr>
        <w:t xml:space="preserve">Tham, Y.-C.: Can ‘deep research’agents and general ai agentic systems autonomously perform systematic review and meta-analysis? Eye </w:t>
      </w:r>
      <w:r>
        <w:rPr>
          <w:rFonts w:ascii="Century Schoolbook" w:hAnsi="Century Schoolbook"/>
          <w:b/>
          <w:sz w:val="20"/>
        </w:rPr>
        <w:t>40</w:t>
      </w:r>
      <w:r>
        <w:rPr>
          <w:sz w:val="20"/>
        </w:rPr>
        <w:t>(1), 147–149 (2026)</w:t>
      </w:r>
    </w:p>
    <w:p w14:paraId="01A4FE45" w14:textId="77777777" w:rsidR="00EF4BD5" w:rsidRDefault="00000000">
      <w:pPr>
        <w:pStyle w:val="ListParagraph"/>
        <w:numPr>
          <w:ilvl w:val="0"/>
          <w:numId w:val="1"/>
        </w:numPr>
        <w:tabs>
          <w:tab w:val="left" w:pos="940"/>
        </w:tabs>
        <w:spacing w:line="244" w:lineRule="auto"/>
        <w:ind w:left="940" w:hanging="410"/>
        <w:jc w:val="both"/>
        <w:rPr>
          <w:sz w:val="20"/>
        </w:rPr>
      </w:pPr>
      <w:r>
        <w:rPr>
          <w:sz w:val="20"/>
        </w:rPr>
        <w:t>Carrier, R., Lopez, L., Moya, A., Hernandez, V.H., D’Apuzzo, M.R., McNamara, C.A.: Evaluating the</w:t>
      </w:r>
      <w:r>
        <w:rPr>
          <w:spacing w:val="-13"/>
          <w:sz w:val="20"/>
        </w:rPr>
        <w:t xml:space="preserve"> </w:t>
      </w:r>
      <w:r>
        <w:rPr>
          <w:sz w:val="20"/>
        </w:rPr>
        <w:t>utility</w:t>
      </w:r>
      <w:r>
        <w:rPr>
          <w:spacing w:val="-12"/>
          <w:sz w:val="20"/>
        </w:rPr>
        <w:t xml:space="preserve"> </w:t>
      </w:r>
      <w:r>
        <w:rPr>
          <w:sz w:val="20"/>
        </w:rPr>
        <w:t>of</w:t>
      </w:r>
      <w:r>
        <w:rPr>
          <w:spacing w:val="-12"/>
          <w:sz w:val="20"/>
        </w:rPr>
        <w:t xml:space="preserve"> </w:t>
      </w:r>
      <w:r>
        <w:rPr>
          <w:sz w:val="20"/>
        </w:rPr>
        <w:t>artificial</w:t>
      </w:r>
      <w:r>
        <w:rPr>
          <w:spacing w:val="-12"/>
          <w:sz w:val="20"/>
        </w:rPr>
        <w:t xml:space="preserve"> </w:t>
      </w:r>
      <w:r>
        <w:rPr>
          <w:sz w:val="20"/>
        </w:rPr>
        <w:t>intelligence</w:t>
      </w:r>
      <w:r>
        <w:rPr>
          <w:spacing w:val="-12"/>
          <w:sz w:val="20"/>
        </w:rPr>
        <w:t xml:space="preserve"> </w:t>
      </w:r>
      <w:r>
        <w:rPr>
          <w:sz w:val="20"/>
        </w:rPr>
        <w:t>in</w:t>
      </w:r>
      <w:r>
        <w:rPr>
          <w:spacing w:val="-12"/>
          <w:sz w:val="20"/>
        </w:rPr>
        <w:t xml:space="preserve"> </w:t>
      </w:r>
      <w:r>
        <w:rPr>
          <w:sz w:val="20"/>
        </w:rPr>
        <w:t>conducting</w:t>
      </w:r>
      <w:r>
        <w:rPr>
          <w:spacing w:val="-12"/>
          <w:sz w:val="20"/>
        </w:rPr>
        <w:t xml:space="preserve"> </w:t>
      </w:r>
      <w:r>
        <w:rPr>
          <w:sz w:val="20"/>
        </w:rPr>
        <w:t>systematic</w:t>
      </w:r>
      <w:r>
        <w:rPr>
          <w:spacing w:val="-12"/>
          <w:sz w:val="20"/>
        </w:rPr>
        <w:t xml:space="preserve"> </w:t>
      </w:r>
      <w:r>
        <w:rPr>
          <w:sz w:val="20"/>
        </w:rPr>
        <w:t>reviews.</w:t>
      </w:r>
      <w:r>
        <w:rPr>
          <w:spacing w:val="-12"/>
          <w:sz w:val="20"/>
        </w:rPr>
        <w:t xml:space="preserve"> </w:t>
      </w:r>
      <w:r>
        <w:rPr>
          <w:sz w:val="20"/>
        </w:rPr>
        <w:t>Arthroplasty</w:t>
      </w:r>
      <w:r>
        <w:rPr>
          <w:spacing w:val="-12"/>
          <w:sz w:val="20"/>
        </w:rPr>
        <w:t xml:space="preserve"> </w:t>
      </w:r>
      <w:r>
        <w:rPr>
          <w:sz w:val="20"/>
        </w:rPr>
        <w:t>Today</w:t>
      </w:r>
      <w:r>
        <w:rPr>
          <w:spacing w:val="-12"/>
          <w:sz w:val="20"/>
        </w:rPr>
        <w:t xml:space="preserve"> </w:t>
      </w:r>
      <w:r>
        <w:rPr>
          <w:rFonts w:ascii="Century Schoolbook" w:hAnsi="Century Schoolbook"/>
          <w:b/>
          <w:sz w:val="20"/>
        </w:rPr>
        <w:t>39</w:t>
      </w:r>
      <w:r>
        <w:rPr>
          <w:sz w:val="20"/>
        </w:rPr>
        <w:t>,</w:t>
      </w:r>
      <w:r>
        <w:rPr>
          <w:spacing w:val="-12"/>
          <w:sz w:val="20"/>
        </w:rPr>
        <w:t xml:space="preserve"> </w:t>
      </w:r>
      <w:r>
        <w:rPr>
          <w:sz w:val="20"/>
        </w:rPr>
        <w:t xml:space="preserve">102035 </w:t>
      </w:r>
      <w:r>
        <w:rPr>
          <w:spacing w:val="-2"/>
          <w:sz w:val="20"/>
        </w:rPr>
        <w:t>(2026)</w:t>
      </w:r>
    </w:p>
    <w:p w14:paraId="31BB45C1" w14:textId="77777777" w:rsidR="00EF4BD5" w:rsidRDefault="00000000">
      <w:pPr>
        <w:pStyle w:val="ListParagraph"/>
        <w:numPr>
          <w:ilvl w:val="0"/>
          <w:numId w:val="1"/>
        </w:numPr>
        <w:tabs>
          <w:tab w:val="left" w:pos="940"/>
        </w:tabs>
        <w:spacing w:before="210" w:line="244" w:lineRule="auto"/>
        <w:ind w:left="940" w:hanging="410"/>
        <w:jc w:val="both"/>
        <w:rPr>
          <w:sz w:val="20"/>
        </w:rPr>
      </w:pPr>
      <w:bookmarkStart w:id="51" w:name="_bookmark28"/>
      <w:bookmarkEnd w:id="51"/>
      <w:r>
        <w:rPr>
          <w:sz w:val="20"/>
        </w:rPr>
        <w:t xml:space="preserve">Parkington, K., Joseph, J.T., Musleh, K., Rouleau-Tang, M., Persaud, A., Rueda, A., Teferra, B.G., Al-Shamali, H.F., Mao, W., Nezhad, F.G., </w:t>
      </w:r>
      <w:r>
        <w:rPr>
          <w:rFonts w:ascii="Bookman Old Style" w:hAnsi="Bookman Old Style"/>
          <w:i/>
          <w:sz w:val="20"/>
        </w:rPr>
        <w:t>et al.</w:t>
      </w:r>
      <w:r>
        <w:rPr>
          <w:sz w:val="20"/>
        </w:rPr>
        <w:t>: Leveraging prompt-driven generative ai for sys</w:t>
      </w:r>
      <w:r>
        <w:rPr>
          <w:sz w:val="20"/>
        </w:rPr>
        <w:softHyphen/>
        <w:t>tematic</w:t>
      </w:r>
      <w:r>
        <w:rPr>
          <w:spacing w:val="-13"/>
          <w:sz w:val="20"/>
        </w:rPr>
        <w:t xml:space="preserve"> </w:t>
      </w:r>
      <w:r>
        <w:rPr>
          <w:sz w:val="20"/>
        </w:rPr>
        <w:t>reviews</w:t>
      </w:r>
      <w:r>
        <w:rPr>
          <w:spacing w:val="-12"/>
          <w:sz w:val="20"/>
        </w:rPr>
        <w:t xml:space="preserve"> </w:t>
      </w:r>
      <w:r>
        <w:rPr>
          <w:sz w:val="20"/>
        </w:rPr>
        <w:t>in</w:t>
      </w:r>
      <w:r>
        <w:rPr>
          <w:spacing w:val="-12"/>
          <w:sz w:val="20"/>
        </w:rPr>
        <w:t xml:space="preserve"> </w:t>
      </w:r>
      <w:r>
        <w:rPr>
          <w:sz w:val="20"/>
        </w:rPr>
        <w:t>digital</w:t>
      </w:r>
      <w:r>
        <w:rPr>
          <w:spacing w:val="-12"/>
          <w:sz w:val="20"/>
        </w:rPr>
        <w:t xml:space="preserve"> </w:t>
      </w:r>
      <w:r>
        <w:rPr>
          <w:sz w:val="20"/>
        </w:rPr>
        <w:t>psychiatry:</w:t>
      </w:r>
      <w:r>
        <w:rPr>
          <w:spacing w:val="-12"/>
          <w:sz w:val="20"/>
        </w:rPr>
        <w:t xml:space="preserve"> </w:t>
      </w:r>
      <w:r>
        <w:rPr>
          <w:sz w:val="20"/>
        </w:rPr>
        <w:t>A</w:t>
      </w:r>
      <w:r>
        <w:rPr>
          <w:spacing w:val="-12"/>
          <w:sz w:val="20"/>
        </w:rPr>
        <w:t xml:space="preserve"> </w:t>
      </w:r>
      <w:r>
        <w:rPr>
          <w:sz w:val="20"/>
        </w:rPr>
        <w:t>stage-matched</w:t>
      </w:r>
      <w:r>
        <w:rPr>
          <w:spacing w:val="-12"/>
          <w:sz w:val="20"/>
        </w:rPr>
        <w:t xml:space="preserve"> </w:t>
      </w:r>
      <w:r>
        <w:rPr>
          <w:sz w:val="20"/>
        </w:rPr>
        <w:t>comparative</w:t>
      </w:r>
      <w:r>
        <w:rPr>
          <w:spacing w:val="-12"/>
          <w:sz w:val="20"/>
        </w:rPr>
        <w:t xml:space="preserve"> </w:t>
      </w:r>
      <w:r>
        <w:rPr>
          <w:sz w:val="20"/>
        </w:rPr>
        <w:t>proof-of-concept</w:t>
      </w:r>
      <w:r>
        <w:rPr>
          <w:spacing w:val="-12"/>
          <w:sz w:val="20"/>
        </w:rPr>
        <w:t xml:space="preserve"> </w:t>
      </w:r>
      <w:r>
        <w:rPr>
          <w:sz w:val="20"/>
        </w:rPr>
        <w:t>for</w:t>
      </w:r>
      <w:r>
        <w:rPr>
          <w:spacing w:val="-12"/>
          <w:sz w:val="20"/>
        </w:rPr>
        <w:t xml:space="preserve"> </w:t>
      </w:r>
      <w:r>
        <w:rPr>
          <w:sz w:val="20"/>
        </w:rPr>
        <w:t xml:space="preserve">healthcare researchers and clinicians. PLOS Digital Health </w:t>
      </w:r>
      <w:r>
        <w:rPr>
          <w:rFonts w:ascii="Century Schoolbook" w:hAnsi="Century Schoolbook"/>
          <w:b/>
          <w:sz w:val="20"/>
        </w:rPr>
        <w:t>5</w:t>
      </w:r>
      <w:r>
        <w:rPr>
          <w:sz w:val="20"/>
        </w:rPr>
        <w:t>(9), 0001666 (2026)</w:t>
      </w:r>
    </w:p>
    <w:p w14:paraId="786FC8CA" w14:textId="77777777" w:rsidR="00EF4BD5" w:rsidRDefault="00000000">
      <w:pPr>
        <w:pStyle w:val="ListParagraph"/>
        <w:numPr>
          <w:ilvl w:val="0"/>
          <w:numId w:val="1"/>
        </w:numPr>
        <w:tabs>
          <w:tab w:val="left" w:pos="940"/>
        </w:tabs>
        <w:spacing w:before="210" w:line="254" w:lineRule="auto"/>
        <w:ind w:left="940" w:right="86" w:hanging="410"/>
        <w:jc w:val="both"/>
        <w:rPr>
          <w:sz w:val="20"/>
        </w:rPr>
      </w:pPr>
      <w:bookmarkStart w:id="52" w:name="_bookmark29"/>
      <w:bookmarkEnd w:id="52"/>
      <w:r>
        <w:rPr>
          <w:sz w:val="20"/>
        </w:rPr>
        <w:t>National</w:t>
      </w:r>
      <w:r>
        <w:rPr>
          <w:spacing w:val="-13"/>
          <w:sz w:val="20"/>
        </w:rPr>
        <w:t xml:space="preserve"> </w:t>
      </w:r>
      <w:r>
        <w:rPr>
          <w:sz w:val="20"/>
        </w:rPr>
        <w:t>Institute</w:t>
      </w:r>
      <w:r>
        <w:rPr>
          <w:spacing w:val="-12"/>
          <w:sz w:val="20"/>
        </w:rPr>
        <w:t xml:space="preserve"> </w:t>
      </w:r>
      <w:r>
        <w:rPr>
          <w:sz w:val="20"/>
        </w:rPr>
        <w:t>for</w:t>
      </w:r>
      <w:r>
        <w:rPr>
          <w:spacing w:val="-12"/>
          <w:sz w:val="20"/>
        </w:rPr>
        <w:t xml:space="preserve"> </w:t>
      </w:r>
      <w:r>
        <w:rPr>
          <w:sz w:val="20"/>
        </w:rPr>
        <w:t>Health</w:t>
      </w:r>
      <w:r>
        <w:rPr>
          <w:spacing w:val="-12"/>
          <w:sz w:val="20"/>
        </w:rPr>
        <w:t xml:space="preserve"> </w:t>
      </w:r>
      <w:r>
        <w:rPr>
          <w:sz w:val="20"/>
        </w:rPr>
        <w:t>and</w:t>
      </w:r>
      <w:r>
        <w:rPr>
          <w:spacing w:val="-12"/>
          <w:sz w:val="20"/>
        </w:rPr>
        <w:t xml:space="preserve"> </w:t>
      </w:r>
      <w:r>
        <w:rPr>
          <w:sz w:val="20"/>
        </w:rPr>
        <w:t>Care</w:t>
      </w:r>
      <w:r>
        <w:rPr>
          <w:spacing w:val="-12"/>
          <w:sz w:val="20"/>
        </w:rPr>
        <w:t xml:space="preserve"> </w:t>
      </w:r>
      <w:r>
        <w:rPr>
          <w:sz w:val="20"/>
        </w:rPr>
        <w:t>Excellence:</w:t>
      </w:r>
      <w:r>
        <w:rPr>
          <w:spacing w:val="-12"/>
          <w:sz w:val="20"/>
        </w:rPr>
        <w:t xml:space="preserve"> </w:t>
      </w:r>
      <w:r>
        <w:rPr>
          <w:sz w:val="20"/>
        </w:rPr>
        <w:t>Use</w:t>
      </w:r>
      <w:r>
        <w:rPr>
          <w:spacing w:val="-12"/>
          <w:sz w:val="20"/>
        </w:rPr>
        <w:t xml:space="preserve"> </w:t>
      </w:r>
      <w:r>
        <w:rPr>
          <w:sz w:val="20"/>
        </w:rPr>
        <w:t>of</w:t>
      </w:r>
      <w:r>
        <w:rPr>
          <w:spacing w:val="-12"/>
          <w:sz w:val="20"/>
        </w:rPr>
        <w:t xml:space="preserve"> </w:t>
      </w:r>
      <w:r>
        <w:rPr>
          <w:sz w:val="20"/>
        </w:rPr>
        <w:t>AI</w:t>
      </w:r>
      <w:r>
        <w:rPr>
          <w:spacing w:val="-12"/>
          <w:sz w:val="20"/>
        </w:rPr>
        <w:t xml:space="preserve"> </w:t>
      </w:r>
      <w:r>
        <w:rPr>
          <w:sz w:val="20"/>
        </w:rPr>
        <w:t>in</w:t>
      </w:r>
      <w:r>
        <w:rPr>
          <w:spacing w:val="-12"/>
          <w:sz w:val="20"/>
        </w:rPr>
        <w:t xml:space="preserve"> </w:t>
      </w:r>
      <w:r>
        <w:rPr>
          <w:sz w:val="20"/>
        </w:rPr>
        <w:t>Evidence</w:t>
      </w:r>
      <w:r>
        <w:rPr>
          <w:spacing w:val="-12"/>
          <w:sz w:val="20"/>
        </w:rPr>
        <w:t xml:space="preserve"> </w:t>
      </w:r>
      <w:r>
        <w:rPr>
          <w:sz w:val="20"/>
        </w:rPr>
        <w:t>Generation:</w:t>
      </w:r>
      <w:r>
        <w:rPr>
          <w:spacing w:val="-12"/>
          <w:sz w:val="20"/>
        </w:rPr>
        <w:t xml:space="preserve"> </w:t>
      </w:r>
      <w:r>
        <w:rPr>
          <w:sz w:val="20"/>
        </w:rPr>
        <w:t>NICE</w:t>
      </w:r>
      <w:r>
        <w:rPr>
          <w:spacing w:val="-12"/>
          <w:sz w:val="20"/>
        </w:rPr>
        <w:t xml:space="preserve"> </w:t>
      </w:r>
      <w:r>
        <w:rPr>
          <w:sz w:val="20"/>
        </w:rPr>
        <w:t>Position Statement.</w:t>
      </w:r>
      <w:r>
        <w:rPr>
          <w:spacing w:val="9"/>
          <w:sz w:val="20"/>
        </w:rPr>
        <w:t xml:space="preserve"> </w:t>
      </w:r>
      <w:r>
        <w:rPr>
          <w:sz w:val="20"/>
        </w:rPr>
        <w:t>National</w:t>
      </w:r>
      <w:r>
        <w:rPr>
          <w:spacing w:val="9"/>
          <w:sz w:val="20"/>
        </w:rPr>
        <w:t xml:space="preserve"> </w:t>
      </w:r>
      <w:r>
        <w:rPr>
          <w:sz w:val="20"/>
        </w:rPr>
        <w:t>Institute</w:t>
      </w:r>
      <w:r>
        <w:rPr>
          <w:spacing w:val="9"/>
          <w:sz w:val="20"/>
        </w:rPr>
        <w:t xml:space="preserve"> </w:t>
      </w:r>
      <w:r>
        <w:rPr>
          <w:sz w:val="20"/>
        </w:rPr>
        <w:t>for</w:t>
      </w:r>
      <w:r>
        <w:rPr>
          <w:spacing w:val="9"/>
          <w:sz w:val="20"/>
        </w:rPr>
        <w:t xml:space="preserve"> </w:t>
      </w:r>
      <w:r>
        <w:rPr>
          <w:sz w:val="20"/>
        </w:rPr>
        <w:t>Health</w:t>
      </w:r>
      <w:r>
        <w:rPr>
          <w:spacing w:val="8"/>
          <w:sz w:val="20"/>
        </w:rPr>
        <w:t xml:space="preserve"> </w:t>
      </w:r>
      <w:r>
        <w:rPr>
          <w:sz w:val="20"/>
        </w:rPr>
        <w:t>and</w:t>
      </w:r>
      <w:r>
        <w:rPr>
          <w:spacing w:val="9"/>
          <w:sz w:val="20"/>
        </w:rPr>
        <w:t xml:space="preserve"> </w:t>
      </w:r>
      <w:r>
        <w:rPr>
          <w:sz w:val="20"/>
        </w:rPr>
        <w:t>Care</w:t>
      </w:r>
      <w:r>
        <w:rPr>
          <w:spacing w:val="9"/>
          <w:sz w:val="20"/>
        </w:rPr>
        <w:t xml:space="preserve"> </w:t>
      </w:r>
      <w:r>
        <w:rPr>
          <w:sz w:val="20"/>
        </w:rPr>
        <w:t>Excellence.</w:t>
      </w:r>
      <w:r>
        <w:rPr>
          <w:spacing w:val="9"/>
          <w:sz w:val="20"/>
        </w:rPr>
        <w:t xml:space="preserve"> </w:t>
      </w:r>
      <w:r>
        <w:rPr>
          <w:sz w:val="20"/>
        </w:rPr>
        <w:t>Published</w:t>
      </w:r>
      <w:r>
        <w:rPr>
          <w:spacing w:val="9"/>
          <w:sz w:val="20"/>
        </w:rPr>
        <w:t xml:space="preserve"> </w:t>
      </w:r>
      <w:r>
        <w:rPr>
          <w:sz w:val="20"/>
        </w:rPr>
        <w:t>15</w:t>
      </w:r>
      <w:r>
        <w:rPr>
          <w:spacing w:val="9"/>
          <w:sz w:val="20"/>
        </w:rPr>
        <w:t xml:space="preserve"> </w:t>
      </w:r>
      <w:r>
        <w:rPr>
          <w:sz w:val="20"/>
        </w:rPr>
        <w:t>August</w:t>
      </w:r>
      <w:r>
        <w:rPr>
          <w:spacing w:val="9"/>
          <w:sz w:val="20"/>
        </w:rPr>
        <w:t xml:space="preserve"> </w:t>
      </w:r>
      <w:r>
        <w:rPr>
          <w:sz w:val="20"/>
        </w:rPr>
        <w:t>2024</w:t>
      </w:r>
      <w:r>
        <w:rPr>
          <w:spacing w:val="8"/>
          <w:sz w:val="20"/>
        </w:rPr>
        <w:t xml:space="preserve"> </w:t>
      </w:r>
      <w:r>
        <w:rPr>
          <w:sz w:val="20"/>
        </w:rPr>
        <w:t>(2024).</w:t>
      </w:r>
    </w:p>
    <w:p w14:paraId="7376E441" w14:textId="77777777" w:rsidR="00EF4BD5" w:rsidRDefault="00EF4BD5">
      <w:pPr>
        <w:pStyle w:val="ListParagraph"/>
        <w:spacing w:line="254" w:lineRule="auto"/>
        <w:rPr>
          <w:sz w:val="20"/>
        </w:rPr>
        <w:sectPr w:rsidR="00EF4BD5">
          <w:pgSz w:w="11910" w:h="16840"/>
          <w:pgMar w:top="1240" w:right="1133" w:bottom="860" w:left="1133" w:header="0" w:footer="678" w:gutter="0"/>
          <w:cols w:space="720"/>
        </w:sectPr>
      </w:pPr>
    </w:p>
    <w:p w14:paraId="331F8561" w14:textId="77777777" w:rsidR="00EF4BD5" w:rsidRDefault="00000000">
      <w:pPr>
        <w:pStyle w:val="BodyText"/>
        <w:spacing w:before="54"/>
        <w:ind w:left="600"/>
        <w:jc w:val="left"/>
      </w:pPr>
      <w:hyperlink r:id="rId35">
        <w:r>
          <w:rPr>
            <w:color w:val="0000FF"/>
            <w:spacing w:val="-2"/>
          </w:rPr>
          <w:t>https://www.nice.org.uk/corporate/ecd11</w:t>
        </w:r>
      </w:hyperlink>
    </w:p>
    <w:p w14:paraId="5B4CA624" w14:textId="77777777" w:rsidR="00EF4BD5" w:rsidRDefault="00000000">
      <w:pPr>
        <w:pStyle w:val="ListParagraph"/>
        <w:numPr>
          <w:ilvl w:val="0"/>
          <w:numId w:val="1"/>
        </w:numPr>
        <w:tabs>
          <w:tab w:val="left" w:pos="600"/>
          <w:tab w:val="left" w:pos="1324"/>
          <w:tab w:val="left" w:pos="1579"/>
          <w:tab w:val="left" w:pos="1658"/>
          <w:tab w:val="left" w:pos="1809"/>
          <w:tab w:val="left" w:pos="2736"/>
          <w:tab w:val="left" w:pos="2894"/>
          <w:tab w:val="left" w:pos="3002"/>
          <w:tab w:val="left" w:pos="3364"/>
          <w:tab w:val="left" w:pos="3483"/>
          <w:tab w:val="left" w:pos="4011"/>
          <w:tab w:val="left" w:pos="4439"/>
          <w:tab w:val="left" w:pos="4802"/>
          <w:tab w:val="left" w:pos="5297"/>
          <w:tab w:val="left" w:pos="5329"/>
          <w:tab w:val="left" w:pos="5704"/>
          <w:tab w:val="left" w:pos="5838"/>
          <w:tab w:val="left" w:pos="6050"/>
          <w:tab w:val="left" w:pos="6170"/>
          <w:tab w:val="left" w:pos="6470"/>
          <w:tab w:val="left" w:pos="7028"/>
          <w:tab w:val="left" w:pos="7616"/>
          <w:tab w:val="left" w:pos="8139"/>
          <w:tab w:val="left" w:pos="8745"/>
          <w:tab w:val="left" w:pos="8865"/>
          <w:tab w:val="left" w:pos="9155"/>
        </w:tabs>
        <w:spacing w:before="212" w:line="244" w:lineRule="auto"/>
        <w:ind w:right="426" w:hanging="410"/>
        <w:jc w:val="left"/>
        <w:rPr>
          <w:rFonts w:ascii="Tahoma" w:hAnsi="Tahoma"/>
          <w:sz w:val="20"/>
        </w:rPr>
      </w:pPr>
      <w:bookmarkStart w:id="53" w:name="_bookmark30"/>
      <w:bookmarkEnd w:id="53"/>
      <w:r>
        <w:rPr>
          <w:spacing w:val="-2"/>
          <w:sz w:val="20"/>
        </w:rPr>
        <w:t>National</w:t>
      </w:r>
      <w:r>
        <w:rPr>
          <w:sz w:val="20"/>
        </w:rPr>
        <w:tab/>
      </w:r>
      <w:r>
        <w:rPr>
          <w:sz w:val="20"/>
        </w:rPr>
        <w:tab/>
      </w:r>
      <w:r>
        <w:rPr>
          <w:spacing w:val="-2"/>
          <w:sz w:val="20"/>
        </w:rPr>
        <w:t>Academies</w:t>
      </w:r>
      <w:r>
        <w:rPr>
          <w:sz w:val="20"/>
        </w:rPr>
        <w:tab/>
      </w:r>
      <w:r>
        <w:rPr>
          <w:sz w:val="20"/>
        </w:rPr>
        <w:tab/>
      </w:r>
      <w:r>
        <w:rPr>
          <w:spacing w:val="-6"/>
          <w:sz w:val="20"/>
        </w:rPr>
        <w:t>of</w:t>
      </w:r>
      <w:r>
        <w:rPr>
          <w:sz w:val="20"/>
        </w:rPr>
        <w:tab/>
      </w:r>
      <w:r>
        <w:rPr>
          <w:spacing w:val="-2"/>
          <w:sz w:val="20"/>
        </w:rPr>
        <w:t>Sciences,</w:t>
      </w:r>
      <w:r>
        <w:rPr>
          <w:sz w:val="20"/>
        </w:rPr>
        <w:tab/>
      </w:r>
      <w:r>
        <w:rPr>
          <w:spacing w:val="-2"/>
          <w:sz w:val="20"/>
        </w:rPr>
        <w:t>Engineering,</w:t>
      </w:r>
      <w:r>
        <w:rPr>
          <w:sz w:val="20"/>
        </w:rPr>
        <w:tab/>
      </w:r>
      <w:r>
        <w:rPr>
          <w:sz w:val="20"/>
        </w:rPr>
        <w:tab/>
      </w:r>
      <w:r>
        <w:rPr>
          <w:spacing w:val="-4"/>
          <w:sz w:val="20"/>
        </w:rPr>
        <w:t>and</w:t>
      </w:r>
      <w:r>
        <w:rPr>
          <w:sz w:val="20"/>
        </w:rPr>
        <w:tab/>
      </w:r>
      <w:r>
        <w:rPr>
          <w:sz w:val="20"/>
        </w:rPr>
        <w:tab/>
      </w:r>
      <w:r>
        <w:rPr>
          <w:spacing w:val="-2"/>
          <w:sz w:val="20"/>
        </w:rPr>
        <w:t>Medicine:</w:t>
      </w:r>
      <w:r>
        <w:rPr>
          <w:sz w:val="20"/>
        </w:rPr>
        <w:tab/>
      </w:r>
      <w:r>
        <w:rPr>
          <w:spacing w:val="-2"/>
          <w:sz w:val="20"/>
        </w:rPr>
        <w:t>Updating</w:t>
      </w:r>
      <w:r>
        <w:rPr>
          <w:sz w:val="20"/>
        </w:rPr>
        <w:tab/>
      </w:r>
      <w:r>
        <w:rPr>
          <w:spacing w:val="-2"/>
          <w:sz w:val="20"/>
        </w:rPr>
        <w:t>Stan</w:t>
      </w:r>
      <w:r>
        <w:rPr>
          <w:spacing w:val="-2"/>
          <w:sz w:val="20"/>
        </w:rPr>
        <w:softHyphen/>
        <w:t>dards</w:t>
      </w:r>
      <w:r>
        <w:rPr>
          <w:sz w:val="20"/>
        </w:rPr>
        <w:tab/>
      </w:r>
      <w:r>
        <w:rPr>
          <w:spacing w:val="-4"/>
          <w:sz w:val="20"/>
        </w:rPr>
        <w:t>for</w:t>
      </w:r>
      <w:r>
        <w:rPr>
          <w:sz w:val="20"/>
        </w:rPr>
        <w:tab/>
      </w:r>
      <w:r>
        <w:rPr>
          <w:sz w:val="20"/>
        </w:rPr>
        <w:tab/>
      </w:r>
      <w:r>
        <w:rPr>
          <w:sz w:val="20"/>
        </w:rPr>
        <w:tab/>
      </w:r>
      <w:r>
        <w:rPr>
          <w:spacing w:val="-2"/>
          <w:sz w:val="20"/>
        </w:rPr>
        <w:t>Systematic</w:t>
      </w:r>
      <w:r>
        <w:rPr>
          <w:sz w:val="20"/>
        </w:rPr>
        <w:tab/>
      </w:r>
      <w:r>
        <w:rPr>
          <w:sz w:val="20"/>
        </w:rPr>
        <w:tab/>
      </w:r>
      <w:r>
        <w:rPr>
          <w:spacing w:val="-2"/>
          <w:sz w:val="20"/>
        </w:rPr>
        <w:t>Reviews:</w:t>
      </w:r>
      <w:r>
        <w:rPr>
          <w:sz w:val="20"/>
        </w:rPr>
        <w:tab/>
      </w:r>
      <w:r>
        <w:rPr>
          <w:spacing w:val="-2"/>
          <w:sz w:val="20"/>
        </w:rPr>
        <w:t>Proceedings</w:t>
      </w:r>
      <w:r>
        <w:rPr>
          <w:sz w:val="20"/>
        </w:rPr>
        <w:tab/>
      </w:r>
      <w:r>
        <w:rPr>
          <w:spacing w:val="-6"/>
          <w:sz w:val="20"/>
        </w:rPr>
        <w:t>of</w:t>
      </w:r>
      <w:r>
        <w:rPr>
          <w:sz w:val="20"/>
        </w:rPr>
        <w:tab/>
      </w:r>
      <w:r>
        <w:rPr>
          <w:spacing w:val="-10"/>
          <w:sz w:val="20"/>
        </w:rPr>
        <w:t>a</w:t>
      </w:r>
      <w:r>
        <w:rPr>
          <w:sz w:val="20"/>
        </w:rPr>
        <w:tab/>
      </w:r>
      <w:r>
        <w:rPr>
          <w:sz w:val="20"/>
        </w:rPr>
        <w:tab/>
      </w:r>
      <w:r>
        <w:rPr>
          <w:spacing w:val="-2"/>
          <w:sz w:val="20"/>
        </w:rPr>
        <w:t>Webinar</w:t>
      </w:r>
      <w:r>
        <w:rPr>
          <w:sz w:val="20"/>
        </w:rPr>
        <w:tab/>
      </w:r>
      <w:r>
        <w:rPr>
          <w:spacing w:val="-2"/>
          <w:sz w:val="20"/>
        </w:rPr>
        <w:t>Series—in</w:t>
      </w:r>
      <w:r>
        <w:rPr>
          <w:sz w:val="20"/>
        </w:rPr>
        <w:tab/>
      </w:r>
      <w:r>
        <w:rPr>
          <w:spacing w:val="-2"/>
          <w:sz w:val="20"/>
        </w:rPr>
        <w:t>Brief.</w:t>
      </w:r>
      <w:r>
        <w:rPr>
          <w:sz w:val="20"/>
        </w:rPr>
        <w:tab/>
      </w:r>
      <w:r>
        <w:rPr>
          <w:sz w:val="20"/>
        </w:rPr>
        <w:tab/>
      </w:r>
      <w:r>
        <w:rPr>
          <w:spacing w:val="-4"/>
          <w:sz w:val="20"/>
        </w:rPr>
        <w:t xml:space="preserve">The </w:t>
      </w:r>
      <w:r>
        <w:rPr>
          <w:spacing w:val="-2"/>
          <w:sz w:val="20"/>
        </w:rPr>
        <w:t>National</w:t>
      </w:r>
      <w:r>
        <w:rPr>
          <w:sz w:val="20"/>
        </w:rPr>
        <w:tab/>
      </w:r>
      <w:r>
        <w:rPr>
          <w:spacing w:val="-2"/>
          <w:sz w:val="20"/>
        </w:rPr>
        <w:t>Academies</w:t>
      </w:r>
      <w:r>
        <w:rPr>
          <w:sz w:val="20"/>
        </w:rPr>
        <w:tab/>
      </w:r>
      <w:r>
        <w:rPr>
          <w:spacing w:val="-2"/>
          <w:sz w:val="20"/>
        </w:rPr>
        <w:t>Press,</w:t>
      </w:r>
      <w:r>
        <w:rPr>
          <w:sz w:val="20"/>
        </w:rPr>
        <w:tab/>
      </w:r>
      <w:r>
        <w:rPr>
          <w:sz w:val="20"/>
        </w:rPr>
        <w:tab/>
      </w:r>
      <w:r>
        <w:rPr>
          <w:spacing w:val="-2"/>
          <w:sz w:val="20"/>
        </w:rPr>
        <w:t>Washington,</w:t>
      </w:r>
      <w:r>
        <w:rPr>
          <w:sz w:val="20"/>
        </w:rPr>
        <w:tab/>
      </w:r>
      <w:r>
        <w:rPr>
          <w:spacing w:val="-6"/>
          <w:sz w:val="20"/>
        </w:rPr>
        <w:t>DC</w:t>
      </w:r>
      <w:r>
        <w:rPr>
          <w:sz w:val="20"/>
        </w:rPr>
        <w:tab/>
      </w:r>
      <w:r>
        <w:rPr>
          <w:sz w:val="20"/>
        </w:rPr>
        <w:tab/>
      </w:r>
      <w:r>
        <w:rPr>
          <w:spacing w:val="-2"/>
          <w:sz w:val="20"/>
        </w:rPr>
        <w:t>(2026).</w:t>
      </w:r>
      <w:r>
        <w:rPr>
          <w:sz w:val="20"/>
        </w:rPr>
        <w:tab/>
      </w:r>
      <w:r>
        <w:rPr>
          <w:sz w:val="20"/>
        </w:rPr>
        <w:tab/>
      </w:r>
      <w:hyperlink r:id="rId36">
        <w:r>
          <w:rPr>
            <w:color w:val="0000FF"/>
            <w:spacing w:val="-2"/>
            <w:sz w:val="20"/>
          </w:rPr>
          <w:t>https://doi.org/10.17226/29538</w:t>
        </w:r>
      </w:hyperlink>
      <w:r>
        <w:rPr>
          <w:color w:val="0000FF"/>
          <w:sz w:val="20"/>
        </w:rPr>
        <w:tab/>
      </w:r>
      <w:r>
        <w:rPr>
          <w:spacing w:val="-10"/>
          <w:sz w:val="20"/>
        </w:rPr>
        <w:t>.</w:t>
      </w:r>
      <w:r>
        <w:rPr>
          <w:spacing w:val="-4"/>
          <w:sz w:val="20"/>
        </w:rPr>
        <w:t xml:space="preserve"> </w:t>
      </w:r>
      <w:hyperlink r:id="rId37">
        <w:r>
          <w:rPr>
            <w:rFonts w:ascii="Tahoma" w:hAnsi="Tahoma"/>
            <w:spacing w:val="-4"/>
            <w:sz w:val="20"/>
          </w:rPr>
          <w:t>https://nap.nationalacademies.org/catalog/29538/updating-standards-for-systematic-reviews-</w:t>
        </w:r>
      </w:hyperlink>
      <w:r>
        <w:rPr>
          <w:rFonts w:ascii="Tahoma" w:hAnsi="Tahoma"/>
          <w:spacing w:val="-4"/>
          <w:sz w:val="20"/>
        </w:rPr>
        <w:t>proceedings-of-a-webinar-series</w:t>
      </w:r>
    </w:p>
    <w:p w14:paraId="268E8CFE" w14:textId="77777777" w:rsidR="00EF4BD5" w:rsidRDefault="00000000">
      <w:pPr>
        <w:pStyle w:val="ListParagraph"/>
        <w:numPr>
          <w:ilvl w:val="0"/>
          <w:numId w:val="1"/>
        </w:numPr>
        <w:tabs>
          <w:tab w:val="left" w:pos="600"/>
        </w:tabs>
        <w:spacing w:before="211"/>
        <w:ind w:right="426" w:hanging="410"/>
        <w:jc w:val="left"/>
        <w:rPr>
          <w:sz w:val="20"/>
        </w:rPr>
      </w:pPr>
      <w:bookmarkStart w:id="54" w:name="_bookmark31"/>
      <w:bookmarkEnd w:id="54"/>
      <w:r>
        <w:rPr>
          <w:sz w:val="20"/>
        </w:rPr>
        <w:t>Singh, B., Diaby, K., Makhija, D., Thakur, D., Kulkarni,</w:t>
      </w:r>
      <w:r>
        <w:rPr>
          <w:spacing w:val="14"/>
          <w:sz w:val="20"/>
        </w:rPr>
        <w:t xml:space="preserve"> </w:t>
      </w:r>
      <w:r>
        <w:rPr>
          <w:sz w:val="20"/>
        </w:rPr>
        <w:t>A., Dubey, R., Rai, P.: Sa105 where is ai</w:t>
      </w:r>
      <w:r>
        <w:rPr>
          <w:spacing w:val="80"/>
          <w:sz w:val="20"/>
        </w:rPr>
        <w:t xml:space="preserve"> </w:t>
      </w:r>
      <w:r>
        <w:rPr>
          <w:sz w:val="20"/>
        </w:rPr>
        <w:t xml:space="preserve">in evidence synthesis for nice hta submissions? Value in Health </w:t>
      </w:r>
      <w:r>
        <w:rPr>
          <w:rFonts w:ascii="Century Schoolbook"/>
          <w:b/>
          <w:sz w:val="20"/>
        </w:rPr>
        <w:t>28</w:t>
      </w:r>
      <w:r>
        <w:rPr>
          <w:sz w:val="20"/>
        </w:rPr>
        <w:t>(12), 667 (2025)</w:t>
      </w:r>
    </w:p>
    <w:p w14:paraId="45C3C4EA" w14:textId="77777777" w:rsidR="00EF4BD5" w:rsidRDefault="00000000">
      <w:pPr>
        <w:pStyle w:val="ListParagraph"/>
        <w:numPr>
          <w:ilvl w:val="0"/>
          <w:numId w:val="1"/>
        </w:numPr>
        <w:tabs>
          <w:tab w:val="left" w:pos="600"/>
        </w:tabs>
        <w:spacing w:before="211" w:line="247" w:lineRule="auto"/>
        <w:ind w:right="426" w:hanging="410"/>
        <w:jc w:val="both"/>
        <w:rPr>
          <w:sz w:val="20"/>
        </w:rPr>
      </w:pPr>
      <w:bookmarkStart w:id="55" w:name="_bookmark32"/>
      <w:bookmarkEnd w:id="55"/>
      <w:r>
        <w:rPr>
          <w:spacing w:val="-2"/>
          <w:sz w:val="20"/>
        </w:rPr>
        <w:t>Scotti,</w:t>
      </w:r>
      <w:r>
        <w:rPr>
          <w:spacing w:val="-4"/>
          <w:sz w:val="20"/>
        </w:rPr>
        <w:t xml:space="preserve"> </w:t>
      </w:r>
      <w:r>
        <w:rPr>
          <w:spacing w:val="-2"/>
          <w:sz w:val="20"/>
        </w:rPr>
        <w:t>K.L.,</w:t>
      </w:r>
      <w:r>
        <w:rPr>
          <w:spacing w:val="-3"/>
          <w:sz w:val="20"/>
        </w:rPr>
        <w:t xml:space="preserve"> </w:t>
      </w:r>
      <w:r>
        <w:rPr>
          <w:spacing w:val="-2"/>
          <w:sz w:val="20"/>
        </w:rPr>
        <w:t>Young,</w:t>
      </w:r>
      <w:r>
        <w:rPr>
          <w:spacing w:val="-4"/>
          <w:sz w:val="20"/>
        </w:rPr>
        <w:t xml:space="preserve"> </w:t>
      </w:r>
      <w:r>
        <w:rPr>
          <w:spacing w:val="-2"/>
          <w:sz w:val="20"/>
        </w:rPr>
        <w:t>S.,</w:t>
      </w:r>
      <w:r>
        <w:rPr>
          <w:spacing w:val="-3"/>
          <w:sz w:val="20"/>
        </w:rPr>
        <w:t xml:space="preserve"> </w:t>
      </w:r>
      <w:r>
        <w:rPr>
          <w:spacing w:val="-2"/>
          <w:sz w:val="20"/>
        </w:rPr>
        <w:t>Gainey,</w:t>
      </w:r>
      <w:r>
        <w:rPr>
          <w:spacing w:val="-3"/>
          <w:sz w:val="20"/>
        </w:rPr>
        <w:t xml:space="preserve"> </w:t>
      </w:r>
      <w:r>
        <w:rPr>
          <w:spacing w:val="-2"/>
          <w:sz w:val="20"/>
        </w:rPr>
        <w:t>M.A.,</w:t>
      </w:r>
      <w:r>
        <w:rPr>
          <w:spacing w:val="-4"/>
          <w:sz w:val="20"/>
        </w:rPr>
        <w:t xml:space="preserve"> </w:t>
      </w:r>
      <w:r>
        <w:rPr>
          <w:spacing w:val="-2"/>
          <w:sz w:val="20"/>
        </w:rPr>
        <w:t>Lan,</w:t>
      </w:r>
      <w:r>
        <w:rPr>
          <w:spacing w:val="-3"/>
          <w:sz w:val="20"/>
        </w:rPr>
        <w:t xml:space="preserve"> </w:t>
      </w:r>
      <w:r>
        <w:rPr>
          <w:spacing w:val="-2"/>
          <w:sz w:val="20"/>
        </w:rPr>
        <w:t>H.:</w:t>
      </w:r>
      <w:r>
        <w:rPr>
          <w:spacing w:val="-3"/>
          <w:sz w:val="20"/>
        </w:rPr>
        <w:t xml:space="preserve"> </w:t>
      </w:r>
      <w:r>
        <w:rPr>
          <w:spacing w:val="-2"/>
          <w:sz w:val="20"/>
        </w:rPr>
        <w:t>Artificial</w:t>
      </w:r>
      <w:r>
        <w:rPr>
          <w:spacing w:val="-3"/>
          <w:sz w:val="20"/>
        </w:rPr>
        <w:t xml:space="preserve"> </w:t>
      </w:r>
      <w:r>
        <w:rPr>
          <w:spacing w:val="-2"/>
          <w:sz w:val="20"/>
        </w:rPr>
        <w:t>intelligence</w:t>
      </w:r>
      <w:r>
        <w:rPr>
          <w:spacing w:val="-3"/>
          <w:sz w:val="20"/>
        </w:rPr>
        <w:t xml:space="preserve"> </w:t>
      </w:r>
      <w:r>
        <w:rPr>
          <w:spacing w:val="-2"/>
          <w:sz w:val="20"/>
        </w:rPr>
        <w:t>and</w:t>
      </w:r>
      <w:r>
        <w:rPr>
          <w:spacing w:val="-4"/>
          <w:sz w:val="20"/>
        </w:rPr>
        <w:t xml:space="preserve"> </w:t>
      </w:r>
      <w:r>
        <w:rPr>
          <w:spacing w:val="-2"/>
          <w:sz w:val="20"/>
        </w:rPr>
        <w:t>automation</w:t>
      </w:r>
      <w:r>
        <w:rPr>
          <w:spacing w:val="-3"/>
          <w:sz w:val="20"/>
        </w:rPr>
        <w:t xml:space="preserve"> </w:t>
      </w:r>
      <w:r>
        <w:rPr>
          <w:spacing w:val="-2"/>
          <w:sz w:val="20"/>
        </w:rPr>
        <w:t>in</w:t>
      </w:r>
      <w:r>
        <w:rPr>
          <w:spacing w:val="-4"/>
          <w:sz w:val="20"/>
        </w:rPr>
        <w:t xml:space="preserve"> </w:t>
      </w:r>
      <w:r>
        <w:rPr>
          <w:spacing w:val="-2"/>
          <w:sz w:val="20"/>
        </w:rPr>
        <w:t>evidence</w:t>
      </w:r>
      <w:r>
        <w:rPr>
          <w:spacing w:val="-3"/>
          <w:sz w:val="20"/>
        </w:rPr>
        <w:t xml:space="preserve"> </w:t>
      </w:r>
      <w:r>
        <w:rPr>
          <w:spacing w:val="-2"/>
          <w:sz w:val="20"/>
        </w:rPr>
        <w:t>syn</w:t>
      </w:r>
      <w:r>
        <w:rPr>
          <w:spacing w:val="-2"/>
          <w:sz w:val="20"/>
        </w:rPr>
        <w:softHyphen/>
      </w:r>
      <w:r>
        <w:rPr>
          <w:spacing w:val="-4"/>
          <w:sz w:val="20"/>
        </w:rPr>
        <w:t xml:space="preserve">thesis: an investigation of methods employed in cochrane, campbell collaboration, and environmental </w:t>
      </w:r>
      <w:r>
        <w:rPr>
          <w:sz w:val="20"/>
        </w:rPr>
        <w:t xml:space="preserve">evidence reviews. Cochrane Evidence Synthesis and Methods </w:t>
      </w:r>
      <w:r>
        <w:rPr>
          <w:rFonts w:ascii="Century Schoolbook" w:hAnsi="Century Schoolbook"/>
          <w:b/>
          <w:sz w:val="20"/>
        </w:rPr>
        <w:t>3</w:t>
      </w:r>
      <w:r>
        <w:rPr>
          <w:sz w:val="20"/>
        </w:rPr>
        <w:t>(5), 70046 (2025)</w:t>
      </w:r>
    </w:p>
    <w:p w14:paraId="02661A48" w14:textId="77777777" w:rsidR="00EF4BD5" w:rsidRDefault="00000000">
      <w:pPr>
        <w:pStyle w:val="ListParagraph"/>
        <w:numPr>
          <w:ilvl w:val="0"/>
          <w:numId w:val="1"/>
        </w:numPr>
        <w:tabs>
          <w:tab w:val="left" w:pos="600"/>
        </w:tabs>
        <w:spacing w:line="249" w:lineRule="auto"/>
        <w:ind w:right="425" w:hanging="410"/>
        <w:jc w:val="both"/>
        <w:rPr>
          <w:rFonts w:ascii="Tahoma" w:hAnsi="Tahoma"/>
          <w:sz w:val="20"/>
        </w:rPr>
      </w:pPr>
      <w:bookmarkStart w:id="56" w:name="_bookmark33"/>
      <w:bookmarkEnd w:id="56"/>
      <w:r>
        <w:rPr>
          <w:sz w:val="20"/>
        </w:rPr>
        <w:t>Wang, S., Scells, H., Koopman, B., Zuccon, G.: Can chatgpt write a good boolean query for sys</w:t>
      </w:r>
      <w:r>
        <w:rPr>
          <w:sz w:val="20"/>
        </w:rPr>
        <w:softHyphen/>
        <w:t>tematic</w:t>
      </w:r>
      <w:r>
        <w:rPr>
          <w:spacing w:val="-10"/>
          <w:sz w:val="20"/>
        </w:rPr>
        <w:t xml:space="preserve"> </w:t>
      </w:r>
      <w:r>
        <w:rPr>
          <w:sz w:val="20"/>
        </w:rPr>
        <w:t>review</w:t>
      </w:r>
      <w:r>
        <w:rPr>
          <w:spacing w:val="-11"/>
          <w:sz w:val="20"/>
        </w:rPr>
        <w:t xml:space="preserve"> </w:t>
      </w:r>
      <w:r>
        <w:rPr>
          <w:sz w:val="20"/>
        </w:rPr>
        <w:t>literature</w:t>
      </w:r>
      <w:r>
        <w:rPr>
          <w:spacing w:val="-10"/>
          <w:sz w:val="20"/>
        </w:rPr>
        <w:t xml:space="preserve"> </w:t>
      </w:r>
      <w:r>
        <w:rPr>
          <w:sz w:val="20"/>
        </w:rPr>
        <w:t>search?</w:t>
      </w:r>
      <w:r>
        <w:rPr>
          <w:spacing w:val="-10"/>
          <w:sz w:val="20"/>
        </w:rPr>
        <w:t xml:space="preserve"> </w:t>
      </w:r>
      <w:r>
        <w:rPr>
          <w:sz w:val="20"/>
        </w:rPr>
        <w:t>In:</w:t>
      </w:r>
      <w:r>
        <w:rPr>
          <w:spacing w:val="-10"/>
          <w:sz w:val="20"/>
        </w:rPr>
        <w:t xml:space="preserve"> </w:t>
      </w:r>
      <w:r>
        <w:rPr>
          <w:sz w:val="20"/>
        </w:rPr>
        <w:t>Proceedings</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46th</w:t>
      </w:r>
      <w:r>
        <w:rPr>
          <w:spacing w:val="-10"/>
          <w:sz w:val="20"/>
        </w:rPr>
        <w:t xml:space="preserve"> </w:t>
      </w:r>
      <w:r>
        <w:rPr>
          <w:sz w:val="20"/>
        </w:rPr>
        <w:t>International</w:t>
      </w:r>
      <w:r>
        <w:rPr>
          <w:spacing w:val="-10"/>
          <w:sz w:val="20"/>
        </w:rPr>
        <w:t xml:space="preserve"> </w:t>
      </w:r>
      <w:r>
        <w:rPr>
          <w:sz w:val="20"/>
        </w:rPr>
        <w:t>ACM</w:t>
      </w:r>
      <w:r>
        <w:rPr>
          <w:spacing w:val="-10"/>
          <w:sz w:val="20"/>
        </w:rPr>
        <w:t xml:space="preserve"> </w:t>
      </w:r>
      <w:r>
        <w:rPr>
          <w:sz w:val="20"/>
        </w:rPr>
        <w:t>SIGIR</w:t>
      </w:r>
      <w:r>
        <w:rPr>
          <w:spacing w:val="-10"/>
          <w:sz w:val="20"/>
        </w:rPr>
        <w:t xml:space="preserve"> </w:t>
      </w:r>
      <w:r>
        <w:rPr>
          <w:sz w:val="20"/>
        </w:rPr>
        <w:t xml:space="preserve">Conference on Research and Development in Information Retrieval. SIGIR ’23, pp. 1426–1436. Association </w:t>
      </w:r>
      <w:r>
        <w:rPr>
          <w:spacing w:val="-2"/>
          <w:sz w:val="20"/>
        </w:rPr>
        <w:t xml:space="preserve">for Computing Machinery, New York, NY, USA (2023). </w:t>
      </w:r>
      <w:hyperlink r:id="rId38">
        <w:r>
          <w:rPr>
            <w:color w:val="0000FF"/>
            <w:spacing w:val="-2"/>
            <w:sz w:val="20"/>
          </w:rPr>
          <w:t>https://doi.org/10.1145/3539618.3591703</w:t>
        </w:r>
      </w:hyperlink>
      <w:r>
        <w:rPr>
          <w:color w:val="0000FF"/>
          <w:spacing w:val="-2"/>
          <w:sz w:val="20"/>
        </w:rPr>
        <w:t xml:space="preserve"> </w:t>
      </w:r>
      <w:r>
        <w:rPr>
          <w:spacing w:val="-2"/>
          <w:sz w:val="20"/>
        </w:rPr>
        <w:t xml:space="preserve">. </w:t>
      </w:r>
      <w:hyperlink r:id="rId39">
        <w:r>
          <w:rPr>
            <w:rFonts w:ascii="Tahoma" w:hAnsi="Tahoma"/>
            <w:spacing w:val="-2"/>
            <w:sz w:val="20"/>
          </w:rPr>
          <w:t>https://doi.org/10.1145/3539618.3591703</w:t>
        </w:r>
      </w:hyperlink>
    </w:p>
    <w:p w14:paraId="220AE465" w14:textId="77777777" w:rsidR="00EF4BD5" w:rsidRDefault="00000000">
      <w:pPr>
        <w:pStyle w:val="ListParagraph"/>
        <w:numPr>
          <w:ilvl w:val="0"/>
          <w:numId w:val="1"/>
        </w:numPr>
        <w:tabs>
          <w:tab w:val="left" w:pos="600"/>
        </w:tabs>
        <w:spacing w:line="249" w:lineRule="auto"/>
        <w:ind w:right="425" w:hanging="410"/>
        <w:jc w:val="both"/>
        <w:rPr>
          <w:rFonts w:ascii="Tahoma" w:hAnsi="Tahoma"/>
          <w:sz w:val="20"/>
        </w:rPr>
      </w:pPr>
      <w:r>
        <w:rPr>
          <w:sz w:val="20"/>
        </w:rPr>
        <w:t xml:space="preserve">Wang, S., Scells, H., Koopman, B., Zuccon, G.: Reassessing large language model boolean query </w:t>
      </w:r>
      <w:r>
        <w:rPr>
          <w:spacing w:val="-2"/>
          <w:sz w:val="20"/>
        </w:rPr>
        <w:t>generation</w:t>
      </w:r>
      <w:r>
        <w:rPr>
          <w:spacing w:val="-6"/>
          <w:sz w:val="20"/>
        </w:rPr>
        <w:t xml:space="preserve"> </w:t>
      </w:r>
      <w:r>
        <w:rPr>
          <w:spacing w:val="-2"/>
          <w:sz w:val="20"/>
        </w:rPr>
        <w:t>for</w:t>
      </w:r>
      <w:r>
        <w:rPr>
          <w:spacing w:val="-6"/>
          <w:sz w:val="20"/>
        </w:rPr>
        <w:t xml:space="preserve"> </w:t>
      </w:r>
      <w:r>
        <w:rPr>
          <w:spacing w:val="-2"/>
          <w:sz w:val="20"/>
        </w:rPr>
        <w:t>systematic</w:t>
      </w:r>
      <w:r>
        <w:rPr>
          <w:spacing w:val="-6"/>
          <w:sz w:val="20"/>
        </w:rPr>
        <w:t xml:space="preserve"> </w:t>
      </w:r>
      <w:r>
        <w:rPr>
          <w:spacing w:val="-2"/>
          <w:sz w:val="20"/>
        </w:rPr>
        <w:t>reviews.</w:t>
      </w:r>
      <w:r>
        <w:rPr>
          <w:spacing w:val="-6"/>
          <w:sz w:val="20"/>
        </w:rPr>
        <w:t xml:space="preserve"> </w:t>
      </w:r>
      <w:r>
        <w:rPr>
          <w:spacing w:val="-2"/>
          <w:sz w:val="20"/>
        </w:rPr>
        <w:t>In:</w:t>
      </w:r>
      <w:r>
        <w:rPr>
          <w:spacing w:val="-6"/>
          <w:sz w:val="20"/>
        </w:rPr>
        <w:t xml:space="preserve"> </w:t>
      </w:r>
      <w:r>
        <w:rPr>
          <w:spacing w:val="-2"/>
          <w:sz w:val="20"/>
        </w:rPr>
        <w:t>Proceedings</w:t>
      </w:r>
      <w:r>
        <w:rPr>
          <w:spacing w:val="-6"/>
          <w:sz w:val="20"/>
        </w:rPr>
        <w:t xml:space="preserve"> </w:t>
      </w:r>
      <w:r>
        <w:rPr>
          <w:spacing w:val="-2"/>
          <w:sz w:val="20"/>
        </w:rPr>
        <w:t>of</w:t>
      </w:r>
      <w:r>
        <w:rPr>
          <w:spacing w:val="-6"/>
          <w:sz w:val="20"/>
        </w:rPr>
        <w:t xml:space="preserve"> </w:t>
      </w:r>
      <w:r>
        <w:rPr>
          <w:spacing w:val="-2"/>
          <w:sz w:val="20"/>
        </w:rPr>
        <w:t>the</w:t>
      </w:r>
      <w:r>
        <w:rPr>
          <w:spacing w:val="-6"/>
          <w:sz w:val="20"/>
        </w:rPr>
        <w:t xml:space="preserve"> </w:t>
      </w:r>
      <w:r>
        <w:rPr>
          <w:spacing w:val="-2"/>
          <w:sz w:val="20"/>
        </w:rPr>
        <w:t>48th</w:t>
      </w:r>
      <w:r>
        <w:rPr>
          <w:spacing w:val="-6"/>
          <w:sz w:val="20"/>
        </w:rPr>
        <w:t xml:space="preserve"> </w:t>
      </w:r>
      <w:r>
        <w:rPr>
          <w:spacing w:val="-2"/>
          <w:sz w:val="20"/>
        </w:rPr>
        <w:t>International</w:t>
      </w:r>
      <w:r>
        <w:rPr>
          <w:spacing w:val="-6"/>
          <w:sz w:val="20"/>
        </w:rPr>
        <w:t xml:space="preserve"> </w:t>
      </w:r>
      <w:r>
        <w:rPr>
          <w:spacing w:val="-2"/>
          <w:sz w:val="20"/>
        </w:rPr>
        <w:t>ACM</w:t>
      </w:r>
      <w:r>
        <w:rPr>
          <w:spacing w:val="-6"/>
          <w:sz w:val="20"/>
        </w:rPr>
        <w:t xml:space="preserve"> </w:t>
      </w:r>
      <w:r>
        <w:rPr>
          <w:spacing w:val="-2"/>
          <w:sz w:val="20"/>
        </w:rPr>
        <w:t>SIGIR</w:t>
      </w:r>
      <w:r>
        <w:rPr>
          <w:spacing w:val="-6"/>
          <w:sz w:val="20"/>
        </w:rPr>
        <w:t xml:space="preserve"> </w:t>
      </w:r>
      <w:r>
        <w:rPr>
          <w:spacing w:val="-2"/>
          <w:sz w:val="20"/>
        </w:rPr>
        <w:t xml:space="preserve">Conference </w:t>
      </w:r>
      <w:r>
        <w:rPr>
          <w:sz w:val="20"/>
        </w:rPr>
        <w:t xml:space="preserve">on Research and Development in Information Retrieval. SIGIR ’25, pp. 3296–3305. Association </w:t>
      </w:r>
      <w:r>
        <w:rPr>
          <w:spacing w:val="-2"/>
          <w:sz w:val="20"/>
        </w:rPr>
        <w:t>for</w:t>
      </w:r>
      <w:r>
        <w:rPr>
          <w:spacing w:val="-4"/>
          <w:sz w:val="20"/>
        </w:rPr>
        <w:t xml:space="preserve"> </w:t>
      </w:r>
      <w:r>
        <w:rPr>
          <w:spacing w:val="-2"/>
          <w:sz w:val="20"/>
        </w:rPr>
        <w:t>Computing</w:t>
      </w:r>
      <w:r>
        <w:rPr>
          <w:spacing w:val="-4"/>
          <w:sz w:val="20"/>
        </w:rPr>
        <w:t xml:space="preserve"> </w:t>
      </w:r>
      <w:r>
        <w:rPr>
          <w:spacing w:val="-2"/>
          <w:sz w:val="20"/>
        </w:rPr>
        <w:t>Machinery,</w:t>
      </w:r>
      <w:r>
        <w:rPr>
          <w:spacing w:val="-4"/>
          <w:sz w:val="20"/>
        </w:rPr>
        <w:t xml:space="preserve"> </w:t>
      </w:r>
      <w:r>
        <w:rPr>
          <w:spacing w:val="-2"/>
          <w:sz w:val="20"/>
        </w:rPr>
        <w:t>New</w:t>
      </w:r>
      <w:r>
        <w:rPr>
          <w:spacing w:val="-4"/>
          <w:sz w:val="20"/>
        </w:rPr>
        <w:t xml:space="preserve"> </w:t>
      </w:r>
      <w:r>
        <w:rPr>
          <w:spacing w:val="-2"/>
          <w:sz w:val="20"/>
        </w:rPr>
        <w:t>York,</w:t>
      </w:r>
      <w:r>
        <w:rPr>
          <w:spacing w:val="-4"/>
          <w:sz w:val="20"/>
        </w:rPr>
        <w:t xml:space="preserve"> </w:t>
      </w:r>
      <w:r>
        <w:rPr>
          <w:spacing w:val="-2"/>
          <w:sz w:val="20"/>
        </w:rPr>
        <w:t>NY,</w:t>
      </w:r>
      <w:r>
        <w:rPr>
          <w:spacing w:val="-4"/>
          <w:sz w:val="20"/>
        </w:rPr>
        <w:t xml:space="preserve"> </w:t>
      </w:r>
      <w:r>
        <w:rPr>
          <w:spacing w:val="-2"/>
          <w:sz w:val="20"/>
        </w:rPr>
        <w:t>USA</w:t>
      </w:r>
      <w:r>
        <w:rPr>
          <w:spacing w:val="-4"/>
          <w:sz w:val="20"/>
        </w:rPr>
        <w:t xml:space="preserve"> </w:t>
      </w:r>
      <w:r>
        <w:rPr>
          <w:spacing w:val="-2"/>
          <w:sz w:val="20"/>
        </w:rPr>
        <w:t>(2025).</w:t>
      </w:r>
      <w:r>
        <w:rPr>
          <w:spacing w:val="-4"/>
          <w:sz w:val="20"/>
        </w:rPr>
        <w:t xml:space="preserve"> </w:t>
      </w:r>
      <w:hyperlink r:id="rId40">
        <w:r>
          <w:rPr>
            <w:color w:val="0000FF"/>
            <w:spacing w:val="-2"/>
            <w:sz w:val="20"/>
          </w:rPr>
          <w:t>https://doi.org/10.1145/3726302.3730329</w:t>
        </w:r>
      </w:hyperlink>
      <w:r>
        <w:rPr>
          <w:color w:val="0000FF"/>
          <w:spacing w:val="-4"/>
          <w:sz w:val="20"/>
        </w:rPr>
        <w:t xml:space="preserve"> </w:t>
      </w:r>
      <w:r>
        <w:rPr>
          <w:spacing w:val="-2"/>
          <w:sz w:val="20"/>
        </w:rPr>
        <w:t xml:space="preserve">. </w:t>
      </w:r>
      <w:hyperlink r:id="rId41">
        <w:r>
          <w:rPr>
            <w:rFonts w:ascii="Tahoma" w:hAnsi="Tahoma"/>
            <w:spacing w:val="-2"/>
            <w:sz w:val="20"/>
          </w:rPr>
          <w:t>https://doi.org/10.1145/3726302.3730329</w:t>
        </w:r>
      </w:hyperlink>
    </w:p>
    <w:p w14:paraId="16E8BEED" w14:textId="77777777" w:rsidR="00EF4BD5" w:rsidRDefault="00000000">
      <w:pPr>
        <w:pStyle w:val="ListParagraph"/>
        <w:numPr>
          <w:ilvl w:val="0"/>
          <w:numId w:val="1"/>
        </w:numPr>
        <w:tabs>
          <w:tab w:val="left" w:pos="600"/>
        </w:tabs>
        <w:spacing w:before="202" w:line="254" w:lineRule="auto"/>
        <w:ind w:right="426" w:hanging="410"/>
        <w:jc w:val="both"/>
        <w:rPr>
          <w:sz w:val="20"/>
        </w:rPr>
      </w:pPr>
      <w:r>
        <w:rPr>
          <w:sz w:val="20"/>
        </w:rPr>
        <w:t>Staudinger, M., Kusa, W., Piroi, F., Lipani, A., Hanbury, A.: A reproducibility and generalizability study</w:t>
      </w:r>
      <w:r>
        <w:rPr>
          <w:spacing w:val="-2"/>
          <w:sz w:val="20"/>
        </w:rPr>
        <w:t xml:space="preserve"> </w:t>
      </w:r>
      <w:r>
        <w:rPr>
          <w:sz w:val="20"/>
        </w:rPr>
        <w:t>of</w:t>
      </w:r>
      <w:r>
        <w:rPr>
          <w:spacing w:val="-2"/>
          <w:sz w:val="20"/>
        </w:rPr>
        <w:t xml:space="preserve"> </w:t>
      </w:r>
      <w:r>
        <w:rPr>
          <w:sz w:val="20"/>
        </w:rPr>
        <w:t>large</w:t>
      </w:r>
      <w:r>
        <w:rPr>
          <w:spacing w:val="-2"/>
          <w:sz w:val="20"/>
        </w:rPr>
        <w:t xml:space="preserve"> </w:t>
      </w:r>
      <w:r>
        <w:rPr>
          <w:sz w:val="20"/>
        </w:rPr>
        <w:t>language</w:t>
      </w:r>
      <w:r>
        <w:rPr>
          <w:spacing w:val="-2"/>
          <w:sz w:val="20"/>
        </w:rPr>
        <w:t xml:space="preserve"> </w:t>
      </w:r>
      <w:r>
        <w:rPr>
          <w:sz w:val="20"/>
        </w:rPr>
        <w:t>models</w:t>
      </w:r>
      <w:r>
        <w:rPr>
          <w:spacing w:val="-2"/>
          <w:sz w:val="20"/>
        </w:rPr>
        <w:t xml:space="preserve"> </w:t>
      </w:r>
      <w:r>
        <w:rPr>
          <w:sz w:val="20"/>
        </w:rPr>
        <w:t>for</w:t>
      </w:r>
      <w:r>
        <w:rPr>
          <w:spacing w:val="-2"/>
          <w:sz w:val="20"/>
        </w:rPr>
        <w:t xml:space="preserve"> </w:t>
      </w:r>
      <w:r>
        <w:rPr>
          <w:sz w:val="20"/>
        </w:rPr>
        <w:t>query</w:t>
      </w:r>
      <w:r>
        <w:rPr>
          <w:spacing w:val="-2"/>
          <w:sz w:val="20"/>
        </w:rPr>
        <w:t xml:space="preserve"> </w:t>
      </w:r>
      <w:r>
        <w:rPr>
          <w:sz w:val="20"/>
        </w:rPr>
        <w:t>generation.</w:t>
      </w:r>
      <w:r>
        <w:rPr>
          <w:spacing w:val="-2"/>
          <w:sz w:val="20"/>
        </w:rPr>
        <w:t xml:space="preserve"> </w:t>
      </w:r>
      <w:r>
        <w:rPr>
          <w:sz w:val="20"/>
        </w:rPr>
        <w:t>In:</w:t>
      </w:r>
      <w:r>
        <w:rPr>
          <w:spacing w:val="-2"/>
          <w:sz w:val="20"/>
        </w:rPr>
        <w:t xml:space="preserve"> </w:t>
      </w:r>
      <w:r>
        <w:rPr>
          <w:sz w:val="20"/>
        </w:rPr>
        <w:t>Proceedings</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2024</w:t>
      </w:r>
      <w:r>
        <w:rPr>
          <w:spacing w:val="-2"/>
          <w:sz w:val="20"/>
        </w:rPr>
        <w:t xml:space="preserve"> </w:t>
      </w:r>
      <w:r>
        <w:rPr>
          <w:sz w:val="20"/>
        </w:rPr>
        <w:t>Annual</w:t>
      </w:r>
      <w:r>
        <w:rPr>
          <w:spacing w:val="-2"/>
          <w:sz w:val="20"/>
        </w:rPr>
        <w:t xml:space="preserve"> </w:t>
      </w:r>
      <w:r>
        <w:rPr>
          <w:sz w:val="20"/>
        </w:rPr>
        <w:t>Interna</w:t>
      </w:r>
      <w:r>
        <w:rPr>
          <w:sz w:val="20"/>
        </w:rPr>
        <w:softHyphen/>
        <w:t>tional</w:t>
      </w:r>
      <w:r>
        <w:rPr>
          <w:spacing w:val="-1"/>
          <w:sz w:val="20"/>
        </w:rPr>
        <w:t xml:space="preserve"> </w:t>
      </w:r>
      <w:r>
        <w:rPr>
          <w:sz w:val="20"/>
        </w:rPr>
        <w:t>ACM</w:t>
      </w:r>
      <w:r>
        <w:rPr>
          <w:spacing w:val="-1"/>
          <w:sz w:val="20"/>
        </w:rPr>
        <w:t xml:space="preserve"> </w:t>
      </w:r>
      <w:r>
        <w:rPr>
          <w:sz w:val="20"/>
        </w:rPr>
        <w:t>SIGIR</w:t>
      </w:r>
      <w:r>
        <w:rPr>
          <w:spacing w:val="-1"/>
          <w:sz w:val="20"/>
        </w:rPr>
        <w:t xml:space="preserve"> </w:t>
      </w:r>
      <w:r>
        <w:rPr>
          <w:sz w:val="20"/>
        </w:rPr>
        <w:t>Conference</w:t>
      </w:r>
      <w:r>
        <w:rPr>
          <w:spacing w:val="-1"/>
          <w:sz w:val="20"/>
        </w:rPr>
        <w:t xml:space="preserve"> </w:t>
      </w:r>
      <w:r>
        <w:rPr>
          <w:sz w:val="20"/>
        </w:rPr>
        <w:t>on</w:t>
      </w:r>
      <w:r>
        <w:rPr>
          <w:spacing w:val="-1"/>
          <w:sz w:val="20"/>
        </w:rPr>
        <w:t xml:space="preserve"> </w:t>
      </w:r>
      <w:r>
        <w:rPr>
          <w:sz w:val="20"/>
        </w:rPr>
        <w:t>Research</w:t>
      </w:r>
      <w:r>
        <w:rPr>
          <w:spacing w:val="-1"/>
          <w:sz w:val="20"/>
        </w:rPr>
        <w:t xml:space="preserve"> </w:t>
      </w:r>
      <w:r>
        <w:rPr>
          <w:sz w:val="20"/>
        </w:rPr>
        <w:t>and</w:t>
      </w:r>
      <w:r>
        <w:rPr>
          <w:spacing w:val="-1"/>
          <w:sz w:val="20"/>
        </w:rPr>
        <w:t xml:space="preserve"> </w:t>
      </w:r>
      <w:r>
        <w:rPr>
          <w:sz w:val="20"/>
        </w:rPr>
        <w:t>Development</w:t>
      </w:r>
      <w:r>
        <w:rPr>
          <w:spacing w:val="-1"/>
          <w:sz w:val="20"/>
        </w:rPr>
        <w:t xml:space="preserve"> </w:t>
      </w:r>
      <w:r>
        <w:rPr>
          <w:sz w:val="20"/>
        </w:rPr>
        <w:t>in</w:t>
      </w:r>
      <w:r>
        <w:rPr>
          <w:spacing w:val="-1"/>
          <w:sz w:val="20"/>
        </w:rPr>
        <w:t xml:space="preserve"> </w:t>
      </w:r>
      <w:r>
        <w:rPr>
          <w:sz w:val="20"/>
        </w:rPr>
        <w:t>Information</w:t>
      </w:r>
      <w:r>
        <w:rPr>
          <w:spacing w:val="-1"/>
          <w:sz w:val="20"/>
        </w:rPr>
        <w:t xml:space="preserve"> </w:t>
      </w:r>
      <w:r>
        <w:rPr>
          <w:sz w:val="20"/>
        </w:rPr>
        <w:t>Retrieval</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 xml:space="preserve">Asia </w:t>
      </w:r>
      <w:r>
        <w:rPr>
          <w:spacing w:val="-2"/>
          <w:sz w:val="20"/>
        </w:rPr>
        <w:t>Pacific</w:t>
      </w:r>
      <w:r>
        <w:rPr>
          <w:spacing w:val="-5"/>
          <w:sz w:val="20"/>
        </w:rPr>
        <w:t xml:space="preserve"> </w:t>
      </w:r>
      <w:r>
        <w:rPr>
          <w:spacing w:val="-2"/>
          <w:sz w:val="20"/>
        </w:rPr>
        <w:t>Region.</w:t>
      </w:r>
      <w:r>
        <w:rPr>
          <w:spacing w:val="-5"/>
          <w:sz w:val="20"/>
        </w:rPr>
        <w:t xml:space="preserve"> </w:t>
      </w:r>
      <w:r>
        <w:rPr>
          <w:spacing w:val="-2"/>
          <w:sz w:val="20"/>
        </w:rPr>
        <w:t>SIGIR-AP</w:t>
      </w:r>
      <w:r>
        <w:rPr>
          <w:spacing w:val="-5"/>
          <w:sz w:val="20"/>
        </w:rPr>
        <w:t xml:space="preserve"> </w:t>
      </w:r>
      <w:r>
        <w:rPr>
          <w:spacing w:val="-2"/>
          <w:sz w:val="20"/>
        </w:rPr>
        <w:t>2024,</w:t>
      </w:r>
      <w:r>
        <w:rPr>
          <w:spacing w:val="-5"/>
          <w:sz w:val="20"/>
        </w:rPr>
        <w:t xml:space="preserve"> </w:t>
      </w:r>
      <w:r>
        <w:rPr>
          <w:spacing w:val="-2"/>
          <w:sz w:val="20"/>
        </w:rPr>
        <w:t>pp.</w:t>
      </w:r>
      <w:r>
        <w:rPr>
          <w:spacing w:val="-5"/>
          <w:sz w:val="20"/>
        </w:rPr>
        <w:t xml:space="preserve"> </w:t>
      </w:r>
      <w:r>
        <w:rPr>
          <w:spacing w:val="-2"/>
          <w:sz w:val="20"/>
        </w:rPr>
        <w:t>186–196.</w:t>
      </w:r>
      <w:r>
        <w:rPr>
          <w:spacing w:val="-5"/>
          <w:sz w:val="20"/>
        </w:rPr>
        <w:t xml:space="preserve"> </w:t>
      </w:r>
      <w:r>
        <w:rPr>
          <w:spacing w:val="-2"/>
          <w:sz w:val="20"/>
        </w:rPr>
        <w:t>Association</w:t>
      </w:r>
      <w:r>
        <w:rPr>
          <w:spacing w:val="-5"/>
          <w:sz w:val="20"/>
        </w:rPr>
        <w:t xml:space="preserve"> </w:t>
      </w:r>
      <w:r>
        <w:rPr>
          <w:spacing w:val="-2"/>
          <w:sz w:val="20"/>
        </w:rPr>
        <w:t>for</w:t>
      </w:r>
      <w:r>
        <w:rPr>
          <w:spacing w:val="-5"/>
          <w:sz w:val="20"/>
        </w:rPr>
        <w:t xml:space="preserve"> </w:t>
      </w:r>
      <w:r>
        <w:rPr>
          <w:spacing w:val="-2"/>
          <w:sz w:val="20"/>
        </w:rPr>
        <w:t>Computing</w:t>
      </w:r>
      <w:r>
        <w:rPr>
          <w:spacing w:val="-5"/>
          <w:sz w:val="20"/>
        </w:rPr>
        <w:t xml:space="preserve"> </w:t>
      </w:r>
      <w:r>
        <w:rPr>
          <w:spacing w:val="-2"/>
          <w:sz w:val="20"/>
        </w:rPr>
        <w:t>Machinery,</w:t>
      </w:r>
      <w:r>
        <w:rPr>
          <w:spacing w:val="-5"/>
          <w:sz w:val="20"/>
        </w:rPr>
        <w:t xml:space="preserve"> </w:t>
      </w:r>
      <w:r>
        <w:rPr>
          <w:spacing w:val="-2"/>
          <w:sz w:val="20"/>
        </w:rPr>
        <w:t>New</w:t>
      </w:r>
      <w:r>
        <w:rPr>
          <w:spacing w:val="-5"/>
          <w:sz w:val="20"/>
        </w:rPr>
        <w:t xml:space="preserve"> </w:t>
      </w:r>
      <w:r>
        <w:rPr>
          <w:spacing w:val="-2"/>
          <w:sz w:val="20"/>
        </w:rPr>
        <w:t>York,</w:t>
      </w:r>
      <w:r>
        <w:rPr>
          <w:spacing w:val="-5"/>
          <w:sz w:val="20"/>
        </w:rPr>
        <w:t xml:space="preserve"> </w:t>
      </w:r>
      <w:r>
        <w:rPr>
          <w:spacing w:val="-2"/>
          <w:sz w:val="20"/>
        </w:rPr>
        <w:t>NY,</w:t>
      </w:r>
    </w:p>
    <w:p w14:paraId="79F15878" w14:textId="77777777" w:rsidR="00EF4BD5" w:rsidRDefault="00000000">
      <w:pPr>
        <w:pStyle w:val="BodyText"/>
        <w:spacing w:line="224" w:lineRule="exact"/>
        <w:ind w:left="600"/>
        <w:rPr>
          <w:rFonts w:ascii="Tahoma"/>
        </w:rPr>
      </w:pPr>
      <w:r>
        <w:rPr>
          <w:spacing w:val="-4"/>
        </w:rPr>
        <w:t>USA</w:t>
      </w:r>
      <w:r>
        <w:rPr>
          <w:spacing w:val="15"/>
        </w:rPr>
        <w:t xml:space="preserve"> </w:t>
      </w:r>
      <w:r>
        <w:rPr>
          <w:spacing w:val="-4"/>
        </w:rPr>
        <w:t>(2024).</w:t>
      </w:r>
      <w:r>
        <w:rPr>
          <w:spacing w:val="16"/>
        </w:rPr>
        <w:t xml:space="preserve"> </w:t>
      </w:r>
      <w:hyperlink r:id="rId42">
        <w:r>
          <w:rPr>
            <w:color w:val="0000FF"/>
            <w:spacing w:val="-4"/>
          </w:rPr>
          <w:t>https://doi.org/10.1145/3673791.3698432</w:t>
        </w:r>
      </w:hyperlink>
      <w:r>
        <w:rPr>
          <w:color w:val="0000FF"/>
          <w:spacing w:val="16"/>
        </w:rPr>
        <w:t xml:space="preserve"> </w:t>
      </w:r>
      <w:r>
        <w:rPr>
          <w:spacing w:val="-4"/>
        </w:rPr>
        <w:t>.</w:t>
      </w:r>
      <w:r>
        <w:rPr>
          <w:spacing w:val="15"/>
        </w:rPr>
        <w:t xml:space="preserve"> </w:t>
      </w:r>
      <w:hyperlink r:id="rId43">
        <w:r>
          <w:rPr>
            <w:rFonts w:ascii="Tahoma"/>
            <w:spacing w:val="-4"/>
          </w:rPr>
          <w:t>https://doi.org/10.1145/3673791.3698432</w:t>
        </w:r>
      </w:hyperlink>
    </w:p>
    <w:p w14:paraId="3ADBF3A6" w14:textId="77777777" w:rsidR="00EF4BD5" w:rsidRDefault="00000000">
      <w:pPr>
        <w:pStyle w:val="ListParagraph"/>
        <w:numPr>
          <w:ilvl w:val="0"/>
          <w:numId w:val="1"/>
        </w:numPr>
        <w:tabs>
          <w:tab w:val="left" w:pos="600"/>
        </w:tabs>
        <w:spacing w:before="212" w:line="247" w:lineRule="auto"/>
        <w:ind w:right="425" w:hanging="410"/>
        <w:jc w:val="both"/>
        <w:rPr>
          <w:sz w:val="20"/>
        </w:rPr>
      </w:pPr>
      <w:bookmarkStart w:id="57" w:name="_bookmark34"/>
      <w:bookmarkEnd w:id="57"/>
      <w:r>
        <w:rPr>
          <w:sz w:val="20"/>
        </w:rPr>
        <w:t xml:space="preserve">Adam, G.P., DeYoung, J., Paul, A., Saldanha, I.J., Balk, E.M., Trikalinos, T.A., Wallace, B.C.: Literature search sandbox: a large language model that generates search queries for systematic reviews. JAMIA open </w:t>
      </w:r>
      <w:r>
        <w:rPr>
          <w:rFonts w:ascii="Century Schoolbook"/>
          <w:b/>
          <w:sz w:val="20"/>
        </w:rPr>
        <w:t>7</w:t>
      </w:r>
      <w:r>
        <w:rPr>
          <w:sz w:val="20"/>
        </w:rPr>
        <w:t>(3), 098 (2024)</w:t>
      </w:r>
    </w:p>
    <w:p w14:paraId="231EEB1E" w14:textId="77777777" w:rsidR="00EF4BD5" w:rsidRDefault="00000000">
      <w:pPr>
        <w:pStyle w:val="ListParagraph"/>
        <w:numPr>
          <w:ilvl w:val="0"/>
          <w:numId w:val="1"/>
        </w:numPr>
        <w:tabs>
          <w:tab w:val="left" w:pos="600"/>
        </w:tabs>
        <w:spacing w:line="244" w:lineRule="auto"/>
        <w:ind w:right="425" w:hanging="410"/>
        <w:jc w:val="both"/>
        <w:rPr>
          <w:sz w:val="20"/>
        </w:rPr>
      </w:pPr>
      <w:bookmarkStart w:id="58" w:name="_bookmark35"/>
      <w:bookmarkEnd w:id="58"/>
      <w:r>
        <w:rPr>
          <w:sz w:val="20"/>
        </w:rPr>
        <w:t xml:space="preserve">Sciurti, A., Migliara, G., Siena, L.M., Isonne, C., De Blasiis, M.R., Sinopoli, A., Iera, J., Marzuillo, C., De Vito, C., Villari, P., </w:t>
      </w:r>
      <w:r>
        <w:rPr>
          <w:rFonts w:ascii="Bookman Old Style" w:hAnsi="Bookman Old Style"/>
          <w:i/>
          <w:sz w:val="20"/>
        </w:rPr>
        <w:t>et al.</w:t>
      </w:r>
      <w:r>
        <w:rPr>
          <w:sz w:val="20"/>
        </w:rPr>
        <w:t>: Compact large language models for title and abstract screening</w:t>
      </w:r>
      <w:r>
        <w:rPr>
          <w:spacing w:val="80"/>
          <w:sz w:val="20"/>
        </w:rPr>
        <w:t xml:space="preserve"> </w:t>
      </w:r>
      <w:r>
        <w:rPr>
          <w:sz w:val="20"/>
        </w:rPr>
        <w:t xml:space="preserve">in systematic reviews: An assessment of feasibility, accuracy, and workload reduction. Research Synthesis Methods </w:t>
      </w:r>
      <w:r>
        <w:rPr>
          <w:rFonts w:ascii="Century Schoolbook" w:hAnsi="Century Schoolbook"/>
          <w:b/>
          <w:sz w:val="20"/>
        </w:rPr>
        <w:t>17</w:t>
      </w:r>
      <w:r>
        <w:rPr>
          <w:sz w:val="20"/>
        </w:rPr>
        <w:t>(2), 332–347 (2026)</w:t>
      </w:r>
    </w:p>
    <w:p w14:paraId="742EA022" w14:textId="77777777" w:rsidR="00EF4BD5" w:rsidRDefault="00000000">
      <w:pPr>
        <w:pStyle w:val="ListParagraph"/>
        <w:numPr>
          <w:ilvl w:val="0"/>
          <w:numId w:val="1"/>
        </w:numPr>
        <w:tabs>
          <w:tab w:val="left" w:pos="600"/>
        </w:tabs>
        <w:spacing w:before="210" w:line="249" w:lineRule="auto"/>
        <w:ind w:right="425" w:hanging="410"/>
        <w:jc w:val="both"/>
        <w:rPr>
          <w:sz w:val="20"/>
        </w:rPr>
      </w:pPr>
      <w:r>
        <w:rPr>
          <w:sz w:val="20"/>
        </w:rPr>
        <w:t>Matsui,</w:t>
      </w:r>
      <w:r>
        <w:rPr>
          <w:spacing w:val="-3"/>
          <w:sz w:val="20"/>
        </w:rPr>
        <w:t xml:space="preserve"> </w:t>
      </w:r>
      <w:r>
        <w:rPr>
          <w:sz w:val="20"/>
        </w:rPr>
        <w:t>K.,</w:t>
      </w:r>
      <w:r>
        <w:rPr>
          <w:spacing w:val="-3"/>
          <w:sz w:val="20"/>
        </w:rPr>
        <w:t xml:space="preserve"> </w:t>
      </w:r>
      <w:r>
        <w:rPr>
          <w:sz w:val="20"/>
        </w:rPr>
        <w:t>Utsumi,</w:t>
      </w:r>
      <w:r>
        <w:rPr>
          <w:spacing w:val="-3"/>
          <w:sz w:val="20"/>
        </w:rPr>
        <w:t xml:space="preserve"> </w:t>
      </w:r>
      <w:r>
        <w:rPr>
          <w:sz w:val="20"/>
        </w:rPr>
        <w:t>T.,</w:t>
      </w:r>
      <w:r>
        <w:rPr>
          <w:spacing w:val="-3"/>
          <w:sz w:val="20"/>
        </w:rPr>
        <w:t xml:space="preserve"> </w:t>
      </w:r>
      <w:r>
        <w:rPr>
          <w:sz w:val="20"/>
        </w:rPr>
        <w:t>Aoki,</w:t>
      </w:r>
      <w:r>
        <w:rPr>
          <w:spacing w:val="-3"/>
          <w:sz w:val="20"/>
        </w:rPr>
        <w:t xml:space="preserve"> </w:t>
      </w:r>
      <w:r>
        <w:rPr>
          <w:sz w:val="20"/>
        </w:rPr>
        <w:t>Y.,</w:t>
      </w:r>
      <w:r>
        <w:rPr>
          <w:spacing w:val="-3"/>
          <w:sz w:val="20"/>
        </w:rPr>
        <w:t xml:space="preserve"> </w:t>
      </w:r>
      <w:r>
        <w:rPr>
          <w:sz w:val="20"/>
        </w:rPr>
        <w:t>Maruki,</w:t>
      </w:r>
      <w:r>
        <w:rPr>
          <w:spacing w:val="-3"/>
          <w:sz w:val="20"/>
        </w:rPr>
        <w:t xml:space="preserve"> </w:t>
      </w:r>
      <w:r>
        <w:rPr>
          <w:sz w:val="20"/>
        </w:rPr>
        <w:t>T.,</w:t>
      </w:r>
      <w:r>
        <w:rPr>
          <w:spacing w:val="-3"/>
          <w:sz w:val="20"/>
        </w:rPr>
        <w:t xml:space="preserve"> </w:t>
      </w:r>
      <w:r>
        <w:rPr>
          <w:sz w:val="20"/>
        </w:rPr>
        <w:t>Takeshima,</w:t>
      </w:r>
      <w:r>
        <w:rPr>
          <w:spacing w:val="-3"/>
          <w:sz w:val="20"/>
        </w:rPr>
        <w:t xml:space="preserve"> </w:t>
      </w:r>
      <w:r>
        <w:rPr>
          <w:sz w:val="20"/>
        </w:rPr>
        <w:t>M.,</w:t>
      </w:r>
      <w:r>
        <w:rPr>
          <w:spacing w:val="-3"/>
          <w:sz w:val="20"/>
        </w:rPr>
        <w:t xml:space="preserve"> </w:t>
      </w:r>
      <w:r>
        <w:rPr>
          <w:sz w:val="20"/>
        </w:rPr>
        <w:t>Takaesu,</w:t>
      </w:r>
      <w:r>
        <w:rPr>
          <w:spacing w:val="-3"/>
          <w:sz w:val="20"/>
        </w:rPr>
        <w:t xml:space="preserve"> </w:t>
      </w:r>
      <w:r>
        <w:rPr>
          <w:sz w:val="20"/>
        </w:rPr>
        <w:t>Y.:</w:t>
      </w:r>
      <w:r>
        <w:rPr>
          <w:spacing w:val="-3"/>
          <w:sz w:val="20"/>
        </w:rPr>
        <w:t xml:space="preserve"> </w:t>
      </w:r>
      <w:r>
        <w:rPr>
          <w:sz w:val="20"/>
        </w:rPr>
        <w:t>Human-comparable</w:t>
      </w:r>
      <w:r>
        <w:rPr>
          <w:spacing w:val="-3"/>
          <w:sz w:val="20"/>
        </w:rPr>
        <w:t xml:space="preserve"> </w:t>
      </w:r>
      <w:r>
        <w:rPr>
          <w:sz w:val="20"/>
        </w:rPr>
        <w:t>sen</w:t>
      </w:r>
      <w:r>
        <w:rPr>
          <w:sz w:val="20"/>
        </w:rPr>
        <w:softHyphen/>
        <w:t>sitivity</w:t>
      </w:r>
      <w:r>
        <w:rPr>
          <w:spacing w:val="-9"/>
          <w:sz w:val="20"/>
        </w:rPr>
        <w:t xml:space="preserve"> </w:t>
      </w:r>
      <w:r>
        <w:rPr>
          <w:sz w:val="20"/>
        </w:rPr>
        <w:t>of</w:t>
      </w:r>
      <w:r>
        <w:rPr>
          <w:spacing w:val="-9"/>
          <w:sz w:val="20"/>
        </w:rPr>
        <w:t xml:space="preserve"> </w:t>
      </w:r>
      <w:r>
        <w:rPr>
          <w:sz w:val="20"/>
        </w:rPr>
        <w:t>large</w:t>
      </w:r>
      <w:r>
        <w:rPr>
          <w:spacing w:val="-9"/>
          <w:sz w:val="20"/>
        </w:rPr>
        <w:t xml:space="preserve"> </w:t>
      </w:r>
      <w:r>
        <w:rPr>
          <w:sz w:val="20"/>
        </w:rPr>
        <w:t>language</w:t>
      </w:r>
      <w:r>
        <w:rPr>
          <w:spacing w:val="-9"/>
          <w:sz w:val="20"/>
        </w:rPr>
        <w:t xml:space="preserve"> </w:t>
      </w:r>
      <w:r>
        <w:rPr>
          <w:sz w:val="20"/>
        </w:rPr>
        <w:t>models</w:t>
      </w:r>
      <w:r>
        <w:rPr>
          <w:spacing w:val="-9"/>
          <w:sz w:val="20"/>
        </w:rPr>
        <w:t xml:space="preserve"> </w:t>
      </w:r>
      <w:r>
        <w:rPr>
          <w:sz w:val="20"/>
        </w:rPr>
        <w:t>in</w:t>
      </w:r>
      <w:r>
        <w:rPr>
          <w:spacing w:val="-9"/>
          <w:sz w:val="20"/>
        </w:rPr>
        <w:t xml:space="preserve"> </w:t>
      </w:r>
      <w:r>
        <w:rPr>
          <w:sz w:val="20"/>
        </w:rPr>
        <w:t>identifying</w:t>
      </w:r>
      <w:r>
        <w:rPr>
          <w:spacing w:val="-9"/>
          <w:sz w:val="20"/>
        </w:rPr>
        <w:t xml:space="preserve"> </w:t>
      </w:r>
      <w:r>
        <w:rPr>
          <w:sz w:val="20"/>
        </w:rPr>
        <w:t>eligible</w:t>
      </w:r>
      <w:r>
        <w:rPr>
          <w:spacing w:val="-9"/>
          <w:sz w:val="20"/>
        </w:rPr>
        <w:t xml:space="preserve"> </w:t>
      </w:r>
      <w:r>
        <w:rPr>
          <w:sz w:val="20"/>
        </w:rPr>
        <w:t>studies</w:t>
      </w:r>
      <w:r>
        <w:rPr>
          <w:spacing w:val="-9"/>
          <w:sz w:val="20"/>
        </w:rPr>
        <w:t xml:space="preserve"> </w:t>
      </w:r>
      <w:r>
        <w:rPr>
          <w:sz w:val="20"/>
        </w:rPr>
        <w:t>through</w:t>
      </w:r>
      <w:r>
        <w:rPr>
          <w:spacing w:val="-9"/>
          <w:sz w:val="20"/>
        </w:rPr>
        <w:t xml:space="preserve"> </w:t>
      </w:r>
      <w:r>
        <w:rPr>
          <w:sz w:val="20"/>
        </w:rPr>
        <w:t>title</w:t>
      </w:r>
      <w:r>
        <w:rPr>
          <w:spacing w:val="-9"/>
          <w:sz w:val="20"/>
        </w:rPr>
        <w:t xml:space="preserve"> </w:t>
      </w:r>
      <w:r>
        <w:rPr>
          <w:sz w:val="20"/>
        </w:rPr>
        <w:t>and</w:t>
      </w:r>
      <w:r>
        <w:rPr>
          <w:spacing w:val="-9"/>
          <w:sz w:val="20"/>
        </w:rPr>
        <w:t xml:space="preserve"> </w:t>
      </w:r>
      <w:r>
        <w:rPr>
          <w:sz w:val="20"/>
        </w:rPr>
        <w:t>abstract</w:t>
      </w:r>
      <w:r>
        <w:rPr>
          <w:spacing w:val="-9"/>
          <w:sz w:val="20"/>
        </w:rPr>
        <w:t xml:space="preserve"> </w:t>
      </w:r>
      <w:r>
        <w:rPr>
          <w:sz w:val="20"/>
        </w:rPr>
        <w:t xml:space="preserve">screening: </w:t>
      </w:r>
      <w:r>
        <w:rPr>
          <w:spacing w:val="-2"/>
          <w:sz w:val="20"/>
        </w:rPr>
        <w:t>3-layer</w:t>
      </w:r>
      <w:r>
        <w:rPr>
          <w:spacing w:val="-10"/>
          <w:sz w:val="20"/>
        </w:rPr>
        <w:t xml:space="preserve"> </w:t>
      </w:r>
      <w:r>
        <w:rPr>
          <w:spacing w:val="-2"/>
          <w:sz w:val="20"/>
        </w:rPr>
        <w:t>strategy</w:t>
      </w:r>
      <w:r>
        <w:rPr>
          <w:spacing w:val="-10"/>
          <w:sz w:val="20"/>
        </w:rPr>
        <w:t xml:space="preserve"> </w:t>
      </w:r>
      <w:r>
        <w:rPr>
          <w:spacing w:val="-2"/>
          <w:sz w:val="20"/>
        </w:rPr>
        <w:t>using</w:t>
      </w:r>
      <w:r>
        <w:rPr>
          <w:spacing w:val="-10"/>
          <w:sz w:val="20"/>
        </w:rPr>
        <w:t xml:space="preserve"> </w:t>
      </w:r>
      <w:r>
        <w:rPr>
          <w:spacing w:val="-2"/>
          <w:sz w:val="20"/>
        </w:rPr>
        <w:t>gpt-3.5</w:t>
      </w:r>
      <w:r>
        <w:rPr>
          <w:spacing w:val="-10"/>
          <w:sz w:val="20"/>
        </w:rPr>
        <w:t xml:space="preserve"> </w:t>
      </w:r>
      <w:r>
        <w:rPr>
          <w:spacing w:val="-2"/>
          <w:sz w:val="20"/>
        </w:rPr>
        <w:t>and</w:t>
      </w:r>
      <w:r>
        <w:rPr>
          <w:spacing w:val="-10"/>
          <w:sz w:val="20"/>
        </w:rPr>
        <w:t xml:space="preserve"> </w:t>
      </w:r>
      <w:r>
        <w:rPr>
          <w:spacing w:val="-2"/>
          <w:sz w:val="20"/>
        </w:rPr>
        <w:t>gpt-4</w:t>
      </w:r>
      <w:r>
        <w:rPr>
          <w:spacing w:val="-10"/>
          <w:sz w:val="20"/>
        </w:rPr>
        <w:t xml:space="preserve"> </w:t>
      </w:r>
      <w:r>
        <w:rPr>
          <w:spacing w:val="-2"/>
          <w:sz w:val="20"/>
        </w:rPr>
        <w:t>for</w:t>
      </w:r>
      <w:r>
        <w:rPr>
          <w:spacing w:val="-10"/>
          <w:sz w:val="20"/>
        </w:rPr>
        <w:t xml:space="preserve"> </w:t>
      </w:r>
      <w:r>
        <w:rPr>
          <w:spacing w:val="-2"/>
          <w:sz w:val="20"/>
        </w:rPr>
        <w:t>systematic</w:t>
      </w:r>
      <w:r>
        <w:rPr>
          <w:spacing w:val="-10"/>
          <w:sz w:val="20"/>
        </w:rPr>
        <w:t xml:space="preserve"> </w:t>
      </w:r>
      <w:r>
        <w:rPr>
          <w:spacing w:val="-2"/>
          <w:sz w:val="20"/>
        </w:rPr>
        <w:t>reviews.</w:t>
      </w:r>
      <w:r>
        <w:rPr>
          <w:spacing w:val="-9"/>
          <w:sz w:val="20"/>
        </w:rPr>
        <w:t xml:space="preserve"> </w:t>
      </w:r>
      <w:r>
        <w:rPr>
          <w:spacing w:val="-2"/>
          <w:sz w:val="20"/>
        </w:rPr>
        <w:t>Journal</w:t>
      </w:r>
      <w:r>
        <w:rPr>
          <w:spacing w:val="-10"/>
          <w:sz w:val="20"/>
        </w:rPr>
        <w:t xml:space="preserve"> </w:t>
      </w:r>
      <w:r>
        <w:rPr>
          <w:spacing w:val="-2"/>
          <w:sz w:val="20"/>
        </w:rPr>
        <w:t>of</w:t>
      </w:r>
      <w:r>
        <w:rPr>
          <w:spacing w:val="-10"/>
          <w:sz w:val="20"/>
        </w:rPr>
        <w:t xml:space="preserve"> </w:t>
      </w:r>
      <w:r>
        <w:rPr>
          <w:spacing w:val="-2"/>
          <w:sz w:val="20"/>
        </w:rPr>
        <w:t>Medical</w:t>
      </w:r>
      <w:r>
        <w:rPr>
          <w:spacing w:val="-10"/>
          <w:sz w:val="20"/>
        </w:rPr>
        <w:t xml:space="preserve"> </w:t>
      </w:r>
      <w:r>
        <w:rPr>
          <w:spacing w:val="-2"/>
          <w:sz w:val="20"/>
        </w:rPr>
        <w:t>Internet</w:t>
      </w:r>
      <w:r>
        <w:rPr>
          <w:spacing w:val="-10"/>
          <w:sz w:val="20"/>
        </w:rPr>
        <w:t xml:space="preserve"> </w:t>
      </w:r>
      <w:r>
        <w:rPr>
          <w:spacing w:val="-2"/>
          <w:sz w:val="20"/>
        </w:rPr>
        <w:t xml:space="preserve">Research </w:t>
      </w:r>
      <w:r>
        <w:rPr>
          <w:rFonts w:ascii="Century Schoolbook" w:hAnsi="Century Schoolbook"/>
          <w:b/>
          <w:sz w:val="20"/>
        </w:rPr>
        <w:t>26</w:t>
      </w:r>
      <w:r>
        <w:rPr>
          <w:sz w:val="20"/>
        </w:rPr>
        <w:t>, 52758 (2024)</w:t>
      </w:r>
    </w:p>
    <w:p w14:paraId="3BC22812" w14:textId="77777777" w:rsidR="00EF4BD5" w:rsidRDefault="00000000">
      <w:pPr>
        <w:pStyle w:val="ListParagraph"/>
        <w:numPr>
          <w:ilvl w:val="0"/>
          <w:numId w:val="1"/>
        </w:numPr>
        <w:tabs>
          <w:tab w:val="left" w:pos="600"/>
        </w:tabs>
        <w:spacing w:before="200" w:line="242" w:lineRule="auto"/>
        <w:ind w:right="424" w:hanging="410"/>
        <w:jc w:val="both"/>
        <w:rPr>
          <w:sz w:val="20"/>
        </w:rPr>
      </w:pPr>
      <w:r>
        <w:rPr>
          <w:sz w:val="20"/>
        </w:rPr>
        <w:t>Cao, C., Sang, J., Arora, R., Chen, D., Kloosterman, R., Cecere, M., Gorla, J., Saleh, R., Drennan, I.,</w:t>
      </w:r>
      <w:r>
        <w:rPr>
          <w:spacing w:val="-6"/>
          <w:sz w:val="20"/>
        </w:rPr>
        <w:t xml:space="preserve"> </w:t>
      </w:r>
      <w:r>
        <w:rPr>
          <w:sz w:val="20"/>
        </w:rPr>
        <w:t>Teja,</w:t>
      </w:r>
      <w:r>
        <w:rPr>
          <w:spacing w:val="-6"/>
          <w:sz w:val="20"/>
        </w:rPr>
        <w:t xml:space="preserve"> </w:t>
      </w:r>
      <w:r>
        <w:rPr>
          <w:sz w:val="20"/>
        </w:rPr>
        <w:t>B.,</w:t>
      </w:r>
      <w:r>
        <w:rPr>
          <w:spacing w:val="-6"/>
          <w:sz w:val="20"/>
        </w:rPr>
        <w:t xml:space="preserve"> </w:t>
      </w:r>
      <w:r>
        <w:rPr>
          <w:rFonts w:ascii="Bookman Old Style" w:hAnsi="Bookman Old Style"/>
          <w:i/>
          <w:sz w:val="20"/>
        </w:rPr>
        <w:t>et</w:t>
      </w:r>
      <w:r>
        <w:rPr>
          <w:rFonts w:ascii="Bookman Old Style" w:hAnsi="Bookman Old Style"/>
          <w:i/>
          <w:spacing w:val="-15"/>
          <w:sz w:val="20"/>
        </w:rPr>
        <w:t xml:space="preserve"> </w:t>
      </w:r>
      <w:r>
        <w:rPr>
          <w:rFonts w:ascii="Bookman Old Style" w:hAnsi="Bookman Old Style"/>
          <w:i/>
          <w:sz w:val="20"/>
        </w:rPr>
        <w:t>al.</w:t>
      </w:r>
      <w:r>
        <w:rPr>
          <w:sz w:val="20"/>
        </w:rPr>
        <w:t>:</w:t>
      </w:r>
      <w:r>
        <w:rPr>
          <w:spacing w:val="-6"/>
          <w:sz w:val="20"/>
        </w:rPr>
        <w:t xml:space="preserve"> </w:t>
      </w:r>
      <w:r>
        <w:rPr>
          <w:sz w:val="20"/>
        </w:rPr>
        <w:t>Development</w:t>
      </w:r>
      <w:r>
        <w:rPr>
          <w:spacing w:val="-6"/>
          <w:sz w:val="20"/>
        </w:rPr>
        <w:t xml:space="preserve"> </w:t>
      </w:r>
      <w:r>
        <w:rPr>
          <w:sz w:val="20"/>
        </w:rPr>
        <w:t>of</w:t>
      </w:r>
      <w:r>
        <w:rPr>
          <w:spacing w:val="-6"/>
          <w:sz w:val="20"/>
        </w:rPr>
        <w:t xml:space="preserve"> </w:t>
      </w:r>
      <w:r>
        <w:rPr>
          <w:sz w:val="20"/>
        </w:rPr>
        <w:t>prompt</w:t>
      </w:r>
      <w:r>
        <w:rPr>
          <w:spacing w:val="-6"/>
          <w:sz w:val="20"/>
        </w:rPr>
        <w:t xml:space="preserve"> </w:t>
      </w:r>
      <w:r>
        <w:rPr>
          <w:sz w:val="20"/>
        </w:rPr>
        <w:t>templates</w:t>
      </w:r>
      <w:r>
        <w:rPr>
          <w:spacing w:val="-6"/>
          <w:sz w:val="20"/>
        </w:rPr>
        <w:t xml:space="preserve"> </w:t>
      </w:r>
      <w:r>
        <w:rPr>
          <w:sz w:val="20"/>
        </w:rPr>
        <w:t>for</w:t>
      </w:r>
      <w:r>
        <w:rPr>
          <w:spacing w:val="-6"/>
          <w:sz w:val="20"/>
        </w:rPr>
        <w:t xml:space="preserve"> </w:t>
      </w:r>
      <w:r>
        <w:rPr>
          <w:sz w:val="20"/>
        </w:rPr>
        <w:t>large</w:t>
      </w:r>
      <w:r>
        <w:rPr>
          <w:spacing w:val="-6"/>
          <w:sz w:val="20"/>
        </w:rPr>
        <w:t xml:space="preserve"> </w:t>
      </w:r>
      <w:r>
        <w:rPr>
          <w:sz w:val="20"/>
        </w:rPr>
        <w:t>language</w:t>
      </w:r>
      <w:r>
        <w:rPr>
          <w:spacing w:val="-6"/>
          <w:sz w:val="20"/>
        </w:rPr>
        <w:t xml:space="preserve"> </w:t>
      </w:r>
      <w:r>
        <w:rPr>
          <w:sz w:val="20"/>
        </w:rPr>
        <w:t>model–driven</w:t>
      </w:r>
      <w:r>
        <w:rPr>
          <w:spacing w:val="-6"/>
          <w:sz w:val="20"/>
        </w:rPr>
        <w:t xml:space="preserve"> </w:t>
      </w:r>
      <w:r>
        <w:rPr>
          <w:sz w:val="20"/>
        </w:rPr>
        <w:t>screening</w:t>
      </w:r>
      <w:r>
        <w:rPr>
          <w:spacing w:val="-6"/>
          <w:sz w:val="20"/>
        </w:rPr>
        <w:t xml:space="preserve"> </w:t>
      </w:r>
      <w:r>
        <w:rPr>
          <w:sz w:val="20"/>
        </w:rPr>
        <w:t xml:space="preserve">in systematic reviews. Annals of internal medicine </w:t>
      </w:r>
      <w:r>
        <w:rPr>
          <w:rFonts w:ascii="Century Schoolbook" w:hAnsi="Century Schoolbook"/>
          <w:b/>
          <w:sz w:val="20"/>
        </w:rPr>
        <w:t>178</w:t>
      </w:r>
      <w:r>
        <w:rPr>
          <w:sz w:val="20"/>
        </w:rPr>
        <w:t>(3), 389–401 (2025)</w:t>
      </w:r>
    </w:p>
    <w:p w14:paraId="22880DC9" w14:textId="77777777" w:rsidR="00EF4BD5" w:rsidRDefault="00000000">
      <w:pPr>
        <w:pStyle w:val="ListParagraph"/>
        <w:numPr>
          <w:ilvl w:val="0"/>
          <w:numId w:val="1"/>
        </w:numPr>
        <w:tabs>
          <w:tab w:val="left" w:pos="600"/>
        </w:tabs>
        <w:spacing w:before="209" w:line="244" w:lineRule="auto"/>
        <w:ind w:right="425" w:hanging="410"/>
        <w:jc w:val="both"/>
        <w:rPr>
          <w:sz w:val="20"/>
        </w:rPr>
      </w:pPr>
      <w:r>
        <w:rPr>
          <w:sz w:val="20"/>
        </w:rPr>
        <w:t xml:space="preserve">Tran, V.-T., Gartlehner, G., Yaacoub, S., Boutron, I., Schwingshackl, L., Stadelmaier, J., Sommer, I., Alebouyeh, F., Afach, S., Meerpohl, J., </w:t>
      </w:r>
      <w:r>
        <w:rPr>
          <w:rFonts w:ascii="Bookman Old Style" w:hAnsi="Bookman Old Style"/>
          <w:i/>
          <w:sz w:val="20"/>
        </w:rPr>
        <w:t>et al.</w:t>
      </w:r>
      <w:r>
        <w:rPr>
          <w:sz w:val="20"/>
        </w:rPr>
        <w:t>: Sensitivity and specificity of using gpt-3.5 turbo models</w:t>
      </w:r>
      <w:r>
        <w:rPr>
          <w:spacing w:val="-8"/>
          <w:sz w:val="20"/>
        </w:rPr>
        <w:t xml:space="preserve"> </w:t>
      </w:r>
      <w:r>
        <w:rPr>
          <w:sz w:val="20"/>
        </w:rPr>
        <w:t>for</w:t>
      </w:r>
      <w:r>
        <w:rPr>
          <w:spacing w:val="-8"/>
          <w:sz w:val="20"/>
        </w:rPr>
        <w:t xml:space="preserve"> </w:t>
      </w:r>
      <w:r>
        <w:rPr>
          <w:sz w:val="20"/>
        </w:rPr>
        <w:t>title</w:t>
      </w:r>
      <w:r>
        <w:rPr>
          <w:spacing w:val="-8"/>
          <w:sz w:val="20"/>
        </w:rPr>
        <w:t xml:space="preserve"> </w:t>
      </w:r>
      <w:r>
        <w:rPr>
          <w:sz w:val="20"/>
        </w:rPr>
        <w:t>and</w:t>
      </w:r>
      <w:r>
        <w:rPr>
          <w:spacing w:val="-8"/>
          <w:sz w:val="20"/>
        </w:rPr>
        <w:t xml:space="preserve"> </w:t>
      </w:r>
      <w:r>
        <w:rPr>
          <w:sz w:val="20"/>
        </w:rPr>
        <w:t>abstract</w:t>
      </w:r>
      <w:r>
        <w:rPr>
          <w:spacing w:val="-8"/>
          <w:sz w:val="20"/>
        </w:rPr>
        <w:t xml:space="preserve"> </w:t>
      </w:r>
      <w:r>
        <w:rPr>
          <w:sz w:val="20"/>
        </w:rPr>
        <w:t>screening</w:t>
      </w:r>
      <w:r>
        <w:rPr>
          <w:spacing w:val="-9"/>
          <w:sz w:val="20"/>
        </w:rPr>
        <w:t xml:space="preserve"> </w:t>
      </w:r>
      <w:r>
        <w:rPr>
          <w:sz w:val="20"/>
        </w:rPr>
        <w:t>in</w:t>
      </w:r>
      <w:r>
        <w:rPr>
          <w:spacing w:val="-8"/>
          <w:sz w:val="20"/>
        </w:rPr>
        <w:t xml:space="preserve"> </w:t>
      </w:r>
      <w:r>
        <w:rPr>
          <w:sz w:val="20"/>
        </w:rPr>
        <w:t>systematic</w:t>
      </w:r>
      <w:r>
        <w:rPr>
          <w:spacing w:val="-8"/>
          <w:sz w:val="20"/>
        </w:rPr>
        <w:t xml:space="preserve"> </w:t>
      </w:r>
      <w:r>
        <w:rPr>
          <w:sz w:val="20"/>
        </w:rPr>
        <w:t>reviews</w:t>
      </w:r>
      <w:r>
        <w:rPr>
          <w:spacing w:val="-8"/>
          <w:sz w:val="20"/>
        </w:rPr>
        <w:t xml:space="preserve"> </w:t>
      </w:r>
      <w:r>
        <w:rPr>
          <w:sz w:val="20"/>
        </w:rPr>
        <w:t>and</w:t>
      </w:r>
      <w:r>
        <w:rPr>
          <w:spacing w:val="-8"/>
          <w:sz w:val="20"/>
        </w:rPr>
        <w:t xml:space="preserve"> </w:t>
      </w:r>
      <w:r>
        <w:rPr>
          <w:sz w:val="20"/>
        </w:rPr>
        <w:t>meta-analyses.</w:t>
      </w:r>
      <w:r>
        <w:rPr>
          <w:spacing w:val="-8"/>
          <w:sz w:val="20"/>
        </w:rPr>
        <w:t xml:space="preserve"> </w:t>
      </w:r>
      <w:r>
        <w:rPr>
          <w:sz w:val="20"/>
        </w:rPr>
        <w:t>Annals</w:t>
      </w:r>
      <w:r>
        <w:rPr>
          <w:spacing w:val="-8"/>
          <w:sz w:val="20"/>
        </w:rPr>
        <w:t xml:space="preserve"> </w:t>
      </w:r>
      <w:r>
        <w:rPr>
          <w:sz w:val="20"/>
        </w:rPr>
        <w:t>of</w:t>
      </w:r>
      <w:r>
        <w:rPr>
          <w:spacing w:val="-8"/>
          <w:sz w:val="20"/>
        </w:rPr>
        <w:t xml:space="preserve"> </w:t>
      </w:r>
      <w:r>
        <w:rPr>
          <w:sz w:val="20"/>
        </w:rPr>
        <w:t xml:space="preserve">internal medicine </w:t>
      </w:r>
      <w:r>
        <w:rPr>
          <w:rFonts w:ascii="Century Schoolbook" w:hAnsi="Century Schoolbook"/>
          <w:b/>
          <w:sz w:val="20"/>
        </w:rPr>
        <w:t>177</w:t>
      </w:r>
      <w:r>
        <w:rPr>
          <w:sz w:val="20"/>
        </w:rPr>
        <w:t>(6), 791–799 (2024)</w:t>
      </w:r>
    </w:p>
    <w:p w14:paraId="5885AA4A" w14:textId="77777777" w:rsidR="00EF4BD5" w:rsidRDefault="00000000">
      <w:pPr>
        <w:pStyle w:val="ListParagraph"/>
        <w:numPr>
          <w:ilvl w:val="0"/>
          <w:numId w:val="1"/>
        </w:numPr>
        <w:tabs>
          <w:tab w:val="left" w:pos="600"/>
        </w:tabs>
        <w:spacing w:before="210" w:line="247" w:lineRule="auto"/>
        <w:ind w:right="426" w:hanging="410"/>
        <w:jc w:val="both"/>
        <w:rPr>
          <w:sz w:val="20"/>
        </w:rPr>
      </w:pPr>
      <w:r>
        <w:rPr>
          <w:sz w:val="20"/>
        </w:rPr>
        <w:t>Guo,</w:t>
      </w:r>
      <w:r>
        <w:rPr>
          <w:spacing w:val="36"/>
          <w:sz w:val="20"/>
        </w:rPr>
        <w:t xml:space="preserve"> </w:t>
      </w:r>
      <w:r>
        <w:rPr>
          <w:sz w:val="20"/>
        </w:rPr>
        <w:t>E.,</w:t>
      </w:r>
      <w:r>
        <w:rPr>
          <w:spacing w:val="36"/>
          <w:sz w:val="20"/>
        </w:rPr>
        <w:t xml:space="preserve"> </w:t>
      </w:r>
      <w:r>
        <w:rPr>
          <w:sz w:val="20"/>
        </w:rPr>
        <w:t>Gupta,</w:t>
      </w:r>
      <w:r>
        <w:rPr>
          <w:spacing w:val="36"/>
          <w:sz w:val="20"/>
        </w:rPr>
        <w:t xml:space="preserve"> </w:t>
      </w:r>
      <w:r>
        <w:rPr>
          <w:sz w:val="20"/>
        </w:rPr>
        <w:t>M.,</w:t>
      </w:r>
      <w:r>
        <w:rPr>
          <w:spacing w:val="36"/>
          <w:sz w:val="20"/>
        </w:rPr>
        <w:t xml:space="preserve"> </w:t>
      </w:r>
      <w:r>
        <w:rPr>
          <w:sz w:val="20"/>
        </w:rPr>
        <w:t>Deng,</w:t>
      </w:r>
      <w:r>
        <w:rPr>
          <w:spacing w:val="36"/>
          <w:sz w:val="20"/>
        </w:rPr>
        <w:t xml:space="preserve"> </w:t>
      </w:r>
      <w:r>
        <w:rPr>
          <w:sz w:val="20"/>
        </w:rPr>
        <w:t>J.,</w:t>
      </w:r>
      <w:r>
        <w:rPr>
          <w:spacing w:val="36"/>
          <w:sz w:val="20"/>
        </w:rPr>
        <w:t xml:space="preserve"> </w:t>
      </w:r>
      <w:r>
        <w:rPr>
          <w:sz w:val="20"/>
        </w:rPr>
        <w:t>Park,</w:t>
      </w:r>
      <w:r>
        <w:rPr>
          <w:spacing w:val="36"/>
          <w:sz w:val="20"/>
        </w:rPr>
        <w:t xml:space="preserve"> </w:t>
      </w:r>
      <w:r>
        <w:rPr>
          <w:sz w:val="20"/>
        </w:rPr>
        <w:t>Y.-J.,</w:t>
      </w:r>
      <w:r>
        <w:rPr>
          <w:spacing w:val="36"/>
          <w:sz w:val="20"/>
        </w:rPr>
        <w:t xml:space="preserve"> </w:t>
      </w:r>
      <w:r>
        <w:rPr>
          <w:sz w:val="20"/>
        </w:rPr>
        <w:t>Paget,</w:t>
      </w:r>
      <w:r>
        <w:rPr>
          <w:spacing w:val="36"/>
          <w:sz w:val="20"/>
        </w:rPr>
        <w:t xml:space="preserve"> </w:t>
      </w:r>
      <w:r>
        <w:rPr>
          <w:sz w:val="20"/>
        </w:rPr>
        <w:t>M.,</w:t>
      </w:r>
      <w:r>
        <w:rPr>
          <w:spacing w:val="36"/>
          <w:sz w:val="20"/>
        </w:rPr>
        <w:t xml:space="preserve"> </w:t>
      </w:r>
      <w:r>
        <w:rPr>
          <w:sz w:val="20"/>
        </w:rPr>
        <w:t>Naugler,</w:t>
      </w:r>
      <w:r>
        <w:rPr>
          <w:spacing w:val="36"/>
          <w:sz w:val="20"/>
        </w:rPr>
        <w:t xml:space="preserve"> </w:t>
      </w:r>
      <w:r>
        <w:rPr>
          <w:sz w:val="20"/>
        </w:rPr>
        <w:t>C.:</w:t>
      </w:r>
      <w:r>
        <w:rPr>
          <w:spacing w:val="36"/>
          <w:sz w:val="20"/>
        </w:rPr>
        <w:t xml:space="preserve"> </w:t>
      </w:r>
      <w:r>
        <w:rPr>
          <w:sz w:val="20"/>
        </w:rPr>
        <w:t>Automated</w:t>
      </w:r>
      <w:r>
        <w:rPr>
          <w:spacing w:val="36"/>
          <w:sz w:val="20"/>
        </w:rPr>
        <w:t xml:space="preserve"> </w:t>
      </w:r>
      <w:r>
        <w:rPr>
          <w:sz w:val="20"/>
        </w:rPr>
        <w:t>paper</w:t>
      </w:r>
      <w:r>
        <w:rPr>
          <w:spacing w:val="36"/>
          <w:sz w:val="20"/>
        </w:rPr>
        <w:t xml:space="preserve"> </w:t>
      </w:r>
      <w:r>
        <w:rPr>
          <w:sz w:val="20"/>
        </w:rPr>
        <w:t xml:space="preserve">screening for clinical reviews using large language models: data analysis study. Journal of medical Internet research </w:t>
      </w:r>
      <w:r>
        <w:rPr>
          <w:rFonts w:ascii="Century Schoolbook"/>
          <w:b/>
          <w:sz w:val="20"/>
        </w:rPr>
        <w:t>26</w:t>
      </w:r>
      <w:r>
        <w:rPr>
          <w:sz w:val="20"/>
        </w:rPr>
        <w:t>, 48996 (2024)</w:t>
      </w:r>
    </w:p>
    <w:p w14:paraId="1AE2C3A9" w14:textId="77777777" w:rsidR="00EF4BD5" w:rsidRDefault="00000000">
      <w:pPr>
        <w:pStyle w:val="ListParagraph"/>
        <w:numPr>
          <w:ilvl w:val="0"/>
          <w:numId w:val="1"/>
        </w:numPr>
        <w:tabs>
          <w:tab w:val="left" w:pos="599"/>
        </w:tabs>
        <w:ind w:left="599" w:right="0" w:hanging="409"/>
        <w:jc w:val="left"/>
        <w:rPr>
          <w:sz w:val="20"/>
        </w:rPr>
      </w:pPr>
      <w:r>
        <w:rPr>
          <w:sz w:val="20"/>
        </w:rPr>
        <w:t>Li,</w:t>
      </w:r>
      <w:r>
        <w:rPr>
          <w:spacing w:val="-7"/>
          <w:sz w:val="20"/>
        </w:rPr>
        <w:t xml:space="preserve"> </w:t>
      </w:r>
      <w:r>
        <w:rPr>
          <w:sz w:val="20"/>
        </w:rPr>
        <w:t>M.,</w:t>
      </w:r>
      <w:r>
        <w:rPr>
          <w:spacing w:val="-7"/>
          <w:sz w:val="20"/>
        </w:rPr>
        <w:t xml:space="preserve"> </w:t>
      </w:r>
      <w:r>
        <w:rPr>
          <w:sz w:val="20"/>
        </w:rPr>
        <w:t>Sun,</w:t>
      </w:r>
      <w:r>
        <w:rPr>
          <w:spacing w:val="-7"/>
          <w:sz w:val="20"/>
        </w:rPr>
        <w:t xml:space="preserve"> </w:t>
      </w:r>
      <w:r>
        <w:rPr>
          <w:sz w:val="20"/>
        </w:rPr>
        <w:t>J.,</w:t>
      </w:r>
      <w:r>
        <w:rPr>
          <w:spacing w:val="-8"/>
          <w:sz w:val="20"/>
        </w:rPr>
        <w:t xml:space="preserve"> </w:t>
      </w:r>
      <w:r>
        <w:rPr>
          <w:sz w:val="20"/>
        </w:rPr>
        <w:t>Tan,</w:t>
      </w:r>
      <w:r>
        <w:rPr>
          <w:spacing w:val="-7"/>
          <w:sz w:val="20"/>
        </w:rPr>
        <w:t xml:space="preserve"> </w:t>
      </w:r>
      <w:r>
        <w:rPr>
          <w:sz w:val="20"/>
        </w:rPr>
        <w:t>X.:</w:t>
      </w:r>
      <w:r>
        <w:rPr>
          <w:spacing w:val="-7"/>
          <w:sz w:val="20"/>
        </w:rPr>
        <w:t xml:space="preserve"> </w:t>
      </w:r>
      <w:r>
        <w:rPr>
          <w:sz w:val="20"/>
        </w:rPr>
        <w:t>Evaluating</w:t>
      </w:r>
      <w:r>
        <w:rPr>
          <w:spacing w:val="-8"/>
          <w:sz w:val="20"/>
        </w:rPr>
        <w:t xml:space="preserve"> </w:t>
      </w:r>
      <w:r>
        <w:rPr>
          <w:sz w:val="20"/>
        </w:rPr>
        <w:t>the</w:t>
      </w:r>
      <w:r>
        <w:rPr>
          <w:spacing w:val="-8"/>
          <w:sz w:val="20"/>
        </w:rPr>
        <w:t xml:space="preserve"> </w:t>
      </w:r>
      <w:r>
        <w:rPr>
          <w:sz w:val="20"/>
        </w:rPr>
        <w:t>effectiveness</w:t>
      </w:r>
      <w:r>
        <w:rPr>
          <w:spacing w:val="-6"/>
          <w:sz w:val="20"/>
        </w:rPr>
        <w:t xml:space="preserve"> </w:t>
      </w:r>
      <w:r>
        <w:rPr>
          <w:sz w:val="20"/>
        </w:rPr>
        <w:t>of</w:t>
      </w:r>
      <w:r>
        <w:rPr>
          <w:spacing w:val="-8"/>
          <w:sz w:val="20"/>
        </w:rPr>
        <w:t xml:space="preserve"> </w:t>
      </w:r>
      <w:r>
        <w:rPr>
          <w:sz w:val="20"/>
        </w:rPr>
        <w:t>large</w:t>
      </w:r>
      <w:r>
        <w:rPr>
          <w:spacing w:val="-7"/>
          <w:sz w:val="20"/>
        </w:rPr>
        <w:t xml:space="preserve"> </w:t>
      </w:r>
      <w:r>
        <w:rPr>
          <w:sz w:val="20"/>
        </w:rPr>
        <w:t>language</w:t>
      </w:r>
      <w:r>
        <w:rPr>
          <w:spacing w:val="-8"/>
          <w:sz w:val="20"/>
        </w:rPr>
        <w:t xml:space="preserve"> </w:t>
      </w:r>
      <w:r>
        <w:rPr>
          <w:sz w:val="20"/>
        </w:rPr>
        <w:t>models</w:t>
      </w:r>
      <w:r>
        <w:rPr>
          <w:spacing w:val="-6"/>
          <w:sz w:val="20"/>
        </w:rPr>
        <w:t xml:space="preserve"> </w:t>
      </w:r>
      <w:r>
        <w:rPr>
          <w:sz w:val="20"/>
        </w:rPr>
        <w:t>in</w:t>
      </w:r>
      <w:r>
        <w:rPr>
          <w:spacing w:val="-8"/>
          <w:sz w:val="20"/>
        </w:rPr>
        <w:t xml:space="preserve"> </w:t>
      </w:r>
      <w:r>
        <w:rPr>
          <w:sz w:val="20"/>
        </w:rPr>
        <w:t>abstract</w:t>
      </w:r>
      <w:r>
        <w:rPr>
          <w:spacing w:val="-7"/>
          <w:sz w:val="20"/>
        </w:rPr>
        <w:t xml:space="preserve"> </w:t>
      </w:r>
      <w:r>
        <w:rPr>
          <w:spacing w:val="-2"/>
          <w:sz w:val="20"/>
        </w:rPr>
        <w:t>screening:</w:t>
      </w:r>
    </w:p>
    <w:p w14:paraId="0878D7A8" w14:textId="77777777" w:rsidR="00EF4BD5" w:rsidRDefault="00EF4BD5">
      <w:pPr>
        <w:pStyle w:val="ListParagraph"/>
        <w:jc w:val="left"/>
        <w:rPr>
          <w:sz w:val="20"/>
        </w:rPr>
        <w:sectPr w:rsidR="00EF4BD5">
          <w:pgSz w:w="11910" w:h="16840"/>
          <w:pgMar w:top="1240" w:right="1133" w:bottom="860" w:left="1133" w:header="0" w:footer="678" w:gutter="0"/>
          <w:cols w:space="720"/>
        </w:sectPr>
      </w:pPr>
    </w:p>
    <w:p w14:paraId="1EF5F06C" w14:textId="77777777" w:rsidR="00EF4BD5" w:rsidRDefault="00000000">
      <w:pPr>
        <w:pStyle w:val="BodyText"/>
        <w:spacing w:before="40"/>
        <w:ind w:left="940"/>
      </w:pPr>
      <w:r>
        <w:lastRenderedPageBreak/>
        <w:t xml:space="preserve">a comparative analysis. Systematic reviews </w:t>
      </w:r>
      <w:r>
        <w:rPr>
          <w:rFonts w:ascii="Century Schoolbook"/>
          <w:b/>
        </w:rPr>
        <w:t>13</w:t>
      </w:r>
      <w:r>
        <w:t>(1),</w:t>
      </w:r>
      <w:r>
        <w:rPr>
          <w:spacing w:val="1"/>
        </w:rPr>
        <w:t xml:space="preserve"> </w:t>
      </w:r>
      <w:r>
        <w:t xml:space="preserve">219 </w:t>
      </w:r>
      <w:r>
        <w:rPr>
          <w:spacing w:val="-2"/>
        </w:rPr>
        <w:t>(2024)</w:t>
      </w:r>
    </w:p>
    <w:p w14:paraId="5C150F0A" w14:textId="77777777" w:rsidR="00EF4BD5" w:rsidRDefault="00000000">
      <w:pPr>
        <w:pStyle w:val="ListParagraph"/>
        <w:numPr>
          <w:ilvl w:val="0"/>
          <w:numId w:val="1"/>
        </w:numPr>
        <w:tabs>
          <w:tab w:val="left" w:pos="940"/>
        </w:tabs>
        <w:spacing w:before="212" w:line="247" w:lineRule="auto"/>
        <w:ind w:left="940" w:right="87" w:hanging="410"/>
        <w:jc w:val="both"/>
        <w:rPr>
          <w:sz w:val="20"/>
        </w:rPr>
      </w:pPr>
      <w:bookmarkStart w:id="59" w:name="_bookmark36"/>
      <w:bookmarkEnd w:id="59"/>
      <w:r>
        <w:rPr>
          <w:spacing w:val="9"/>
          <w:w w:val="97"/>
          <w:sz w:val="20"/>
        </w:rPr>
        <w:t>Dennst</w:t>
      </w:r>
      <w:r>
        <w:rPr>
          <w:spacing w:val="-91"/>
          <w:sz w:val="20"/>
        </w:rPr>
        <w:t>¨</w:t>
      </w:r>
      <w:r>
        <w:rPr>
          <w:spacing w:val="9"/>
          <w:w w:val="99"/>
          <w:sz w:val="20"/>
        </w:rPr>
        <w:t>a</w:t>
      </w:r>
      <w:r>
        <w:rPr>
          <w:spacing w:val="9"/>
          <w:w w:val="103"/>
          <w:sz w:val="20"/>
        </w:rPr>
        <w:t>dt,</w:t>
      </w:r>
      <w:r>
        <w:rPr>
          <w:spacing w:val="-1"/>
          <w:w w:val="99"/>
          <w:sz w:val="20"/>
        </w:rPr>
        <w:t xml:space="preserve"> </w:t>
      </w:r>
      <w:r>
        <w:rPr>
          <w:sz w:val="20"/>
        </w:rPr>
        <w:t xml:space="preserve">F., Zink, J., Putora, P.M., Hastings, J., Cihoric, N.: Title and abstract screening for literature reviews using large language models: an exploratory study in the biomedical domain. Systematic reviews </w:t>
      </w:r>
      <w:r>
        <w:rPr>
          <w:rFonts w:ascii="Century Schoolbook" w:hAnsi="Century Schoolbook"/>
          <w:b/>
          <w:sz w:val="20"/>
        </w:rPr>
        <w:t>13</w:t>
      </w:r>
      <w:r>
        <w:rPr>
          <w:sz w:val="20"/>
        </w:rPr>
        <w:t>(1), 158 (2024)</w:t>
      </w:r>
    </w:p>
    <w:p w14:paraId="2EEEC821" w14:textId="77777777" w:rsidR="00EF4BD5" w:rsidRDefault="00000000">
      <w:pPr>
        <w:pStyle w:val="ListParagraph"/>
        <w:numPr>
          <w:ilvl w:val="0"/>
          <w:numId w:val="1"/>
        </w:numPr>
        <w:tabs>
          <w:tab w:val="left" w:pos="940"/>
        </w:tabs>
        <w:spacing w:before="202" w:line="254" w:lineRule="auto"/>
        <w:ind w:left="940" w:hanging="410"/>
        <w:jc w:val="both"/>
        <w:rPr>
          <w:sz w:val="20"/>
        </w:rPr>
      </w:pPr>
      <w:bookmarkStart w:id="60" w:name="_bookmark37"/>
      <w:bookmarkEnd w:id="60"/>
      <w:r>
        <w:rPr>
          <w:sz w:val="20"/>
        </w:rPr>
        <w:t xml:space="preserve">Sun, Z., Zhang, R., Doi, S.A., Furuya-Kanamori, L., Yu, T., Lin, L., Xu, C.: How good are large </w:t>
      </w:r>
      <w:r>
        <w:rPr>
          <w:spacing w:val="-2"/>
          <w:sz w:val="20"/>
        </w:rPr>
        <w:t>language</w:t>
      </w:r>
      <w:r>
        <w:rPr>
          <w:spacing w:val="-3"/>
          <w:sz w:val="20"/>
        </w:rPr>
        <w:t xml:space="preserve"> </w:t>
      </w:r>
      <w:r>
        <w:rPr>
          <w:spacing w:val="-2"/>
          <w:sz w:val="20"/>
        </w:rPr>
        <w:t>models</w:t>
      </w:r>
      <w:r>
        <w:rPr>
          <w:spacing w:val="-3"/>
          <w:sz w:val="20"/>
        </w:rPr>
        <w:t xml:space="preserve"> </w:t>
      </w:r>
      <w:r>
        <w:rPr>
          <w:spacing w:val="-2"/>
          <w:sz w:val="20"/>
        </w:rPr>
        <w:t>for</w:t>
      </w:r>
      <w:r>
        <w:rPr>
          <w:spacing w:val="-3"/>
          <w:sz w:val="20"/>
        </w:rPr>
        <w:t xml:space="preserve"> </w:t>
      </w:r>
      <w:r>
        <w:rPr>
          <w:spacing w:val="-2"/>
          <w:sz w:val="20"/>
        </w:rPr>
        <w:t>automated</w:t>
      </w:r>
      <w:r>
        <w:rPr>
          <w:spacing w:val="-3"/>
          <w:sz w:val="20"/>
        </w:rPr>
        <w:t xml:space="preserve"> </w:t>
      </w:r>
      <w:r>
        <w:rPr>
          <w:spacing w:val="-2"/>
          <w:sz w:val="20"/>
        </w:rPr>
        <w:t>data</w:t>
      </w:r>
      <w:r>
        <w:rPr>
          <w:spacing w:val="-3"/>
          <w:sz w:val="20"/>
        </w:rPr>
        <w:t xml:space="preserve"> </w:t>
      </w:r>
      <w:r>
        <w:rPr>
          <w:spacing w:val="-2"/>
          <w:sz w:val="20"/>
        </w:rPr>
        <w:t>extraction</w:t>
      </w:r>
      <w:r>
        <w:rPr>
          <w:spacing w:val="-3"/>
          <w:sz w:val="20"/>
        </w:rPr>
        <w:t xml:space="preserve"> </w:t>
      </w:r>
      <w:r>
        <w:rPr>
          <w:spacing w:val="-2"/>
          <w:sz w:val="20"/>
        </w:rPr>
        <w:t>from</w:t>
      </w:r>
      <w:r>
        <w:rPr>
          <w:spacing w:val="-3"/>
          <w:sz w:val="20"/>
        </w:rPr>
        <w:t xml:space="preserve"> </w:t>
      </w:r>
      <w:r>
        <w:rPr>
          <w:spacing w:val="-2"/>
          <w:sz w:val="20"/>
        </w:rPr>
        <w:t>randomized</w:t>
      </w:r>
      <w:r>
        <w:rPr>
          <w:spacing w:val="-3"/>
          <w:sz w:val="20"/>
        </w:rPr>
        <w:t xml:space="preserve"> </w:t>
      </w:r>
      <w:r>
        <w:rPr>
          <w:spacing w:val="-2"/>
          <w:sz w:val="20"/>
        </w:rPr>
        <w:t>trials?</w:t>
      </w:r>
      <w:r>
        <w:rPr>
          <w:spacing w:val="-3"/>
          <w:sz w:val="20"/>
        </w:rPr>
        <w:t xml:space="preserve"> </w:t>
      </w:r>
      <w:r>
        <w:rPr>
          <w:spacing w:val="-2"/>
          <w:sz w:val="20"/>
        </w:rPr>
        <w:t>MedRxiv,</w:t>
      </w:r>
      <w:r>
        <w:rPr>
          <w:spacing w:val="-3"/>
          <w:sz w:val="20"/>
        </w:rPr>
        <w:t xml:space="preserve"> </w:t>
      </w:r>
      <w:r>
        <w:rPr>
          <w:spacing w:val="-2"/>
          <w:sz w:val="20"/>
        </w:rPr>
        <w:t>2024–02</w:t>
      </w:r>
      <w:r>
        <w:rPr>
          <w:spacing w:val="-3"/>
          <w:sz w:val="20"/>
        </w:rPr>
        <w:t xml:space="preserve"> </w:t>
      </w:r>
      <w:r>
        <w:rPr>
          <w:spacing w:val="-2"/>
          <w:sz w:val="20"/>
        </w:rPr>
        <w:t>(2024)</w:t>
      </w:r>
    </w:p>
    <w:p w14:paraId="19805722" w14:textId="77777777" w:rsidR="00EF4BD5" w:rsidRDefault="00000000">
      <w:pPr>
        <w:pStyle w:val="ListParagraph"/>
        <w:numPr>
          <w:ilvl w:val="0"/>
          <w:numId w:val="1"/>
        </w:numPr>
        <w:tabs>
          <w:tab w:val="left" w:pos="940"/>
        </w:tabs>
        <w:spacing w:before="198" w:line="242" w:lineRule="auto"/>
        <w:ind w:left="940" w:right="86" w:hanging="410"/>
        <w:jc w:val="both"/>
        <w:rPr>
          <w:sz w:val="20"/>
        </w:rPr>
      </w:pPr>
      <w:r>
        <w:rPr>
          <w:sz w:val="20"/>
        </w:rPr>
        <w:t>Gartlehner, G., Kahwati, L., Hilscher, R., Thomas, I., Kugley, S., Crotty, K., Viswanathan, M., Nussbaumer-Streit,</w:t>
      </w:r>
      <w:r>
        <w:rPr>
          <w:spacing w:val="-12"/>
          <w:sz w:val="20"/>
        </w:rPr>
        <w:t xml:space="preserve"> </w:t>
      </w:r>
      <w:r>
        <w:rPr>
          <w:sz w:val="20"/>
        </w:rPr>
        <w:t>B.,</w:t>
      </w:r>
      <w:r>
        <w:rPr>
          <w:spacing w:val="-9"/>
          <w:sz w:val="20"/>
        </w:rPr>
        <w:t xml:space="preserve"> </w:t>
      </w:r>
      <w:r>
        <w:rPr>
          <w:sz w:val="20"/>
        </w:rPr>
        <w:t>Booth,</w:t>
      </w:r>
      <w:r>
        <w:rPr>
          <w:spacing w:val="-10"/>
          <w:sz w:val="20"/>
        </w:rPr>
        <w:t xml:space="preserve"> </w:t>
      </w:r>
      <w:r>
        <w:rPr>
          <w:sz w:val="20"/>
        </w:rPr>
        <w:t>G.,</w:t>
      </w:r>
      <w:r>
        <w:rPr>
          <w:spacing w:val="-10"/>
          <w:sz w:val="20"/>
        </w:rPr>
        <w:t xml:space="preserve"> </w:t>
      </w:r>
      <w:r>
        <w:rPr>
          <w:sz w:val="20"/>
        </w:rPr>
        <w:t>Erskine,</w:t>
      </w:r>
      <w:r>
        <w:rPr>
          <w:spacing w:val="-10"/>
          <w:sz w:val="20"/>
        </w:rPr>
        <w:t xml:space="preserve"> </w:t>
      </w:r>
      <w:r>
        <w:rPr>
          <w:sz w:val="20"/>
        </w:rPr>
        <w:t>N.,</w:t>
      </w:r>
      <w:r>
        <w:rPr>
          <w:spacing w:val="-10"/>
          <w:sz w:val="20"/>
        </w:rPr>
        <w:t xml:space="preserve"> </w:t>
      </w:r>
      <w:r>
        <w:rPr>
          <w:rFonts w:ascii="Bookman Old Style" w:hAnsi="Bookman Old Style"/>
          <w:i/>
          <w:sz w:val="20"/>
        </w:rPr>
        <w:t>et</w:t>
      </w:r>
      <w:r>
        <w:rPr>
          <w:rFonts w:ascii="Bookman Old Style" w:hAnsi="Bookman Old Style"/>
          <w:i/>
          <w:spacing w:val="-15"/>
          <w:sz w:val="20"/>
        </w:rPr>
        <w:t xml:space="preserve"> </w:t>
      </w:r>
      <w:r>
        <w:rPr>
          <w:rFonts w:ascii="Bookman Old Style" w:hAnsi="Bookman Old Style"/>
          <w:i/>
          <w:sz w:val="20"/>
        </w:rPr>
        <w:t>al.</w:t>
      </w:r>
      <w:r>
        <w:rPr>
          <w:sz w:val="20"/>
        </w:rPr>
        <w:t>:</w:t>
      </w:r>
      <w:r>
        <w:rPr>
          <w:spacing w:val="-10"/>
          <w:sz w:val="20"/>
        </w:rPr>
        <w:t xml:space="preserve"> </w:t>
      </w:r>
      <w:r>
        <w:rPr>
          <w:sz w:val="20"/>
        </w:rPr>
        <w:t>Data</w:t>
      </w:r>
      <w:r>
        <w:rPr>
          <w:spacing w:val="-10"/>
          <w:sz w:val="20"/>
        </w:rPr>
        <w:t xml:space="preserve"> </w:t>
      </w:r>
      <w:r>
        <w:rPr>
          <w:sz w:val="20"/>
        </w:rPr>
        <w:t>extraction</w:t>
      </w:r>
      <w:r>
        <w:rPr>
          <w:spacing w:val="-10"/>
          <w:sz w:val="20"/>
        </w:rPr>
        <w:t xml:space="preserve"> </w:t>
      </w:r>
      <w:r>
        <w:rPr>
          <w:sz w:val="20"/>
        </w:rPr>
        <w:t>for</w:t>
      </w:r>
      <w:r>
        <w:rPr>
          <w:spacing w:val="-10"/>
          <w:sz w:val="20"/>
        </w:rPr>
        <w:t xml:space="preserve"> </w:t>
      </w:r>
      <w:r>
        <w:rPr>
          <w:sz w:val="20"/>
        </w:rPr>
        <w:t>evidence</w:t>
      </w:r>
      <w:r>
        <w:rPr>
          <w:spacing w:val="-10"/>
          <w:sz w:val="20"/>
        </w:rPr>
        <w:t xml:space="preserve"> </w:t>
      </w:r>
      <w:r>
        <w:rPr>
          <w:sz w:val="20"/>
        </w:rPr>
        <w:t>synthesis</w:t>
      </w:r>
      <w:r>
        <w:rPr>
          <w:spacing w:val="-10"/>
          <w:sz w:val="20"/>
        </w:rPr>
        <w:t xml:space="preserve"> </w:t>
      </w:r>
      <w:r>
        <w:rPr>
          <w:sz w:val="20"/>
        </w:rPr>
        <w:t>using</w:t>
      </w:r>
      <w:r>
        <w:rPr>
          <w:spacing w:val="-10"/>
          <w:sz w:val="20"/>
        </w:rPr>
        <w:t xml:space="preserve"> </w:t>
      </w:r>
      <w:r>
        <w:rPr>
          <w:sz w:val="20"/>
        </w:rPr>
        <w:t xml:space="preserve">a </w:t>
      </w:r>
      <w:r>
        <w:rPr>
          <w:spacing w:val="-2"/>
          <w:sz w:val="20"/>
        </w:rPr>
        <w:t>large</w:t>
      </w:r>
      <w:r>
        <w:rPr>
          <w:spacing w:val="-11"/>
          <w:sz w:val="20"/>
        </w:rPr>
        <w:t xml:space="preserve"> </w:t>
      </w:r>
      <w:r>
        <w:rPr>
          <w:spacing w:val="-2"/>
          <w:sz w:val="20"/>
        </w:rPr>
        <w:t>language</w:t>
      </w:r>
      <w:r>
        <w:rPr>
          <w:spacing w:val="-10"/>
          <w:sz w:val="20"/>
        </w:rPr>
        <w:t xml:space="preserve"> </w:t>
      </w:r>
      <w:r>
        <w:rPr>
          <w:spacing w:val="-2"/>
          <w:sz w:val="20"/>
        </w:rPr>
        <w:t>model:</w:t>
      </w:r>
      <w:r>
        <w:rPr>
          <w:spacing w:val="-10"/>
          <w:sz w:val="20"/>
        </w:rPr>
        <w:t xml:space="preserve"> </w:t>
      </w:r>
      <w:r>
        <w:rPr>
          <w:spacing w:val="-2"/>
          <w:sz w:val="20"/>
        </w:rPr>
        <w:t>A</w:t>
      </w:r>
      <w:r>
        <w:rPr>
          <w:spacing w:val="-10"/>
          <w:sz w:val="20"/>
        </w:rPr>
        <w:t xml:space="preserve"> </w:t>
      </w:r>
      <w:r>
        <w:rPr>
          <w:spacing w:val="-2"/>
          <w:sz w:val="20"/>
        </w:rPr>
        <w:t>proof-of-concept</w:t>
      </w:r>
      <w:r>
        <w:rPr>
          <w:spacing w:val="-10"/>
          <w:sz w:val="20"/>
        </w:rPr>
        <w:t xml:space="preserve"> </w:t>
      </w:r>
      <w:r>
        <w:rPr>
          <w:spacing w:val="-2"/>
          <w:sz w:val="20"/>
        </w:rPr>
        <w:t>study.</w:t>
      </w:r>
      <w:r>
        <w:rPr>
          <w:spacing w:val="-10"/>
          <w:sz w:val="20"/>
        </w:rPr>
        <w:t xml:space="preserve"> </w:t>
      </w:r>
      <w:r>
        <w:rPr>
          <w:spacing w:val="-2"/>
          <w:sz w:val="20"/>
        </w:rPr>
        <w:t>Research</w:t>
      </w:r>
      <w:r>
        <w:rPr>
          <w:spacing w:val="-10"/>
          <w:sz w:val="20"/>
        </w:rPr>
        <w:t xml:space="preserve"> </w:t>
      </w:r>
      <w:r>
        <w:rPr>
          <w:spacing w:val="-2"/>
          <w:sz w:val="20"/>
        </w:rPr>
        <w:t>synthesis</w:t>
      </w:r>
      <w:r>
        <w:rPr>
          <w:spacing w:val="-10"/>
          <w:sz w:val="20"/>
        </w:rPr>
        <w:t xml:space="preserve"> </w:t>
      </w:r>
      <w:r>
        <w:rPr>
          <w:spacing w:val="-2"/>
          <w:sz w:val="20"/>
        </w:rPr>
        <w:t>methods</w:t>
      </w:r>
      <w:r>
        <w:rPr>
          <w:spacing w:val="-10"/>
          <w:sz w:val="20"/>
        </w:rPr>
        <w:t xml:space="preserve"> </w:t>
      </w:r>
      <w:r>
        <w:rPr>
          <w:rFonts w:ascii="Century Schoolbook" w:hAnsi="Century Schoolbook"/>
          <w:b/>
          <w:spacing w:val="-2"/>
          <w:sz w:val="20"/>
        </w:rPr>
        <w:t>15</w:t>
      </w:r>
      <w:r>
        <w:rPr>
          <w:spacing w:val="-2"/>
          <w:sz w:val="20"/>
        </w:rPr>
        <w:t>(4),</w:t>
      </w:r>
      <w:r>
        <w:rPr>
          <w:spacing w:val="-10"/>
          <w:sz w:val="20"/>
        </w:rPr>
        <w:t xml:space="preserve"> </w:t>
      </w:r>
      <w:r>
        <w:rPr>
          <w:spacing w:val="-2"/>
          <w:sz w:val="20"/>
        </w:rPr>
        <w:t>576–589</w:t>
      </w:r>
      <w:r>
        <w:rPr>
          <w:spacing w:val="-10"/>
          <w:sz w:val="20"/>
        </w:rPr>
        <w:t xml:space="preserve"> </w:t>
      </w:r>
      <w:r>
        <w:rPr>
          <w:spacing w:val="-2"/>
          <w:sz w:val="20"/>
        </w:rPr>
        <w:t>(2024)</w:t>
      </w:r>
    </w:p>
    <w:p w14:paraId="6B9B6F38" w14:textId="77777777" w:rsidR="00EF4BD5" w:rsidRDefault="00000000">
      <w:pPr>
        <w:pStyle w:val="ListParagraph"/>
        <w:numPr>
          <w:ilvl w:val="0"/>
          <w:numId w:val="1"/>
        </w:numPr>
        <w:tabs>
          <w:tab w:val="left" w:pos="940"/>
        </w:tabs>
        <w:spacing w:before="209" w:line="244" w:lineRule="auto"/>
        <w:ind w:left="940" w:hanging="410"/>
        <w:jc w:val="both"/>
        <w:rPr>
          <w:sz w:val="20"/>
        </w:rPr>
      </w:pPr>
      <w:r>
        <w:rPr>
          <w:sz w:val="20"/>
        </w:rPr>
        <w:t>Gartlehner, G., Kugley, S., Crotty, K., Viswanathan, M., Dobrescu, A., Nussbaumer-Streit, B., Booth,</w:t>
      </w:r>
      <w:r>
        <w:rPr>
          <w:spacing w:val="-13"/>
          <w:sz w:val="20"/>
        </w:rPr>
        <w:t xml:space="preserve"> </w:t>
      </w:r>
      <w:r>
        <w:rPr>
          <w:sz w:val="20"/>
        </w:rPr>
        <w:t>G.,</w:t>
      </w:r>
      <w:r>
        <w:rPr>
          <w:spacing w:val="-12"/>
          <w:sz w:val="20"/>
        </w:rPr>
        <w:t xml:space="preserve"> </w:t>
      </w:r>
      <w:r>
        <w:rPr>
          <w:sz w:val="20"/>
        </w:rPr>
        <w:t>Treadwell,</w:t>
      </w:r>
      <w:r>
        <w:rPr>
          <w:spacing w:val="-12"/>
          <w:sz w:val="20"/>
        </w:rPr>
        <w:t xml:space="preserve"> </w:t>
      </w:r>
      <w:r>
        <w:rPr>
          <w:sz w:val="20"/>
        </w:rPr>
        <w:t>J.R.,</w:t>
      </w:r>
      <w:r>
        <w:rPr>
          <w:spacing w:val="-12"/>
          <w:sz w:val="20"/>
        </w:rPr>
        <w:t xml:space="preserve"> </w:t>
      </w:r>
      <w:r>
        <w:rPr>
          <w:sz w:val="20"/>
        </w:rPr>
        <w:t>Han,</w:t>
      </w:r>
      <w:r>
        <w:rPr>
          <w:spacing w:val="-12"/>
          <w:sz w:val="20"/>
        </w:rPr>
        <w:t xml:space="preserve"> </w:t>
      </w:r>
      <w:r>
        <w:rPr>
          <w:sz w:val="20"/>
        </w:rPr>
        <w:t>J.M.,</w:t>
      </w:r>
      <w:r>
        <w:rPr>
          <w:spacing w:val="-12"/>
          <w:sz w:val="20"/>
        </w:rPr>
        <w:t xml:space="preserve"> </w:t>
      </w:r>
      <w:r>
        <w:rPr>
          <w:sz w:val="20"/>
        </w:rPr>
        <w:t>Wagner,</w:t>
      </w:r>
      <w:r>
        <w:rPr>
          <w:spacing w:val="-12"/>
          <w:sz w:val="20"/>
        </w:rPr>
        <w:t xml:space="preserve"> </w:t>
      </w:r>
      <w:r>
        <w:rPr>
          <w:sz w:val="20"/>
        </w:rPr>
        <w:t>J.,</w:t>
      </w:r>
      <w:r>
        <w:rPr>
          <w:spacing w:val="-12"/>
          <w:sz w:val="20"/>
        </w:rPr>
        <w:t xml:space="preserve"> </w:t>
      </w:r>
      <w:r>
        <w:rPr>
          <w:rFonts w:ascii="Bookman Old Style" w:hAnsi="Bookman Old Style"/>
          <w:i/>
          <w:sz w:val="20"/>
        </w:rPr>
        <w:t>et</w:t>
      </w:r>
      <w:r>
        <w:rPr>
          <w:rFonts w:ascii="Bookman Old Style" w:hAnsi="Bookman Old Style"/>
          <w:i/>
          <w:spacing w:val="-15"/>
          <w:sz w:val="20"/>
        </w:rPr>
        <w:t xml:space="preserve"> </w:t>
      </w:r>
      <w:r>
        <w:rPr>
          <w:rFonts w:ascii="Bookman Old Style" w:hAnsi="Bookman Old Style"/>
          <w:i/>
          <w:sz w:val="20"/>
        </w:rPr>
        <w:t>al.</w:t>
      </w:r>
      <w:r>
        <w:rPr>
          <w:sz w:val="20"/>
        </w:rPr>
        <w:t>:</w:t>
      </w:r>
      <w:r>
        <w:rPr>
          <w:spacing w:val="-12"/>
          <w:sz w:val="20"/>
        </w:rPr>
        <w:t xml:space="preserve"> </w:t>
      </w:r>
      <w:r>
        <w:rPr>
          <w:sz w:val="20"/>
        </w:rPr>
        <w:t>Artificial</w:t>
      </w:r>
      <w:r>
        <w:rPr>
          <w:spacing w:val="-12"/>
          <w:sz w:val="20"/>
        </w:rPr>
        <w:t xml:space="preserve"> </w:t>
      </w:r>
      <w:r>
        <w:rPr>
          <w:sz w:val="20"/>
        </w:rPr>
        <w:t>intelligence–assisted</w:t>
      </w:r>
      <w:r>
        <w:rPr>
          <w:spacing w:val="-12"/>
          <w:sz w:val="20"/>
        </w:rPr>
        <w:t xml:space="preserve"> </w:t>
      </w:r>
      <w:r>
        <w:rPr>
          <w:sz w:val="20"/>
        </w:rPr>
        <w:t>data</w:t>
      </w:r>
      <w:r>
        <w:rPr>
          <w:spacing w:val="-12"/>
          <w:sz w:val="20"/>
        </w:rPr>
        <w:t xml:space="preserve"> </w:t>
      </w:r>
      <w:r>
        <w:rPr>
          <w:sz w:val="20"/>
        </w:rPr>
        <w:t>extrac</w:t>
      </w:r>
      <w:r>
        <w:rPr>
          <w:sz w:val="20"/>
        </w:rPr>
        <w:softHyphen/>
        <w:t xml:space="preserve">tion with a large language model: a study within reviews. Annals of Internal Medicine </w:t>
      </w:r>
      <w:r>
        <w:rPr>
          <w:rFonts w:ascii="Century Schoolbook" w:hAnsi="Century Schoolbook"/>
          <w:b/>
          <w:sz w:val="20"/>
        </w:rPr>
        <w:t>178</w:t>
      </w:r>
      <w:r>
        <w:rPr>
          <w:sz w:val="20"/>
        </w:rPr>
        <w:t>(12), 1763–1771 (2025)</w:t>
      </w:r>
    </w:p>
    <w:p w14:paraId="45069634" w14:textId="77777777" w:rsidR="00EF4BD5" w:rsidRDefault="00000000">
      <w:pPr>
        <w:pStyle w:val="ListParagraph"/>
        <w:numPr>
          <w:ilvl w:val="0"/>
          <w:numId w:val="1"/>
        </w:numPr>
        <w:tabs>
          <w:tab w:val="left" w:pos="940"/>
        </w:tabs>
        <w:spacing w:before="210" w:line="244" w:lineRule="auto"/>
        <w:ind w:left="940" w:hanging="410"/>
        <w:jc w:val="both"/>
        <w:rPr>
          <w:sz w:val="20"/>
        </w:rPr>
      </w:pPr>
      <w:bookmarkStart w:id="61" w:name="_bookmark38"/>
      <w:bookmarkEnd w:id="61"/>
      <w:r>
        <w:rPr>
          <w:sz w:val="20"/>
        </w:rPr>
        <w:t>Oami,</w:t>
      </w:r>
      <w:r>
        <w:rPr>
          <w:spacing w:val="-1"/>
          <w:sz w:val="20"/>
        </w:rPr>
        <w:t xml:space="preserve"> </w:t>
      </w:r>
      <w:r>
        <w:rPr>
          <w:sz w:val="20"/>
        </w:rPr>
        <w:t>T.,</w:t>
      </w:r>
      <w:r>
        <w:rPr>
          <w:spacing w:val="-1"/>
          <w:sz w:val="20"/>
        </w:rPr>
        <w:t xml:space="preserve"> </w:t>
      </w:r>
      <w:r>
        <w:rPr>
          <w:sz w:val="20"/>
        </w:rPr>
        <w:t>Okada,</w:t>
      </w:r>
      <w:r>
        <w:rPr>
          <w:spacing w:val="-1"/>
          <w:sz w:val="20"/>
        </w:rPr>
        <w:t xml:space="preserve"> </w:t>
      </w:r>
      <w:r>
        <w:rPr>
          <w:sz w:val="20"/>
        </w:rPr>
        <w:t>Y.,</w:t>
      </w:r>
      <w:r>
        <w:rPr>
          <w:spacing w:val="-1"/>
          <w:sz w:val="20"/>
        </w:rPr>
        <w:t xml:space="preserve"> </w:t>
      </w:r>
      <w:r>
        <w:rPr>
          <w:sz w:val="20"/>
        </w:rPr>
        <w:t>Maeda,</w:t>
      </w:r>
      <w:r>
        <w:rPr>
          <w:spacing w:val="-1"/>
          <w:sz w:val="20"/>
        </w:rPr>
        <w:t xml:space="preserve"> </w:t>
      </w:r>
      <w:r>
        <w:rPr>
          <w:sz w:val="20"/>
        </w:rPr>
        <w:t>K.,</w:t>
      </w:r>
      <w:r>
        <w:rPr>
          <w:spacing w:val="-1"/>
          <w:sz w:val="20"/>
        </w:rPr>
        <w:t xml:space="preserve"> </w:t>
      </w:r>
      <w:r>
        <w:rPr>
          <w:sz w:val="20"/>
        </w:rPr>
        <w:t>Nakada,</w:t>
      </w:r>
      <w:r>
        <w:rPr>
          <w:spacing w:val="-1"/>
          <w:sz w:val="20"/>
        </w:rPr>
        <w:t xml:space="preserve"> </w:t>
      </w:r>
      <w:r>
        <w:rPr>
          <w:sz w:val="20"/>
        </w:rPr>
        <w:t>T.-a.:</w:t>
      </w:r>
      <w:r>
        <w:rPr>
          <w:spacing w:val="-1"/>
          <w:sz w:val="20"/>
        </w:rPr>
        <w:t xml:space="preserve"> </w:t>
      </w:r>
      <w:r>
        <w:rPr>
          <w:sz w:val="20"/>
        </w:rPr>
        <w:t>Performance</w:t>
      </w:r>
      <w:r>
        <w:rPr>
          <w:spacing w:val="-1"/>
          <w:sz w:val="20"/>
        </w:rPr>
        <w:t xml:space="preserve"> </w:t>
      </w:r>
      <w:r>
        <w:rPr>
          <w:sz w:val="20"/>
        </w:rPr>
        <w:t>of</w:t>
      </w:r>
      <w:r>
        <w:rPr>
          <w:spacing w:val="-1"/>
          <w:sz w:val="20"/>
        </w:rPr>
        <w:t xml:space="preserve"> </w:t>
      </w:r>
      <w:r>
        <w:rPr>
          <w:sz w:val="20"/>
        </w:rPr>
        <w:t>large</w:t>
      </w:r>
      <w:r>
        <w:rPr>
          <w:spacing w:val="-1"/>
          <w:sz w:val="20"/>
        </w:rPr>
        <w:t xml:space="preserve"> </w:t>
      </w:r>
      <w:r>
        <w:rPr>
          <w:sz w:val="20"/>
        </w:rPr>
        <w:t>language</w:t>
      </w:r>
      <w:r>
        <w:rPr>
          <w:spacing w:val="-1"/>
          <w:sz w:val="20"/>
        </w:rPr>
        <w:t xml:space="preserve"> </w:t>
      </w:r>
      <w:r>
        <w:rPr>
          <w:sz w:val="20"/>
        </w:rPr>
        <w:t>models</w:t>
      </w:r>
      <w:r>
        <w:rPr>
          <w:spacing w:val="-1"/>
          <w:sz w:val="20"/>
        </w:rPr>
        <w:t xml:space="preserve"> </w:t>
      </w:r>
      <w:r>
        <w:rPr>
          <w:sz w:val="20"/>
        </w:rPr>
        <w:t>and</w:t>
      </w:r>
      <w:r>
        <w:rPr>
          <w:spacing w:val="-1"/>
          <w:sz w:val="20"/>
        </w:rPr>
        <w:t xml:space="preserve"> </w:t>
      </w:r>
      <w:r>
        <w:rPr>
          <w:sz w:val="20"/>
        </w:rPr>
        <w:t xml:space="preserve">prompt engineering strategies for data extraction in systematic reviews. Frontiers in Digital Health </w:t>
      </w:r>
      <w:r>
        <w:rPr>
          <w:rFonts w:ascii="Century Schoolbook"/>
          <w:b/>
          <w:sz w:val="20"/>
        </w:rPr>
        <w:t>8</w:t>
      </w:r>
      <w:r>
        <w:rPr>
          <w:sz w:val="20"/>
        </w:rPr>
        <w:t>, 1799623 (2026)</w:t>
      </w:r>
    </w:p>
    <w:p w14:paraId="28BD213C" w14:textId="77777777" w:rsidR="00EF4BD5" w:rsidRDefault="00000000">
      <w:pPr>
        <w:pStyle w:val="ListParagraph"/>
        <w:numPr>
          <w:ilvl w:val="0"/>
          <w:numId w:val="1"/>
        </w:numPr>
        <w:tabs>
          <w:tab w:val="left" w:pos="940"/>
        </w:tabs>
        <w:spacing w:before="210" w:line="247" w:lineRule="auto"/>
        <w:ind w:left="940" w:right="86" w:hanging="410"/>
        <w:jc w:val="both"/>
        <w:rPr>
          <w:sz w:val="20"/>
        </w:rPr>
      </w:pPr>
      <w:bookmarkStart w:id="62" w:name="_bookmark39"/>
      <w:bookmarkEnd w:id="62"/>
      <w:r>
        <w:rPr>
          <w:sz w:val="20"/>
        </w:rPr>
        <w:t>Murton, M., Boulton, E., Cross, S., Khan, A., Kumar, S., Magri, G., Marris, C., Slater, D., Wor</w:t>
      </w:r>
      <w:r>
        <w:rPr>
          <w:sz w:val="20"/>
        </w:rPr>
        <w:softHyphen/>
        <w:t>thington,</w:t>
      </w:r>
      <w:r>
        <w:rPr>
          <w:spacing w:val="-13"/>
          <w:sz w:val="20"/>
        </w:rPr>
        <w:t xml:space="preserve"> </w:t>
      </w:r>
      <w:r>
        <w:rPr>
          <w:sz w:val="20"/>
        </w:rPr>
        <w:t>E.,</w:t>
      </w:r>
      <w:r>
        <w:rPr>
          <w:spacing w:val="-12"/>
          <w:sz w:val="20"/>
        </w:rPr>
        <w:t xml:space="preserve"> </w:t>
      </w:r>
      <w:r>
        <w:rPr>
          <w:sz w:val="20"/>
        </w:rPr>
        <w:t>Lunn,</w:t>
      </w:r>
      <w:r>
        <w:rPr>
          <w:spacing w:val="-12"/>
          <w:sz w:val="20"/>
        </w:rPr>
        <w:t xml:space="preserve"> </w:t>
      </w:r>
      <w:r>
        <w:rPr>
          <w:sz w:val="20"/>
        </w:rPr>
        <w:t>E.:</w:t>
      </w:r>
      <w:r>
        <w:rPr>
          <w:spacing w:val="-12"/>
          <w:sz w:val="20"/>
        </w:rPr>
        <w:t xml:space="preserve"> </w:t>
      </w:r>
      <w:r>
        <w:rPr>
          <w:sz w:val="20"/>
        </w:rPr>
        <w:t>Harnessing</w:t>
      </w:r>
      <w:r>
        <w:rPr>
          <w:spacing w:val="-12"/>
          <w:sz w:val="20"/>
        </w:rPr>
        <w:t xml:space="preserve"> </w:t>
      </w:r>
      <w:r>
        <w:rPr>
          <w:sz w:val="20"/>
        </w:rPr>
        <w:t>large-language</w:t>
      </w:r>
      <w:r>
        <w:rPr>
          <w:spacing w:val="-12"/>
          <w:sz w:val="20"/>
        </w:rPr>
        <w:t xml:space="preserve"> </w:t>
      </w:r>
      <w:r>
        <w:rPr>
          <w:sz w:val="20"/>
        </w:rPr>
        <w:t>models</w:t>
      </w:r>
      <w:r>
        <w:rPr>
          <w:spacing w:val="-12"/>
          <w:sz w:val="20"/>
        </w:rPr>
        <w:t xml:space="preserve"> </w:t>
      </w:r>
      <w:r>
        <w:rPr>
          <w:sz w:val="20"/>
        </w:rPr>
        <w:t>for</w:t>
      </w:r>
      <w:r>
        <w:rPr>
          <w:spacing w:val="-12"/>
          <w:sz w:val="20"/>
        </w:rPr>
        <w:t xml:space="preserve"> </w:t>
      </w:r>
      <w:r>
        <w:rPr>
          <w:sz w:val="20"/>
        </w:rPr>
        <w:t>efficient</w:t>
      </w:r>
      <w:r>
        <w:rPr>
          <w:spacing w:val="-12"/>
          <w:sz w:val="20"/>
        </w:rPr>
        <w:t xml:space="preserve"> </w:t>
      </w:r>
      <w:r>
        <w:rPr>
          <w:sz w:val="20"/>
        </w:rPr>
        <w:t>data</w:t>
      </w:r>
      <w:r>
        <w:rPr>
          <w:spacing w:val="-12"/>
          <w:sz w:val="20"/>
        </w:rPr>
        <w:t xml:space="preserve"> </w:t>
      </w:r>
      <w:r>
        <w:rPr>
          <w:sz w:val="20"/>
        </w:rPr>
        <w:t>extraction</w:t>
      </w:r>
      <w:r>
        <w:rPr>
          <w:spacing w:val="-12"/>
          <w:sz w:val="20"/>
        </w:rPr>
        <w:t xml:space="preserve"> </w:t>
      </w:r>
      <w:r>
        <w:rPr>
          <w:sz w:val="20"/>
        </w:rPr>
        <w:t>in</w:t>
      </w:r>
      <w:r>
        <w:rPr>
          <w:spacing w:val="-12"/>
          <w:sz w:val="20"/>
        </w:rPr>
        <w:t xml:space="preserve"> </w:t>
      </w:r>
      <w:r>
        <w:rPr>
          <w:sz w:val="20"/>
        </w:rPr>
        <w:t xml:space="preserve">systematic reviews: the role of prompt engineering. Cochrane Evidence Synthesis and Methods </w:t>
      </w:r>
      <w:r>
        <w:rPr>
          <w:rFonts w:ascii="Century Schoolbook" w:hAnsi="Century Schoolbook"/>
          <w:b/>
          <w:sz w:val="20"/>
        </w:rPr>
        <w:t>3</w:t>
      </w:r>
      <w:r>
        <w:rPr>
          <w:sz w:val="20"/>
        </w:rPr>
        <w:t xml:space="preserve">(6), 70058 </w:t>
      </w:r>
      <w:r>
        <w:rPr>
          <w:spacing w:val="-2"/>
          <w:sz w:val="20"/>
        </w:rPr>
        <w:t>(2025)</w:t>
      </w:r>
    </w:p>
    <w:p w14:paraId="7AB0B430" w14:textId="77777777" w:rsidR="00EF4BD5" w:rsidRDefault="00000000">
      <w:pPr>
        <w:pStyle w:val="ListParagraph"/>
        <w:numPr>
          <w:ilvl w:val="0"/>
          <w:numId w:val="1"/>
        </w:numPr>
        <w:tabs>
          <w:tab w:val="left" w:pos="940"/>
        </w:tabs>
        <w:spacing w:before="208" w:line="254" w:lineRule="auto"/>
        <w:ind w:left="940" w:right="87" w:hanging="410"/>
        <w:jc w:val="both"/>
        <w:rPr>
          <w:sz w:val="20"/>
        </w:rPr>
      </w:pPr>
      <w:bookmarkStart w:id="63" w:name="_bookmark40"/>
      <w:bookmarkEnd w:id="63"/>
      <w:r>
        <w:rPr>
          <w:spacing w:val="-2"/>
          <w:sz w:val="20"/>
        </w:rPr>
        <w:t>Shankar,</w:t>
      </w:r>
      <w:r>
        <w:rPr>
          <w:spacing w:val="-5"/>
          <w:sz w:val="20"/>
        </w:rPr>
        <w:t xml:space="preserve"> </w:t>
      </w:r>
      <w:r>
        <w:rPr>
          <w:spacing w:val="-2"/>
          <w:sz w:val="20"/>
        </w:rPr>
        <w:t>R.,</w:t>
      </w:r>
      <w:r>
        <w:rPr>
          <w:spacing w:val="-5"/>
          <w:sz w:val="20"/>
        </w:rPr>
        <w:t xml:space="preserve"> </w:t>
      </w:r>
      <w:r>
        <w:rPr>
          <w:spacing w:val="-2"/>
          <w:sz w:val="20"/>
        </w:rPr>
        <w:t>Lim,</w:t>
      </w:r>
      <w:r>
        <w:rPr>
          <w:spacing w:val="-5"/>
          <w:sz w:val="20"/>
        </w:rPr>
        <w:t xml:space="preserve"> </w:t>
      </w:r>
      <w:r>
        <w:rPr>
          <w:spacing w:val="-2"/>
          <w:sz w:val="20"/>
        </w:rPr>
        <w:t>A.,</w:t>
      </w:r>
      <w:r>
        <w:rPr>
          <w:spacing w:val="-5"/>
          <w:sz w:val="20"/>
        </w:rPr>
        <w:t xml:space="preserve"> </w:t>
      </w:r>
      <w:r>
        <w:rPr>
          <w:spacing w:val="-2"/>
          <w:sz w:val="20"/>
        </w:rPr>
        <w:t>Qian,</w:t>
      </w:r>
      <w:r>
        <w:rPr>
          <w:spacing w:val="-5"/>
          <w:sz w:val="20"/>
        </w:rPr>
        <w:t xml:space="preserve"> </w:t>
      </w:r>
      <w:r>
        <w:rPr>
          <w:spacing w:val="-2"/>
          <w:sz w:val="20"/>
        </w:rPr>
        <w:t>X.:</w:t>
      </w:r>
      <w:r>
        <w:rPr>
          <w:spacing w:val="-5"/>
          <w:sz w:val="20"/>
        </w:rPr>
        <w:t xml:space="preserve"> </w:t>
      </w:r>
      <w:r>
        <w:rPr>
          <w:spacing w:val="-2"/>
          <w:sz w:val="20"/>
        </w:rPr>
        <w:t>Performance</w:t>
      </w:r>
      <w:r>
        <w:rPr>
          <w:spacing w:val="-5"/>
          <w:sz w:val="20"/>
        </w:rPr>
        <w:t xml:space="preserve"> </w:t>
      </w:r>
      <w:r>
        <w:rPr>
          <w:spacing w:val="-2"/>
          <w:sz w:val="20"/>
        </w:rPr>
        <w:t>of</w:t>
      </w:r>
      <w:r>
        <w:rPr>
          <w:spacing w:val="-5"/>
          <w:sz w:val="20"/>
        </w:rPr>
        <w:t xml:space="preserve"> </w:t>
      </w:r>
      <w:r>
        <w:rPr>
          <w:spacing w:val="-2"/>
          <w:sz w:val="20"/>
        </w:rPr>
        <w:t>large</w:t>
      </w:r>
      <w:r>
        <w:rPr>
          <w:spacing w:val="-5"/>
          <w:sz w:val="20"/>
        </w:rPr>
        <w:t xml:space="preserve"> </w:t>
      </w:r>
      <w:r>
        <w:rPr>
          <w:spacing w:val="-2"/>
          <w:sz w:val="20"/>
        </w:rPr>
        <w:t>language</w:t>
      </w:r>
      <w:r>
        <w:rPr>
          <w:spacing w:val="-5"/>
          <w:sz w:val="20"/>
        </w:rPr>
        <w:t xml:space="preserve"> </w:t>
      </w:r>
      <w:r>
        <w:rPr>
          <w:spacing w:val="-2"/>
          <w:sz w:val="20"/>
        </w:rPr>
        <w:t>models</w:t>
      </w:r>
      <w:r>
        <w:rPr>
          <w:spacing w:val="-5"/>
          <w:sz w:val="20"/>
        </w:rPr>
        <w:t xml:space="preserve"> </w:t>
      </w:r>
      <w:r>
        <w:rPr>
          <w:spacing w:val="-2"/>
          <w:sz w:val="20"/>
        </w:rPr>
        <w:t>in</w:t>
      </w:r>
      <w:r>
        <w:rPr>
          <w:spacing w:val="-5"/>
          <w:sz w:val="20"/>
        </w:rPr>
        <w:t xml:space="preserve"> </w:t>
      </w:r>
      <w:r>
        <w:rPr>
          <w:spacing w:val="-2"/>
          <w:sz w:val="20"/>
        </w:rPr>
        <w:t>data</w:t>
      </w:r>
      <w:r>
        <w:rPr>
          <w:spacing w:val="-5"/>
          <w:sz w:val="20"/>
        </w:rPr>
        <w:t xml:space="preserve"> </w:t>
      </w:r>
      <w:r>
        <w:rPr>
          <w:spacing w:val="-2"/>
          <w:sz w:val="20"/>
        </w:rPr>
        <w:t>extraction</w:t>
      </w:r>
      <w:r>
        <w:rPr>
          <w:spacing w:val="-5"/>
          <w:sz w:val="20"/>
        </w:rPr>
        <w:t xml:space="preserve"> </w:t>
      </w:r>
      <w:r>
        <w:rPr>
          <w:spacing w:val="-2"/>
          <w:sz w:val="20"/>
        </w:rPr>
        <w:t>for</w:t>
      </w:r>
      <w:r>
        <w:rPr>
          <w:spacing w:val="-5"/>
          <w:sz w:val="20"/>
        </w:rPr>
        <w:t xml:space="preserve"> </w:t>
      </w:r>
      <w:r>
        <w:rPr>
          <w:spacing w:val="-2"/>
          <w:sz w:val="20"/>
        </w:rPr>
        <w:t xml:space="preserve">evidence </w:t>
      </w:r>
      <w:r>
        <w:rPr>
          <w:sz w:val="20"/>
        </w:rPr>
        <w:t>synthesis: A systematic review. Journal of Biomedical Informatics, 105086 (2026)</w:t>
      </w:r>
    </w:p>
    <w:p w14:paraId="67FD9AE2" w14:textId="77777777" w:rsidR="00EF4BD5" w:rsidRDefault="00000000">
      <w:pPr>
        <w:pStyle w:val="ListParagraph"/>
        <w:numPr>
          <w:ilvl w:val="0"/>
          <w:numId w:val="1"/>
        </w:numPr>
        <w:tabs>
          <w:tab w:val="left" w:pos="940"/>
        </w:tabs>
        <w:spacing w:before="198"/>
        <w:ind w:left="940" w:right="88" w:hanging="410"/>
        <w:jc w:val="both"/>
        <w:rPr>
          <w:sz w:val="20"/>
        </w:rPr>
      </w:pPr>
      <w:bookmarkStart w:id="64" w:name="_bookmark41"/>
      <w:bookmarkEnd w:id="64"/>
      <w:r>
        <w:rPr>
          <w:sz w:val="20"/>
        </w:rPr>
        <w:t xml:space="preserve">Wang, Z., Cao, L., Danek, B., Jin, Q., Lu, Z., Sun, J.: Accelerating clinical evidence synthesis with large language models. NPJ Digital Medicine </w:t>
      </w:r>
      <w:r>
        <w:rPr>
          <w:rFonts w:ascii="Century Schoolbook"/>
          <w:b/>
          <w:sz w:val="20"/>
        </w:rPr>
        <w:t>8</w:t>
      </w:r>
      <w:r>
        <w:rPr>
          <w:sz w:val="20"/>
        </w:rPr>
        <w:t>(1), 509 (2025)</w:t>
      </w:r>
    </w:p>
    <w:p w14:paraId="072BBD47" w14:textId="77777777" w:rsidR="00EF4BD5" w:rsidRDefault="00000000">
      <w:pPr>
        <w:pStyle w:val="ListParagraph"/>
        <w:numPr>
          <w:ilvl w:val="0"/>
          <w:numId w:val="1"/>
        </w:numPr>
        <w:tabs>
          <w:tab w:val="left" w:pos="940"/>
        </w:tabs>
        <w:spacing w:before="211" w:line="254" w:lineRule="auto"/>
        <w:ind w:left="940" w:right="86" w:hanging="410"/>
        <w:jc w:val="both"/>
        <w:rPr>
          <w:sz w:val="20"/>
        </w:rPr>
      </w:pPr>
      <w:bookmarkStart w:id="65" w:name="_bookmark42"/>
      <w:bookmarkEnd w:id="65"/>
      <w:r>
        <w:rPr>
          <w:sz w:val="20"/>
        </w:rPr>
        <w:t>Huang, Y.-H., Lin, Y.-S.: Lumen: Cost-transparent multi-agent pipeline for automated systematic review</w:t>
      </w:r>
      <w:r>
        <w:rPr>
          <w:spacing w:val="-5"/>
          <w:sz w:val="20"/>
        </w:rPr>
        <w:t xml:space="preserve"> </w:t>
      </w:r>
      <w:r>
        <w:rPr>
          <w:sz w:val="20"/>
        </w:rPr>
        <w:t>and</w:t>
      </w:r>
      <w:r>
        <w:rPr>
          <w:spacing w:val="-5"/>
          <w:sz w:val="20"/>
        </w:rPr>
        <w:t xml:space="preserve"> </w:t>
      </w:r>
      <w:r>
        <w:rPr>
          <w:sz w:val="20"/>
        </w:rPr>
        <w:t>meta-analysis.</w:t>
      </w:r>
      <w:r>
        <w:rPr>
          <w:spacing w:val="-5"/>
          <w:sz w:val="20"/>
        </w:rPr>
        <w:t xml:space="preserve"> </w:t>
      </w:r>
      <w:r>
        <w:rPr>
          <w:sz w:val="20"/>
        </w:rPr>
        <w:t>arXiv</w:t>
      </w:r>
      <w:r>
        <w:rPr>
          <w:spacing w:val="-5"/>
          <w:sz w:val="20"/>
        </w:rPr>
        <w:t xml:space="preserve"> </w:t>
      </w:r>
      <w:r>
        <w:rPr>
          <w:sz w:val="20"/>
        </w:rPr>
        <w:t>preprint</w:t>
      </w:r>
      <w:r>
        <w:rPr>
          <w:spacing w:val="-5"/>
          <w:sz w:val="20"/>
        </w:rPr>
        <w:t xml:space="preserve"> </w:t>
      </w:r>
      <w:r>
        <w:rPr>
          <w:sz w:val="20"/>
        </w:rPr>
        <w:t>arXiv:2606.28362</w:t>
      </w:r>
      <w:r>
        <w:rPr>
          <w:spacing w:val="-5"/>
          <w:sz w:val="20"/>
        </w:rPr>
        <w:t xml:space="preserve"> </w:t>
      </w:r>
      <w:r>
        <w:rPr>
          <w:sz w:val="20"/>
        </w:rPr>
        <w:t>(2026)</w:t>
      </w:r>
    </w:p>
    <w:p w14:paraId="3408F2DC" w14:textId="77777777" w:rsidR="00EF4BD5" w:rsidRDefault="00000000">
      <w:pPr>
        <w:pStyle w:val="ListParagraph"/>
        <w:numPr>
          <w:ilvl w:val="0"/>
          <w:numId w:val="1"/>
        </w:numPr>
        <w:tabs>
          <w:tab w:val="left" w:pos="940"/>
        </w:tabs>
        <w:spacing w:before="197" w:line="254" w:lineRule="auto"/>
        <w:ind w:left="940" w:hanging="410"/>
        <w:jc w:val="both"/>
        <w:rPr>
          <w:sz w:val="20"/>
        </w:rPr>
      </w:pPr>
      <w:r>
        <w:rPr>
          <w:sz w:val="20"/>
        </w:rPr>
        <w:t>Lee, K., Paek, H., Ofoegbu, N., Rube, S., Higashi, M.K., Dawoud, D., Xu, H., Shi, L., Wang, X.: A4slr:</w:t>
      </w:r>
      <w:r>
        <w:rPr>
          <w:spacing w:val="-13"/>
          <w:sz w:val="20"/>
        </w:rPr>
        <w:t xml:space="preserve"> </w:t>
      </w:r>
      <w:r>
        <w:rPr>
          <w:sz w:val="20"/>
        </w:rPr>
        <w:t>An</w:t>
      </w:r>
      <w:r>
        <w:rPr>
          <w:spacing w:val="-12"/>
          <w:sz w:val="20"/>
        </w:rPr>
        <w:t xml:space="preserve"> </w:t>
      </w:r>
      <w:r>
        <w:rPr>
          <w:sz w:val="20"/>
        </w:rPr>
        <w:t>agentic</w:t>
      </w:r>
      <w:r>
        <w:rPr>
          <w:spacing w:val="-12"/>
          <w:sz w:val="20"/>
        </w:rPr>
        <w:t xml:space="preserve"> </w:t>
      </w:r>
      <w:r>
        <w:rPr>
          <w:sz w:val="20"/>
        </w:rPr>
        <w:t>artificial</w:t>
      </w:r>
      <w:r>
        <w:rPr>
          <w:spacing w:val="-12"/>
          <w:sz w:val="20"/>
        </w:rPr>
        <w:t xml:space="preserve"> </w:t>
      </w:r>
      <w:r>
        <w:rPr>
          <w:sz w:val="20"/>
        </w:rPr>
        <w:t>intelligence-assisted</w:t>
      </w:r>
      <w:r>
        <w:rPr>
          <w:spacing w:val="-12"/>
          <w:sz w:val="20"/>
        </w:rPr>
        <w:t xml:space="preserve"> </w:t>
      </w:r>
      <w:r>
        <w:rPr>
          <w:sz w:val="20"/>
        </w:rPr>
        <w:t>systematic</w:t>
      </w:r>
      <w:r>
        <w:rPr>
          <w:spacing w:val="-12"/>
          <w:sz w:val="20"/>
        </w:rPr>
        <w:t xml:space="preserve"> </w:t>
      </w:r>
      <w:r>
        <w:rPr>
          <w:sz w:val="20"/>
        </w:rPr>
        <w:t>literature</w:t>
      </w:r>
      <w:r>
        <w:rPr>
          <w:spacing w:val="-12"/>
          <w:sz w:val="20"/>
        </w:rPr>
        <w:t xml:space="preserve"> </w:t>
      </w:r>
      <w:r>
        <w:rPr>
          <w:sz w:val="20"/>
        </w:rPr>
        <w:t>review</w:t>
      </w:r>
      <w:r>
        <w:rPr>
          <w:spacing w:val="-12"/>
          <w:sz w:val="20"/>
        </w:rPr>
        <w:t xml:space="preserve"> </w:t>
      </w:r>
      <w:r>
        <w:rPr>
          <w:sz w:val="20"/>
        </w:rPr>
        <w:t>framework</w:t>
      </w:r>
      <w:r>
        <w:rPr>
          <w:spacing w:val="-12"/>
          <w:sz w:val="20"/>
        </w:rPr>
        <w:t xml:space="preserve"> </w:t>
      </w:r>
      <w:r>
        <w:rPr>
          <w:sz w:val="20"/>
        </w:rPr>
        <w:t>to</w:t>
      </w:r>
      <w:r>
        <w:rPr>
          <w:spacing w:val="-12"/>
          <w:sz w:val="20"/>
        </w:rPr>
        <w:t xml:space="preserve"> </w:t>
      </w:r>
      <w:r>
        <w:rPr>
          <w:sz w:val="20"/>
        </w:rPr>
        <w:t xml:space="preserve">augment </w:t>
      </w:r>
      <w:r>
        <w:rPr>
          <w:spacing w:val="-2"/>
          <w:sz w:val="20"/>
        </w:rPr>
        <w:t>evidence</w:t>
      </w:r>
      <w:r>
        <w:rPr>
          <w:sz w:val="20"/>
        </w:rPr>
        <w:t xml:space="preserve"> </w:t>
      </w:r>
      <w:r>
        <w:rPr>
          <w:spacing w:val="-2"/>
          <w:sz w:val="20"/>
        </w:rPr>
        <w:t>synthesis</w:t>
      </w:r>
      <w:r>
        <w:rPr>
          <w:sz w:val="20"/>
        </w:rPr>
        <w:t xml:space="preserve"> </w:t>
      </w:r>
      <w:r>
        <w:rPr>
          <w:spacing w:val="-2"/>
          <w:sz w:val="20"/>
        </w:rPr>
        <w:t>for</w:t>
      </w:r>
      <w:r>
        <w:rPr>
          <w:sz w:val="20"/>
        </w:rPr>
        <w:t xml:space="preserve"> </w:t>
      </w:r>
      <w:r>
        <w:rPr>
          <w:spacing w:val="-2"/>
          <w:sz w:val="20"/>
        </w:rPr>
        <w:t>health</w:t>
      </w:r>
      <w:r>
        <w:rPr>
          <w:sz w:val="20"/>
        </w:rPr>
        <w:t xml:space="preserve"> </w:t>
      </w:r>
      <w:r>
        <w:rPr>
          <w:spacing w:val="-2"/>
          <w:sz w:val="20"/>
        </w:rPr>
        <w:t>economics</w:t>
      </w:r>
      <w:r>
        <w:rPr>
          <w:sz w:val="20"/>
        </w:rPr>
        <w:t xml:space="preserve"> </w:t>
      </w:r>
      <w:r>
        <w:rPr>
          <w:spacing w:val="-2"/>
          <w:sz w:val="20"/>
        </w:rPr>
        <w:t>and</w:t>
      </w:r>
      <w:r>
        <w:rPr>
          <w:sz w:val="20"/>
        </w:rPr>
        <w:t xml:space="preserve"> </w:t>
      </w:r>
      <w:r>
        <w:rPr>
          <w:spacing w:val="-2"/>
          <w:sz w:val="20"/>
        </w:rPr>
        <w:t>outcomes</w:t>
      </w:r>
      <w:r>
        <w:rPr>
          <w:sz w:val="20"/>
        </w:rPr>
        <w:t xml:space="preserve"> </w:t>
      </w:r>
      <w:r>
        <w:rPr>
          <w:spacing w:val="-2"/>
          <w:sz w:val="20"/>
        </w:rPr>
        <w:t>research</w:t>
      </w:r>
      <w:r>
        <w:rPr>
          <w:sz w:val="20"/>
        </w:rPr>
        <w:t xml:space="preserve"> </w:t>
      </w:r>
      <w:r>
        <w:rPr>
          <w:spacing w:val="-2"/>
          <w:sz w:val="20"/>
        </w:rPr>
        <w:t>and</w:t>
      </w:r>
      <w:r>
        <w:rPr>
          <w:sz w:val="20"/>
        </w:rPr>
        <w:t xml:space="preserve"> </w:t>
      </w:r>
      <w:r>
        <w:rPr>
          <w:spacing w:val="-2"/>
          <w:sz w:val="20"/>
        </w:rPr>
        <w:t>health</w:t>
      </w:r>
      <w:r>
        <w:rPr>
          <w:sz w:val="20"/>
        </w:rPr>
        <w:t xml:space="preserve"> </w:t>
      </w:r>
      <w:r>
        <w:rPr>
          <w:spacing w:val="-2"/>
          <w:sz w:val="20"/>
        </w:rPr>
        <w:t>technology</w:t>
      </w:r>
      <w:r>
        <w:rPr>
          <w:sz w:val="20"/>
        </w:rPr>
        <w:t xml:space="preserve"> </w:t>
      </w:r>
      <w:r>
        <w:rPr>
          <w:spacing w:val="-2"/>
          <w:sz w:val="20"/>
        </w:rPr>
        <w:t>assessment.</w:t>
      </w:r>
    </w:p>
    <w:p w14:paraId="56599FE3" w14:textId="77777777" w:rsidR="00EF4BD5" w:rsidRDefault="00000000">
      <w:pPr>
        <w:pStyle w:val="BodyText"/>
        <w:spacing w:line="225" w:lineRule="exact"/>
        <w:ind w:left="940"/>
      </w:pPr>
      <w:r>
        <w:rPr>
          <w:spacing w:val="-2"/>
        </w:rPr>
        <w:t>Value</w:t>
      </w:r>
      <w:r>
        <w:rPr>
          <w:spacing w:val="3"/>
        </w:rPr>
        <w:t xml:space="preserve"> </w:t>
      </w:r>
      <w:r>
        <w:rPr>
          <w:spacing w:val="-2"/>
        </w:rPr>
        <w:t>in</w:t>
      </w:r>
      <w:r>
        <w:rPr>
          <w:spacing w:val="3"/>
        </w:rPr>
        <w:t xml:space="preserve"> </w:t>
      </w:r>
      <w:r>
        <w:rPr>
          <w:spacing w:val="-2"/>
        </w:rPr>
        <w:t>Health</w:t>
      </w:r>
      <w:r>
        <w:rPr>
          <w:spacing w:val="4"/>
        </w:rPr>
        <w:t xml:space="preserve"> </w:t>
      </w:r>
      <w:r>
        <w:rPr>
          <w:rFonts w:ascii="Century Schoolbook" w:hAnsi="Century Schoolbook"/>
          <w:b/>
          <w:spacing w:val="-2"/>
        </w:rPr>
        <w:t>28</w:t>
      </w:r>
      <w:r>
        <w:rPr>
          <w:spacing w:val="-2"/>
        </w:rPr>
        <w:t>(11),</w:t>
      </w:r>
      <w:r>
        <w:rPr>
          <w:spacing w:val="3"/>
        </w:rPr>
        <w:t xml:space="preserve"> </w:t>
      </w:r>
      <w:r>
        <w:rPr>
          <w:spacing w:val="-2"/>
        </w:rPr>
        <w:t>1655–1664</w:t>
      </w:r>
      <w:r>
        <w:rPr>
          <w:spacing w:val="4"/>
        </w:rPr>
        <w:t xml:space="preserve"> </w:t>
      </w:r>
      <w:r>
        <w:rPr>
          <w:spacing w:val="-2"/>
        </w:rPr>
        <w:t>(2025)</w:t>
      </w:r>
      <w:r>
        <w:rPr>
          <w:spacing w:val="3"/>
        </w:rPr>
        <w:t xml:space="preserve"> </w:t>
      </w:r>
      <w:hyperlink r:id="rId44">
        <w:r>
          <w:rPr>
            <w:color w:val="0000FF"/>
            <w:spacing w:val="-2"/>
          </w:rPr>
          <w:t>https://doi.org/10.1016/j.jval.2025.08.002</w:t>
        </w:r>
      </w:hyperlink>
    </w:p>
    <w:p w14:paraId="4757A99F" w14:textId="77777777" w:rsidR="00EF4BD5" w:rsidRDefault="00000000">
      <w:pPr>
        <w:pStyle w:val="ListParagraph"/>
        <w:numPr>
          <w:ilvl w:val="0"/>
          <w:numId w:val="1"/>
        </w:numPr>
        <w:tabs>
          <w:tab w:val="left" w:pos="940"/>
        </w:tabs>
        <w:spacing w:before="212" w:line="254" w:lineRule="auto"/>
        <w:ind w:left="940" w:hanging="410"/>
        <w:jc w:val="both"/>
        <w:rPr>
          <w:sz w:val="20"/>
        </w:rPr>
      </w:pPr>
      <w:bookmarkStart w:id="66" w:name="_bookmark43"/>
      <w:bookmarkEnd w:id="66"/>
      <w:r>
        <w:rPr>
          <w:sz w:val="20"/>
        </w:rPr>
        <w:t>Padarha,</w:t>
      </w:r>
      <w:r>
        <w:rPr>
          <w:spacing w:val="-13"/>
          <w:sz w:val="20"/>
        </w:rPr>
        <w:t xml:space="preserve"> </w:t>
      </w:r>
      <w:r>
        <w:rPr>
          <w:sz w:val="20"/>
        </w:rPr>
        <w:t>S.,</w:t>
      </w:r>
      <w:r>
        <w:rPr>
          <w:spacing w:val="-12"/>
          <w:sz w:val="20"/>
        </w:rPr>
        <w:t xml:space="preserve"> </w:t>
      </w:r>
      <w:r>
        <w:rPr>
          <w:sz w:val="20"/>
        </w:rPr>
        <w:t>Kearns,</w:t>
      </w:r>
      <w:r>
        <w:rPr>
          <w:spacing w:val="-12"/>
          <w:sz w:val="20"/>
        </w:rPr>
        <w:t xml:space="preserve"> </w:t>
      </w:r>
      <w:r>
        <w:rPr>
          <w:sz w:val="20"/>
        </w:rPr>
        <w:t>R.O.,</w:t>
      </w:r>
      <w:r>
        <w:rPr>
          <w:spacing w:val="-2"/>
          <w:sz w:val="20"/>
        </w:rPr>
        <w:t xml:space="preserve"> </w:t>
      </w:r>
      <w:r>
        <w:rPr>
          <w:sz w:val="20"/>
        </w:rPr>
        <w:t xml:space="preserve">Naidoo, T.M., Yang, L., Borchmann, </w:t>
      </w:r>
      <w:r>
        <w:rPr>
          <w:spacing w:val="-117"/>
          <w:w w:val="115"/>
          <w:sz w:val="20"/>
        </w:rPr>
        <w:t>L</w:t>
      </w:r>
      <w:r>
        <w:rPr>
          <w:w w:val="85"/>
          <w:sz w:val="20"/>
        </w:rPr>
        <w:t>-</w:t>
      </w:r>
      <w:r>
        <w:rPr>
          <w:spacing w:val="46"/>
          <w:sz w:val="20"/>
        </w:rPr>
        <w:t xml:space="preserve"> </w:t>
      </w:r>
      <w:r>
        <w:rPr>
          <w:sz w:val="20"/>
        </w:rPr>
        <w:t>., Blaszczyk, P., Morgenstern, C., McCabe, R., Bhatia, S., Torr, P., Foerster, J.N., Hale, S.A., Rawson, T., Cori, A., Semenova, E., Mahdi, A.: AgentSLR: Automating systematic literature reviews in epidemiology with agentic AI.</w:t>
      </w:r>
    </w:p>
    <w:p w14:paraId="091310A8" w14:textId="77777777" w:rsidR="00EF4BD5" w:rsidRDefault="00000000">
      <w:pPr>
        <w:pStyle w:val="BodyText"/>
        <w:spacing w:line="225" w:lineRule="exact"/>
        <w:ind w:left="940"/>
        <w:jc w:val="left"/>
        <w:rPr>
          <w:rFonts w:ascii="Tahoma"/>
        </w:rPr>
      </w:pPr>
      <w:r>
        <w:rPr>
          <w:spacing w:val="-2"/>
        </w:rPr>
        <w:t>In:</w:t>
      </w:r>
      <w:r>
        <w:rPr>
          <w:spacing w:val="-3"/>
        </w:rPr>
        <w:t xml:space="preserve"> </w:t>
      </w:r>
      <w:r>
        <w:rPr>
          <w:spacing w:val="-2"/>
        </w:rPr>
        <w:t>ICML 2026</w:t>
      </w:r>
      <w:r>
        <w:rPr>
          <w:spacing w:val="-3"/>
        </w:rPr>
        <w:t xml:space="preserve"> </w:t>
      </w:r>
      <w:r>
        <w:rPr>
          <w:spacing w:val="-2"/>
        </w:rPr>
        <w:t>AI for Science</w:t>
      </w:r>
      <w:r>
        <w:rPr>
          <w:spacing w:val="-3"/>
        </w:rPr>
        <w:t xml:space="preserve"> </w:t>
      </w:r>
      <w:r>
        <w:rPr>
          <w:spacing w:val="-2"/>
        </w:rPr>
        <w:t xml:space="preserve">Workshop (2026). </w:t>
      </w:r>
      <w:hyperlink r:id="rId45">
        <w:r>
          <w:rPr>
            <w:rFonts w:ascii="Tahoma"/>
            <w:spacing w:val="-2"/>
          </w:rPr>
          <w:t>https://openreview.net/forum?id=qrR2mrP0TH</w:t>
        </w:r>
      </w:hyperlink>
    </w:p>
    <w:p w14:paraId="3B72B2FB" w14:textId="77777777" w:rsidR="00EF4BD5" w:rsidRDefault="00000000">
      <w:pPr>
        <w:pStyle w:val="ListParagraph"/>
        <w:numPr>
          <w:ilvl w:val="0"/>
          <w:numId w:val="1"/>
        </w:numPr>
        <w:tabs>
          <w:tab w:val="left" w:pos="940"/>
        </w:tabs>
        <w:spacing w:before="212" w:line="242" w:lineRule="auto"/>
        <w:ind w:left="940" w:hanging="410"/>
        <w:jc w:val="both"/>
        <w:rPr>
          <w:sz w:val="20"/>
        </w:rPr>
      </w:pPr>
      <w:bookmarkStart w:id="67" w:name="_bookmark44"/>
      <w:bookmarkEnd w:id="67"/>
      <w:r>
        <w:rPr>
          <w:sz w:val="20"/>
        </w:rPr>
        <w:t xml:space="preserve">Livieratos, A., Kudela, M., Zhao, Y., Chen, A.-s., Luo, X., Lin, J., Zhang, D., Dharmarajan, S., Tsiodras, S., Rudrapatna, V., </w:t>
      </w:r>
      <w:r>
        <w:rPr>
          <w:rFonts w:ascii="Bookman Old Style"/>
          <w:i/>
          <w:sz w:val="20"/>
        </w:rPr>
        <w:t>et</w:t>
      </w:r>
      <w:r>
        <w:rPr>
          <w:rFonts w:ascii="Bookman Old Style"/>
          <w:i/>
          <w:spacing w:val="-1"/>
          <w:sz w:val="20"/>
        </w:rPr>
        <w:t xml:space="preserve"> </w:t>
      </w:r>
      <w:r>
        <w:rPr>
          <w:rFonts w:ascii="Bookman Old Style"/>
          <w:i/>
          <w:sz w:val="20"/>
        </w:rPr>
        <w:t>al.</w:t>
      </w:r>
      <w:r>
        <w:rPr>
          <w:sz w:val="20"/>
        </w:rPr>
        <w:t>: Metamind: A multi-agent transformer-driven framework for automated</w:t>
      </w:r>
      <w:r>
        <w:rPr>
          <w:spacing w:val="-2"/>
          <w:sz w:val="20"/>
        </w:rPr>
        <w:t xml:space="preserve"> </w:t>
      </w:r>
      <w:r>
        <w:rPr>
          <w:sz w:val="20"/>
        </w:rPr>
        <w:t>network</w:t>
      </w:r>
      <w:r>
        <w:rPr>
          <w:spacing w:val="-2"/>
          <w:sz w:val="20"/>
        </w:rPr>
        <w:t xml:space="preserve"> </w:t>
      </w:r>
      <w:r>
        <w:rPr>
          <w:sz w:val="20"/>
        </w:rPr>
        <w:t>meta-analyses.</w:t>
      </w:r>
      <w:r>
        <w:rPr>
          <w:spacing w:val="-2"/>
          <w:sz w:val="20"/>
        </w:rPr>
        <w:t xml:space="preserve"> </w:t>
      </w:r>
      <w:r>
        <w:rPr>
          <w:sz w:val="20"/>
        </w:rPr>
        <w:t>Plos</w:t>
      </w:r>
      <w:r>
        <w:rPr>
          <w:spacing w:val="-2"/>
          <w:sz w:val="20"/>
        </w:rPr>
        <w:t xml:space="preserve"> </w:t>
      </w:r>
      <w:r>
        <w:rPr>
          <w:sz w:val="20"/>
        </w:rPr>
        <w:t>one</w:t>
      </w:r>
      <w:r>
        <w:rPr>
          <w:spacing w:val="-2"/>
          <w:sz w:val="20"/>
        </w:rPr>
        <w:t xml:space="preserve"> </w:t>
      </w:r>
      <w:r>
        <w:rPr>
          <w:rFonts w:ascii="Century Schoolbook"/>
          <w:b/>
          <w:sz w:val="20"/>
        </w:rPr>
        <w:t>21</w:t>
      </w:r>
      <w:r>
        <w:rPr>
          <w:sz w:val="20"/>
        </w:rPr>
        <w:t>(2),</w:t>
      </w:r>
      <w:r>
        <w:rPr>
          <w:spacing w:val="-2"/>
          <w:sz w:val="20"/>
        </w:rPr>
        <w:t xml:space="preserve"> </w:t>
      </w:r>
      <w:r>
        <w:rPr>
          <w:sz w:val="20"/>
        </w:rPr>
        <w:t>0342895</w:t>
      </w:r>
      <w:r>
        <w:rPr>
          <w:spacing w:val="-2"/>
          <w:sz w:val="20"/>
        </w:rPr>
        <w:t xml:space="preserve"> </w:t>
      </w:r>
      <w:r>
        <w:rPr>
          <w:sz w:val="20"/>
        </w:rPr>
        <w:t>(2026)</w:t>
      </w:r>
    </w:p>
    <w:p w14:paraId="3A4918A2" w14:textId="77777777" w:rsidR="00EF4BD5" w:rsidRDefault="00000000">
      <w:pPr>
        <w:pStyle w:val="ListParagraph"/>
        <w:numPr>
          <w:ilvl w:val="0"/>
          <w:numId w:val="1"/>
        </w:numPr>
        <w:tabs>
          <w:tab w:val="left" w:pos="940"/>
        </w:tabs>
        <w:spacing w:before="209" w:line="254" w:lineRule="auto"/>
        <w:ind w:left="940" w:right="86" w:hanging="410"/>
        <w:jc w:val="both"/>
        <w:rPr>
          <w:sz w:val="20"/>
        </w:rPr>
      </w:pPr>
      <w:r>
        <w:rPr>
          <w:sz w:val="20"/>
        </w:rPr>
        <w:t>Rouzrokh,</w:t>
      </w:r>
      <w:r>
        <w:rPr>
          <w:spacing w:val="-10"/>
          <w:sz w:val="20"/>
        </w:rPr>
        <w:t xml:space="preserve"> </w:t>
      </w:r>
      <w:r>
        <w:rPr>
          <w:sz w:val="20"/>
        </w:rPr>
        <w:t>P.,</w:t>
      </w:r>
      <w:r>
        <w:rPr>
          <w:spacing w:val="-10"/>
          <w:sz w:val="20"/>
        </w:rPr>
        <w:t xml:space="preserve"> </w:t>
      </w:r>
      <w:r>
        <w:rPr>
          <w:sz w:val="20"/>
        </w:rPr>
        <w:t>Khosravi,</w:t>
      </w:r>
      <w:r>
        <w:rPr>
          <w:spacing w:val="-10"/>
          <w:sz w:val="20"/>
        </w:rPr>
        <w:t xml:space="preserve"> </w:t>
      </w:r>
      <w:r>
        <w:rPr>
          <w:sz w:val="20"/>
        </w:rPr>
        <w:t>B.,</w:t>
      </w:r>
      <w:r>
        <w:rPr>
          <w:spacing w:val="-10"/>
          <w:sz w:val="20"/>
        </w:rPr>
        <w:t xml:space="preserve"> </w:t>
      </w:r>
      <w:r>
        <w:rPr>
          <w:sz w:val="20"/>
        </w:rPr>
        <w:t>Rouzrokh,</w:t>
      </w:r>
      <w:r>
        <w:rPr>
          <w:spacing w:val="-10"/>
          <w:sz w:val="20"/>
        </w:rPr>
        <w:t xml:space="preserve"> </w:t>
      </w:r>
      <w:r>
        <w:rPr>
          <w:sz w:val="20"/>
        </w:rPr>
        <w:t>P.,</w:t>
      </w:r>
      <w:r>
        <w:rPr>
          <w:spacing w:val="-10"/>
          <w:sz w:val="20"/>
        </w:rPr>
        <w:t xml:space="preserve"> </w:t>
      </w:r>
      <w:r>
        <w:rPr>
          <w:sz w:val="20"/>
        </w:rPr>
        <w:t>Shariatnia,</w:t>
      </w:r>
      <w:r>
        <w:rPr>
          <w:spacing w:val="-10"/>
          <w:sz w:val="20"/>
        </w:rPr>
        <w:t xml:space="preserve"> </w:t>
      </w:r>
      <w:r>
        <w:rPr>
          <w:sz w:val="20"/>
        </w:rPr>
        <w:t>M.:</w:t>
      </w:r>
      <w:r>
        <w:rPr>
          <w:spacing w:val="-10"/>
          <w:sz w:val="20"/>
        </w:rPr>
        <w:t xml:space="preserve"> </w:t>
      </w:r>
      <w:r>
        <w:rPr>
          <w:sz w:val="20"/>
        </w:rPr>
        <w:t>Lattereview:</w:t>
      </w:r>
      <w:r>
        <w:rPr>
          <w:spacing w:val="-10"/>
          <w:sz w:val="20"/>
        </w:rPr>
        <w:t xml:space="preserve"> </w:t>
      </w:r>
      <w:r>
        <w:rPr>
          <w:sz w:val="20"/>
        </w:rPr>
        <w:t>a</w:t>
      </w:r>
      <w:r>
        <w:rPr>
          <w:spacing w:val="-10"/>
          <w:sz w:val="20"/>
        </w:rPr>
        <w:t xml:space="preserve"> </w:t>
      </w:r>
      <w:r>
        <w:rPr>
          <w:sz w:val="20"/>
        </w:rPr>
        <w:t>multi-agent</w:t>
      </w:r>
      <w:r>
        <w:rPr>
          <w:spacing w:val="-10"/>
          <w:sz w:val="20"/>
        </w:rPr>
        <w:t xml:space="preserve"> </w:t>
      </w:r>
      <w:r>
        <w:rPr>
          <w:sz w:val="20"/>
        </w:rPr>
        <w:t>framework</w:t>
      </w:r>
      <w:r>
        <w:rPr>
          <w:spacing w:val="-10"/>
          <w:sz w:val="20"/>
        </w:rPr>
        <w:t xml:space="preserve"> </w:t>
      </w:r>
      <w:r>
        <w:rPr>
          <w:sz w:val="20"/>
        </w:rPr>
        <w:t xml:space="preserve">for </w:t>
      </w:r>
      <w:r>
        <w:rPr>
          <w:spacing w:val="-2"/>
          <w:sz w:val="20"/>
        </w:rPr>
        <w:t>systematic</w:t>
      </w:r>
      <w:r>
        <w:rPr>
          <w:spacing w:val="-10"/>
          <w:sz w:val="20"/>
        </w:rPr>
        <w:t xml:space="preserve"> </w:t>
      </w:r>
      <w:r>
        <w:rPr>
          <w:spacing w:val="-2"/>
          <w:sz w:val="20"/>
        </w:rPr>
        <w:t>review</w:t>
      </w:r>
      <w:r>
        <w:rPr>
          <w:spacing w:val="-10"/>
          <w:sz w:val="20"/>
        </w:rPr>
        <w:t xml:space="preserve"> </w:t>
      </w:r>
      <w:r>
        <w:rPr>
          <w:spacing w:val="-2"/>
          <w:sz w:val="20"/>
        </w:rPr>
        <w:t>automation</w:t>
      </w:r>
      <w:r>
        <w:rPr>
          <w:spacing w:val="-10"/>
          <w:sz w:val="20"/>
        </w:rPr>
        <w:t xml:space="preserve"> </w:t>
      </w:r>
      <w:r>
        <w:rPr>
          <w:spacing w:val="-2"/>
          <w:sz w:val="20"/>
        </w:rPr>
        <w:t>using</w:t>
      </w:r>
      <w:r>
        <w:rPr>
          <w:spacing w:val="-10"/>
          <w:sz w:val="20"/>
        </w:rPr>
        <w:t xml:space="preserve"> </w:t>
      </w:r>
      <w:r>
        <w:rPr>
          <w:spacing w:val="-2"/>
          <w:sz w:val="20"/>
        </w:rPr>
        <w:t>large</w:t>
      </w:r>
      <w:r>
        <w:rPr>
          <w:spacing w:val="-10"/>
          <w:sz w:val="20"/>
        </w:rPr>
        <w:t xml:space="preserve"> </w:t>
      </w:r>
      <w:r>
        <w:rPr>
          <w:spacing w:val="-2"/>
          <w:sz w:val="20"/>
        </w:rPr>
        <w:t>language</w:t>
      </w:r>
      <w:r>
        <w:rPr>
          <w:spacing w:val="-10"/>
          <w:sz w:val="20"/>
        </w:rPr>
        <w:t xml:space="preserve"> </w:t>
      </w:r>
      <w:r>
        <w:rPr>
          <w:spacing w:val="-2"/>
          <w:sz w:val="20"/>
        </w:rPr>
        <w:t>models.</w:t>
      </w:r>
      <w:r>
        <w:rPr>
          <w:spacing w:val="-10"/>
          <w:sz w:val="20"/>
        </w:rPr>
        <w:t xml:space="preserve"> </w:t>
      </w:r>
      <w:r>
        <w:rPr>
          <w:spacing w:val="-2"/>
          <w:sz w:val="20"/>
        </w:rPr>
        <w:t>arXiv</w:t>
      </w:r>
      <w:r>
        <w:rPr>
          <w:spacing w:val="-10"/>
          <w:sz w:val="20"/>
        </w:rPr>
        <w:t xml:space="preserve"> </w:t>
      </w:r>
      <w:r>
        <w:rPr>
          <w:spacing w:val="-2"/>
          <w:sz w:val="20"/>
        </w:rPr>
        <w:t>preprint</w:t>
      </w:r>
      <w:r>
        <w:rPr>
          <w:spacing w:val="-10"/>
          <w:sz w:val="20"/>
        </w:rPr>
        <w:t xml:space="preserve"> </w:t>
      </w:r>
      <w:r>
        <w:rPr>
          <w:spacing w:val="-2"/>
          <w:sz w:val="20"/>
        </w:rPr>
        <w:t>arXiv:2501.05468</w:t>
      </w:r>
      <w:r>
        <w:rPr>
          <w:spacing w:val="-10"/>
          <w:sz w:val="20"/>
        </w:rPr>
        <w:t xml:space="preserve"> </w:t>
      </w:r>
      <w:r>
        <w:rPr>
          <w:spacing w:val="-2"/>
          <w:sz w:val="20"/>
        </w:rPr>
        <w:t>(2025)</w:t>
      </w:r>
    </w:p>
    <w:p w14:paraId="2142C357" w14:textId="77777777" w:rsidR="00EF4BD5" w:rsidRDefault="00000000">
      <w:pPr>
        <w:pStyle w:val="ListParagraph"/>
        <w:numPr>
          <w:ilvl w:val="0"/>
          <w:numId w:val="1"/>
        </w:numPr>
        <w:tabs>
          <w:tab w:val="left" w:pos="940"/>
        </w:tabs>
        <w:spacing w:before="198" w:line="254" w:lineRule="auto"/>
        <w:ind w:left="940" w:right="87" w:hanging="410"/>
        <w:jc w:val="both"/>
        <w:rPr>
          <w:sz w:val="20"/>
        </w:rPr>
      </w:pPr>
      <w:r>
        <w:rPr>
          <w:noProof/>
          <w:sz w:val="20"/>
        </w:rPr>
        <mc:AlternateContent>
          <mc:Choice Requires="wps">
            <w:drawing>
              <wp:anchor distT="0" distB="0" distL="0" distR="0" simplePos="0" relativeHeight="15766016" behindDoc="0" locked="0" layoutInCell="1" allowOverlap="1" wp14:anchorId="388608CB" wp14:editId="090C16D0">
                <wp:simplePos x="0" y="0"/>
                <wp:positionH relativeFrom="page">
                  <wp:posOffset>5698807</wp:posOffset>
                </wp:positionH>
                <wp:positionV relativeFrom="paragraph">
                  <wp:posOffset>392093</wp:posOffset>
                </wp:positionV>
                <wp:extent cx="38100" cy="1270"/>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3C560C19" id="Graphic 291" o:spid="_x0000_s1026" style="position:absolute;margin-left:448.7pt;margin-top:30.85pt;width:3pt;height:.1pt;z-index:1576601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" path="m,l37960,e" filled="f" strokecolor="blue" strokeweight=".14039mm">
                <v:path arrowok="t"/>
                <w10:wrap anchorx="page"/>
              </v:shape>
            </w:pict>
          </mc:Fallback>
        </mc:AlternateContent>
      </w:r>
      <w:bookmarkStart w:id="68" w:name="_bookmark45"/>
      <w:bookmarkEnd w:id="68"/>
      <w:r>
        <w:rPr>
          <w:sz w:val="20"/>
        </w:rPr>
        <w:t xml:space="preserve">Min, H., Guo, F., Kim, S., Yang, B., LeBreton, J.: AutoMetaCoder: An AI Agent for Meta-analysis Coding. OSF Preprints. Preprint (2026). </w:t>
      </w:r>
      <w:hyperlink r:id="rId46">
        <w:r>
          <w:rPr>
            <w:color w:val="0000FF"/>
            <w:sz w:val="20"/>
          </w:rPr>
          <w:t>https://doi.org/10.31234/osf.io/zrb96 v1</w:t>
        </w:r>
      </w:hyperlink>
    </w:p>
    <w:p w14:paraId="194C94D5" w14:textId="77777777" w:rsidR="00EF4BD5" w:rsidRDefault="00000000">
      <w:pPr>
        <w:pStyle w:val="ListParagraph"/>
        <w:numPr>
          <w:ilvl w:val="0"/>
          <w:numId w:val="1"/>
        </w:numPr>
        <w:tabs>
          <w:tab w:val="left" w:pos="940"/>
        </w:tabs>
        <w:spacing w:before="197" w:line="254" w:lineRule="auto"/>
        <w:ind w:left="940" w:right="88" w:hanging="410"/>
        <w:jc w:val="both"/>
        <w:rPr>
          <w:sz w:val="20"/>
        </w:rPr>
      </w:pPr>
      <w:r>
        <w:rPr>
          <w:sz w:val="20"/>
        </w:rPr>
        <w:t>Qiu, R., Chen, S., Su, Y., Yen, P.-Y., Shen, H.W.: Completing a systematic review in hours instead of</w:t>
      </w:r>
      <w:r>
        <w:rPr>
          <w:spacing w:val="-12"/>
          <w:sz w:val="20"/>
        </w:rPr>
        <w:t xml:space="preserve"> </w:t>
      </w:r>
      <w:r>
        <w:rPr>
          <w:sz w:val="20"/>
        </w:rPr>
        <w:t>months</w:t>
      </w:r>
      <w:r>
        <w:rPr>
          <w:spacing w:val="-12"/>
          <w:sz w:val="20"/>
        </w:rPr>
        <w:t xml:space="preserve"> </w:t>
      </w:r>
      <w:r>
        <w:rPr>
          <w:sz w:val="20"/>
        </w:rPr>
        <w:t>with</w:t>
      </w:r>
      <w:r>
        <w:rPr>
          <w:spacing w:val="-12"/>
          <w:sz w:val="20"/>
        </w:rPr>
        <w:t xml:space="preserve"> </w:t>
      </w:r>
      <w:r>
        <w:rPr>
          <w:sz w:val="20"/>
        </w:rPr>
        <w:t>interactive</w:t>
      </w:r>
      <w:r>
        <w:rPr>
          <w:spacing w:val="-12"/>
          <w:sz w:val="20"/>
        </w:rPr>
        <w:t xml:space="preserve"> </w:t>
      </w:r>
      <w:r>
        <w:rPr>
          <w:sz w:val="20"/>
        </w:rPr>
        <w:t>ai</w:t>
      </w:r>
      <w:r>
        <w:rPr>
          <w:spacing w:val="-12"/>
          <w:sz w:val="20"/>
        </w:rPr>
        <w:t xml:space="preserve"> </w:t>
      </w:r>
      <w:r>
        <w:rPr>
          <w:sz w:val="20"/>
        </w:rPr>
        <w:t>agents.</w:t>
      </w:r>
      <w:r>
        <w:rPr>
          <w:spacing w:val="-12"/>
          <w:sz w:val="20"/>
        </w:rPr>
        <w:t xml:space="preserve"> </w:t>
      </w:r>
      <w:r>
        <w:rPr>
          <w:sz w:val="20"/>
        </w:rPr>
        <w:t>In:</w:t>
      </w:r>
      <w:r>
        <w:rPr>
          <w:spacing w:val="-12"/>
          <w:sz w:val="20"/>
        </w:rPr>
        <w:t xml:space="preserve"> </w:t>
      </w:r>
      <w:r>
        <w:rPr>
          <w:sz w:val="20"/>
        </w:rPr>
        <w:t>Proceedings</w:t>
      </w:r>
      <w:r>
        <w:rPr>
          <w:spacing w:val="-12"/>
          <w:sz w:val="20"/>
        </w:rPr>
        <w:t xml:space="preserve"> </w:t>
      </w:r>
      <w:r>
        <w:rPr>
          <w:sz w:val="20"/>
        </w:rPr>
        <w:t>of</w:t>
      </w:r>
      <w:r>
        <w:rPr>
          <w:spacing w:val="-12"/>
          <w:sz w:val="20"/>
        </w:rPr>
        <w:t xml:space="preserve"> </w:t>
      </w:r>
      <w:r>
        <w:rPr>
          <w:sz w:val="20"/>
        </w:rPr>
        <w:t>the</w:t>
      </w:r>
      <w:r>
        <w:rPr>
          <w:spacing w:val="-12"/>
          <w:sz w:val="20"/>
        </w:rPr>
        <w:t xml:space="preserve"> </w:t>
      </w:r>
      <w:r>
        <w:rPr>
          <w:sz w:val="20"/>
        </w:rPr>
        <w:t>63rd</w:t>
      </w:r>
      <w:r>
        <w:rPr>
          <w:spacing w:val="-12"/>
          <w:sz w:val="20"/>
        </w:rPr>
        <w:t xml:space="preserve"> </w:t>
      </w:r>
      <w:r>
        <w:rPr>
          <w:sz w:val="20"/>
        </w:rPr>
        <w:t>Annual</w:t>
      </w:r>
      <w:r>
        <w:rPr>
          <w:spacing w:val="-12"/>
          <w:sz w:val="20"/>
        </w:rPr>
        <w:t xml:space="preserve"> </w:t>
      </w:r>
      <w:r>
        <w:rPr>
          <w:sz w:val="20"/>
        </w:rPr>
        <w:t>Meeting</w:t>
      </w:r>
      <w:r>
        <w:rPr>
          <w:spacing w:val="-12"/>
          <w:sz w:val="20"/>
        </w:rPr>
        <w:t xml:space="preserve"> </w:t>
      </w:r>
      <w:r>
        <w:rPr>
          <w:sz w:val="20"/>
        </w:rPr>
        <w:t>of</w:t>
      </w:r>
      <w:r>
        <w:rPr>
          <w:spacing w:val="-12"/>
          <w:sz w:val="20"/>
        </w:rPr>
        <w:t xml:space="preserve"> </w:t>
      </w:r>
      <w:r>
        <w:rPr>
          <w:sz w:val="20"/>
        </w:rPr>
        <w:t>the</w:t>
      </w:r>
      <w:r>
        <w:rPr>
          <w:spacing w:val="-12"/>
          <w:sz w:val="20"/>
        </w:rPr>
        <w:t xml:space="preserve"> </w:t>
      </w:r>
      <w:r>
        <w:rPr>
          <w:sz w:val="20"/>
        </w:rPr>
        <w:t>Association for Computational Linguistics (Volume 1: Long Papers), pp. 31559–31593 (2025)</w:t>
      </w:r>
    </w:p>
    <w:p w14:paraId="29F67A02" w14:textId="77777777" w:rsidR="00EF4BD5" w:rsidRDefault="00000000">
      <w:pPr>
        <w:pStyle w:val="ListParagraph"/>
        <w:numPr>
          <w:ilvl w:val="0"/>
          <w:numId w:val="1"/>
        </w:numPr>
        <w:tabs>
          <w:tab w:val="left" w:pos="940"/>
        </w:tabs>
        <w:spacing w:before="197" w:line="254" w:lineRule="auto"/>
        <w:ind w:left="940" w:hanging="410"/>
        <w:jc w:val="both"/>
        <w:rPr>
          <w:sz w:val="20"/>
        </w:rPr>
      </w:pPr>
      <w:bookmarkStart w:id="69" w:name="_bookmark46"/>
      <w:bookmarkEnd w:id="69"/>
      <w:r>
        <w:rPr>
          <w:sz w:val="20"/>
        </w:rPr>
        <w:t>Xu,</w:t>
      </w:r>
      <w:r>
        <w:rPr>
          <w:spacing w:val="33"/>
          <w:sz w:val="20"/>
        </w:rPr>
        <w:t xml:space="preserve"> </w:t>
      </w:r>
      <w:r>
        <w:rPr>
          <w:sz w:val="20"/>
        </w:rPr>
        <w:t>W.,</w:t>
      </w:r>
      <w:r>
        <w:rPr>
          <w:spacing w:val="33"/>
          <w:sz w:val="20"/>
        </w:rPr>
        <w:t xml:space="preserve"> </w:t>
      </w:r>
      <w:r>
        <w:rPr>
          <w:sz w:val="20"/>
        </w:rPr>
        <w:t>Zhang,</w:t>
      </w:r>
      <w:r>
        <w:rPr>
          <w:spacing w:val="34"/>
          <w:sz w:val="20"/>
        </w:rPr>
        <w:t xml:space="preserve"> </w:t>
      </w:r>
      <w:r>
        <w:rPr>
          <w:sz w:val="20"/>
        </w:rPr>
        <w:t>W.,</w:t>
      </w:r>
      <w:r>
        <w:rPr>
          <w:spacing w:val="33"/>
          <w:sz w:val="20"/>
        </w:rPr>
        <w:t xml:space="preserve"> </w:t>
      </w:r>
      <w:r>
        <w:rPr>
          <w:sz w:val="20"/>
        </w:rPr>
        <w:t>Ling,</w:t>
      </w:r>
      <w:r>
        <w:rPr>
          <w:spacing w:val="33"/>
          <w:sz w:val="20"/>
        </w:rPr>
        <w:t xml:space="preserve"> </w:t>
      </w:r>
      <w:r>
        <w:rPr>
          <w:sz w:val="20"/>
        </w:rPr>
        <w:t>F.,</w:t>
      </w:r>
      <w:r>
        <w:rPr>
          <w:spacing w:val="33"/>
          <w:sz w:val="20"/>
        </w:rPr>
        <w:t xml:space="preserve"> </w:t>
      </w:r>
      <w:r>
        <w:rPr>
          <w:sz w:val="20"/>
        </w:rPr>
        <w:t>Fei,</w:t>
      </w:r>
      <w:r>
        <w:rPr>
          <w:spacing w:val="33"/>
          <w:sz w:val="20"/>
        </w:rPr>
        <w:t xml:space="preserve"> </w:t>
      </w:r>
      <w:r>
        <w:rPr>
          <w:sz w:val="20"/>
        </w:rPr>
        <w:t>B.,</w:t>
      </w:r>
      <w:r>
        <w:rPr>
          <w:spacing w:val="34"/>
          <w:sz w:val="20"/>
        </w:rPr>
        <w:t xml:space="preserve"> </w:t>
      </w:r>
      <w:r>
        <w:rPr>
          <w:sz w:val="20"/>
        </w:rPr>
        <w:t>Hu,</w:t>
      </w:r>
      <w:r>
        <w:rPr>
          <w:spacing w:val="33"/>
          <w:sz w:val="20"/>
        </w:rPr>
        <w:t xml:space="preserve"> </w:t>
      </w:r>
      <w:r>
        <w:rPr>
          <w:sz w:val="20"/>
        </w:rPr>
        <w:t>Y.,</w:t>
      </w:r>
      <w:r>
        <w:rPr>
          <w:spacing w:val="33"/>
          <w:sz w:val="20"/>
        </w:rPr>
        <w:t xml:space="preserve"> </w:t>
      </w:r>
      <w:r>
        <w:rPr>
          <w:sz w:val="20"/>
        </w:rPr>
        <w:t>Ma,</w:t>
      </w:r>
      <w:r>
        <w:rPr>
          <w:spacing w:val="33"/>
          <w:sz w:val="20"/>
        </w:rPr>
        <w:t xml:space="preserve"> </w:t>
      </w:r>
      <w:r>
        <w:rPr>
          <w:sz w:val="20"/>
        </w:rPr>
        <w:t>R.,</w:t>
      </w:r>
      <w:r>
        <w:rPr>
          <w:spacing w:val="34"/>
          <w:sz w:val="20"/>
        </w:rPr>
        <w:t xml:space="preserve"> </w:t>
      </w:r>
      <w:r>
        <w:rPr>
          <w:sz w:val="20"/>
        </w:rPr>
        <w:t>Zhang,</w:t>
      </w:r>
      <w:r>
        <w:rPr>
          <w:spacing w:val="34"/>
          <w:sz w:val="20"/>
        </w:rPr>
        <w:t xml:space="preserve"> </w:t>
      </w:r>
      <w:r>
        <w:rPr>
          <w:sz w:val="20"/>
        </w:rPr>
        <w:t>B.,</w:t>
      </w:r>
      <w:r>
        <w:rPr>
          <w:spacing w:val="33"/>
          <w:sz w:val="20"/>
        </w:rPr>
        <w:t xml:space="preserve"> </w:t>
      </w:r>
      <w:r>
        <w:rPr>
          <w:sz w:val="20"/>
        </w:rPr>
        <w:t>Ren,</w:t>
      </w:r>
      <w:r>
        <w:rPr>
          <w:spacing w:val="33"/>
          <w:sz w:val="20"/>
        </w:rPr>
        <w:t xml:space="preserve"> </w:t>
      </w:r>
      <w:r>
        <w:rPr>
          <w:sz w:val="20"/>
        </w:rPr>
        <w:t>F.,</w:t>
      </w:r>
      <w:r>
        <w:rPr>
          <w:spacing w:val="34"/>
          <w:sz w:val="20"/>
        </w:rPr>
        <w:t xml:space="preserve"> </w:t>
      </w:r>
      <w:r>
        <w:rPr>
          <w:sz w:val="20"/>
        </w:rPr>
        <w:t>Lin,</w:t>
      </w:r>
      <w:r>
        <w:rPr>
          <w:spacing w:val="33"/>
          <w:sz w:val="20"/>
        </w:rPr>
        <w:t xml:space="preserve"> </w:t>
      </w:r>
      <w:r>
        <w:rPr>
          <w:sz w:val="20"/>
        </w:rPr>
        <w:t>J.,</w:t>
      </w:r>
      <w:r>
        <w:rPr>
          <w:spacing w:val="33"/>
          <w:sz w:val="20"/>
        </w:rPr>
        <w:t xml:space="preserve"> </w:t>
      </w:r>
      <w:r>
        <w:rPr>
          <w:sz w:val="20"/>
        </w:rPr>
        <w:t>Ouyang,</w:t>
      </w:r>
      <w:r>
        <w:rPr>
          <w:spacing w:val="33"/>
          <w:sz w:val="20"/>
        </w:rPr>
        <w:t xml:space="preserve"> </w:t>
      </w:r>
      <w:r>
        <w:rPr>
          <w:sz w:val="20"/>
        </w:rPr>
        <w:t>W., et</w:t>
      </w:r>
      <w:r>
        <w:rPr>
          <w:spacing w:val="15"/>
          <w:sz w:val="20"/>
        </w:rPr>
        <w:t xml:space="preserve"> </w:t>
      </w:r>
      <w:r>
        <w:rPr>
          <w:sz w:val="20"/>
        </w:rPr>
        <w:t>al.:</w:t>
      </w:r>
      <w:r>
        <w:rPr>
          <w:spacing w:val="15"/>
          <w:sz w:val="20"/>
        </w:rPr>
        <w:t xml:space="preserve"> </w:t>
      </w:r>
      <w:r>
        <w:rPr>
          <w:sz w:val="20"/>
        </w:rPr>
        <w:t>Manalyzer:</w:t>
      </w:r>
      <w:r>
        <w:rPr>
          <w:spacing w:val="15"/>
          <w:sz w:val="20"/>
        </w:rPr>
        <w:t xml:space="preserve"> </w:t>
      </w:r>
      <w:r>
        <w:rPr>
          <w:sz w:val="20"/>
        </w:rPr>
        <w:t>End-to-end</w:t>
      </w:r>
      <w:r>
        <w:rPr>
          <w:spacing w:val="15"/>
          <w:sz w:val="20"/>
        </w:rPr>
        <w:t xml:space="preserve"> </w:t>
      </w:r>
      <w:r>
        <w:rPr>
          <w:sz w:val="20"/>
        </w:rPr>
        <w:t>automated</w:t>
      </w:r>
      <w:r>
        <w:rPr>
          <w:spacing w:val="15"/>
          <w:sz w:val="20"/>
        </w:rPr>
        <w:t xml:space="preserve"> </w:t>
      </w:r>
      <w:r>
        <w:rPr>
          <w:sz w:val="20"/>
        </w:rPr>
        <w:t>meta-analysis</w:t>
      </w:r>
      <w:r>
        <w:rPr>
          <w:spacing w:val="15"/>
          <w:sz w:val="20"/>
        </w:rPr>
        <w:t xml:space="preserve"> </w:t>
      </w:r>
      <w:r>
        <w:rPr>
          <w:sz w:val="20"/>
        </w:rPr>
        <w:t>with</w:t>
      </w:r>
      <w:r>
        <w:rPr>
          <w:spacing w:val="15"/>
          <w:sz w:val="20"/>
        </w:rPr>
        <w:t xml:space="preserve"> </w:t>
      </w:r>
      <w:r>
        <w:rPr>
          <w:sz w:val="20"/>
        </w:rPr>
        <w:t>multi-agent</w:t>
      </w:r>
      <w:r>
        <w:rPr>
          <w:spacing w:val="15"/>
          <w:sz w:val="20"/>
        </w:rPr>
        <w:t xml:space="preserve"> </w:t>
      </w:r>
      <w:r>
        <w:rPr>
          <w:sz w:val="20"/>
        </w:rPr>
        <w:t>system.</w:t>
      </w:r>
      <w:r>
        <w:rPr>
          <w:spacing w:val="15"/>
          <w:sz w:val="20"/>
        </w:rPr>
        <w:t xml:space="preserve"> </w:t>
      </w:r>
      <w:r>
        <w:rPr>
          <w:sz w:val="20"/>
        </w:rPr>
        <w:t>arXiv</w:t>
      </w:r>
      <w:r>
        <w:rPr>
          <w:spacing w:val="15"/>
          <w:sz w:val="20"/>
        </w:rPr>
        <w:t xml:space="preserve"> </w:t>
      </w:r>
      <w:r>
        <w:rPr>
          <w:sz w:val="20"/>
        </w:rPr>
        <w:t>preprint</w:t>
      </w:r>
    </w:p>
    <w:p w14:paraId="6FB37544" w14:textId="77777777" w:rsidR="00EF4BD5" w:rsidRDefault="00EF4BD5">
      <w:pPr>
        <w:pStyle w:val="ListParagraph"/>
        <w:spacing w:line="254" w:lineRule="auto"/>
        <w:rPr>
          <w:sz w:val="20"/>
        </w:rPr>
        <w:sectPr w:rsidR="00EF4BD5">
          <w:pgSz w:w="11910" w:h="16840"/>
          <w:pgMar w:top="1240" w:right="1133" w:bottom="860" w:left="1133" w:header="0" w:footer="678" w:gutter="0"/>
          <w:cols w:space="720"/>
        </w:sectPr>
      </w:pPr>
    </w:p>
    <w:p w14:paraId="52A6AA0A" w14:textId="77777777" w:rsidR="00EF4BD5" w:rsidRDefault="00000000">
      <w:pPr>
        <w:pStyle w:val="BodyText"/>
        <w:spacing w:before="54"/>
        <w:ind w:left="600"/>
        <w:jc w:val="left"/>
      </w:pPr>
      <w:r>
        <w:rPr>
          <w:w w:val="90"/>
        </w:rPr>
        <w:lastRenderedPageBreak/>
        <w:t>arXiv:2505.20310</w:t>
      </w:r>
      <w:r>
        <w:rPr>
          <w:spacing w:val="65"/>
        </w:rPr>
        <w:t xml:space="preserve"> </w:t>
      </w:r>
      <w:r>
        <w:rPr>
          <w:spacing w:val="-2"/>
        </w:rPr>
        <w:t>(2025)</w:t>
      </w:r>
    </w:p>
    <w:p w14:paraId="5ED610AE" w14:textId="77777777" w:rsidR="00EF4BD5" w:rsidRDefault="00000000">
      <w:pPr>
        <w:pStyle w:val="ListParagraph"/>
        <w:numPr>
          <w:ilvl w:val="0"/>
          <w:numId w:val="1"/>
        </w:numPr>
        <w:tabs>
          <w:tab w:val="left" w:pos="600"/>
        </w:tabs>
        <w:spacing w:before="212" w:line="249" w:lineRule="auto"/>
        <w:ind w:right="426" w:hanging="410"/>
        <w:jc w:val="both"/>
        <w:rPr>
          <w:rFonts w:ascii="Tahoma" w:hAnsi="Tahoma"/>
          <w:sz w:val="20"/>
        </w:rPr>
      </w:pPr>
      <w:bookmarkStart w:id="70" w:name="_bookmark47"/>
      <w:bookmarkEnd w:id="70"/>
      <w:r>
        <w:rPr>
          <w:sz w:val="20"/>
        </w:rPr>
        <w:t>Thomas,</w:t>
      </w:r>
      <w:r>
        <w:rPr>
          <w:spacing w:val="55"/>
          <w:sz w:val="20"/>
        </w:rPr>
        <w:t xml:space="preserve"> </w:t>
      </w:r>
      <w:r>
        <w:rPr>
          <w:sz w:val="20"/>
        </w:rPr>
        <w:t>J.,</w:t>
      </w:r>
      <w:r>
        <w:rPr>
          <w:spacing w:val="55"/>
          <w:sz w:val="20"/>
        </w:rPr>
        <w:t xml:space="preserve"> </w:t>
      </w:r>
      <w:r>
        <w:rPr>
          <w:sz w:val="20"/>
        </w:rPr>
        <w:t>Kneale,</w:t>
      </w:r>
      <w:r>
        <w:rPr>
          <w:spacing w:val="55"/>
          <w:sz w:val="20"/>
        </w:rPr>
        <w:t xml:space="preserve"> </w:t>
      </w:r>
      <w:r>
        <w:rPr>
          <w:sz w:val="20"/>
        </w:rPr>
        <w:t>D.,</w:t>
      </w:r>
      <w:r>
        <w:rPr>
          <w:spacing w:val="55"/>
          <w:sz w:val="20"/>
        </w:rPr>
        <w:t xml:space="preserve"> </w:t>
      </w:r>
      <w:r>
        <w:rPr>
          <w:sz w:val="20"/>
        </w:rPr>
        <w:t>McKenzie,</w:t>
      </w:r>
      <w:r>
        <w:rPr>
          <w:spacing w:val="55"/>
          <w:sz w:val="20"/>
        </w:rPr>
        <w:t xml:space="preserve"> </w:t>
      </w:r>
      <w:r>
        <w:rPr>
          <w:sz w:val="20"/>
        </w:rPr>
        <w:t>J.E.,</w:t>
      </w:r>
      <w:r>
        <w:rPr>
          <w:spacing w:val="55"/>
          <w:sz w:val="20"/>
        </w:rPr>
        <w:t xml:space="preserve"> </w:t>
      </w:r>
      <w:r>
        <w:rPr>
          <w:sz w:val="20"/>
        </w:rPr>
        <w:t>Brennan,</w:t>
      </w:r>
      <w:r>
        <w:rPr>
          <w:spacing w:val="55"/>
          <w:sz w:val="20"/>
        </w:rPr>
        <w:t xml:space="preserve"> </w:t>
      </w:r>
      <w:r>
        <w:rPr>
          <w:sz w:val="20"/>
        </w:rPr>
        <w:t>S.E.,</w:t>
      </w:r>
      <w:r>
        <w:rPr>
          <w:spacing w:val="55"/>
          <w:sz w:val="20"/>
        </w:rPr>
        <w:t xml:space="preserve"> </w:t>
      </w:r>
      <w:r>
        <w:rPr>
          <w:sz w:val="20"/>
        </w:rPr>
        <w:t>Bhaumik,</w:t>
      </w:r>
      <w:r>
        <w:rPr>
          <w:spacing w:val="55"/>
          <w:sz w:val="20"/>
        </w:rPr>
        <w:t xml:space="preserve"> </w:t>
      </w:r>
      <w:r>
        <w:rPr>
          <w:sz w:val="20"/>
        </w:rPr>
        <w:t>S.:</w:t>
      </w:r>
      <w:r>
        <w:rPr>
          <w:spacing w:val="55"/>
          <w:sz w:val="20"/>
        </w:rPr>
        <w:t xml:space="preserve"> </w:t>
      </w:r>
      <w:r>
        <w:rPr>
          <w:sz w:val="20"/>
        </w:rPr>
        <w:t>Chapter</w:t>
      </w:r>
      <w:r>
        <w:rPr>
          <w:spacing w:val="55"/>
          <w:sz w:val="20"/>
        </w:rPr>
        <w:t xml:space="preserve"> </w:t>
      </w:r>
      <w:r>
        <w:rPr>
          <w:sz w:val="20"/>
        </w:rPr>
        <w:t>2:</w:t>
      </w:r>
      <w:r>
        <w:rPr>
          <w:spacing w:val="55"/>
          <w:sz w:val="20"/>
        </w:rPr>
        <w:t xml:space="preserve"> </w:t>
      </w:r>
      <w:r>
        <w:rPr>
          <w:sz w:val="20"/>
        </w:rPr>
        <w:t>Determin</w:t>
      </w:r>
      <w:r>
        <w:rPr>
          <w:sz w:val="20"/>
        </w:rPr>
        <w:softHyphen/>
        <w:t>ing the scope of the review and the questions it will address. In: Higgins, J.P.T., Thomas, J., Chandler, J., Cumpston, M., Li, T., Page, M.J., Welch, V.A. (eds.) Cochrane Handbook for Sys</w:t>
      </w:r>
      <w:r>
        <w:rPr>
          <w:sz w:val="20"/>
        </w:rPr>
        <w:softHyphen/>
        <w:t xml:space="preserve">tematic Reviews of Interventions, 6.5 edn. Cochrane, ??? (2024). Last updated August 2023. </w:t>
      </w:r>
      <w:hyperlink r:id="rId47">
        <w:r>
          <w:rPr>
            <w:rFonts w:ascii="Tahoma" w:hAnsi="Tahoma"/>
            <w:spacing w:val="-4"/>
            <w:sz w:val="20"/>
          </w:rPr>
          <w:t>https://www.cochrane.org/authors/handbooks-and-manuals/handbook/current/chapter-02</w:t>
        </w:r>
      </w:hyperlink>
    </w:p>
    <w:p w14:paraId="554AD540" w14:textId="77777777" w:rsidR="00EF4BD5" w:rsidRDefault="00000000">
      <w:pPr>
        <w:pStyle w:val="ListParagraph"/>
        <w:numPr>
          <w:ilvl w:val="0"/>
          <w:numId w:val="1"/>
        </w:numPr>
        <w:tabs>
          <w:tab w:val="left" w:pos="600"/>
        </w:tabs>
        <w:spacing w:line="247" w:lineRule="auto"/>
        <w:ind w:right="426" w:hanging="410"/>
        <w:jc w:val="both"/>
        <w:rPr>
          <w:rFonts w:ascii="Tahoma"/>
          <w:sz w:val="20"/>
        </w:rPr>
      </w:pPr>
      <w:bookmarkStart w:id="71" w:name="_bookmark48"/>
      <w:bookmarkEnd w:id="71"/>
      <w:r>
        <w:rPr>
          <w:sz w:val="20"/>
        </w:rPr>
        <w:t>Lasserson, T.J., Thomas, J., Higgins, J.P.T.: Chapter 1: Starting a review. In: Higgins, J.P.T., Thomas,</w:t>
      </w:r>
      <w:r>
        <w:rPr>
          <w:spacing w:val="-5"/>
          <w:sz w:val="20"/>
        </w:rPr>
        <w:t xml:space="preserve"> </w:t>
      </w:r>
      <w:r>
        <w:rPr>
          <w:sz w:val="20"/>
        </w:rPr>
        <w:t>J.,</w:t>
      </w:r>
      <w:r>
        <w:rPr>
          <w:spacing w:val="-5"/>
          <w:sz w:val="20"/>
        </w:rPr>
        <w:t xml:space="preserve"> </w:t>
      </w:r>
      <w:r>
        <w:rPr>
          <w:sz w:val="20"/>
        </w:rPr>
        <w:t>Chandler,</w:t>
      </w:r>
      <w:r>
        <w:rPr>
          <w:spacing w:val="-5"/>
          <w:sz w:val="20"/>
        </w:rPr>
        <w:t xml:space="preserve"> </w:t>
      </w:r>
      <w:r>
        <w:rPr>
          <w:sz w:val="20"/>
        </w:rPr>
        <w:t>J.,</w:t>
      </w:r>
      <w:r>
        <w:rPr>
          <w:spacing w:val="-5"/>
          <w:sz w:val="20"/>
        </w:rPr>
        <w:t xml:space="preserve"> </w:t>
      </w:r>
      <w:r>
        <w:rPr>
          <w:sz w:val="20"/>
        </w:rPr>
        <w:t>Cumpston,</w:t>
      </w:r>
      <w:r>
        <w:rPr>
          <w:spacing w:val="-5"/>
          <w:sz w:val="20"/>
        </w:rPr>
        <w:t xml:space="preserve"> </w:t>
      </w:r>
      <w:r>
        <w:rPr>
          <w:sz w:val="20"/>
        </w:rPr>
        <w:t>M.,</w:t>
      </w:r>
      <w:r>
        <w:rPr>
          <w:spacing w:val="-5"/>
          <w:sz w:val="20"/>
        </w:rPr>
        <w:t xml:space="preserve"> </w:t>
      </w:r>
      <w:r>
        <w:rPr>
          <w:sz w:val="20"/>
        </w:rPr>
        <w:t>Li,</w:t>
      </w:r>
      <w:r>
        <w:rPr>
          <w:spacing w:val="-5"/>
          <w:sz w:val="20"/>
        </w:rPr>
        <w:t xml:space="preserve"> </w:t>
      </w:r>
      <w:r>
        <w:rPr>
          <w:sz w:val="20"/>
        </w:rPr>
        <w:t>T.,</w:t>
      </w:r>
      <w:r>
        <w:rPr>
          <w:spacing w:val="-5"/>
          <w:sz w:val="20"/>
        </w:rPr>
        <w:t xml:space="preserve"> </w:t>
      </w:r>
      <w:r>
        <w:rPr>
          <w:sz w:val="20"/>
        </w:rPr>
        <w:t>Page,</w:t>
      </w:r>
      <w:r>
        <w:rPr>
          <w:spacing w:val="-5"/>
          <w:sz w:val="20"/>
        </w:rPr>
        <w:t xml:space="preserve"> </w:t>
      </w:r>
      <w:r>
        <w:rPr>
          <w:sz w:val="20"/>
        </w:rPr>
        <w:t>M.J.,</w:t>
      </w:r>
      <w:r>
        <w:rPr>
          <w:spacing w:val="-5"/>
          <w:sz w:val="20"/>
        </w:rPr>
        <w:t xml:space="preserve"> </w:t>
      </w:r>
      <w:r>
        <w:rPr>
          <w:sz w:val="20"/>
        </w:rPr>
        <w:t>Welch,</w:t>
      </w:r>
      <w:r>
        <w:rPr>
          <w:spacing w:val="-5"/>
          <w:sz w:val="20"/>
        </w:rPr>
        <w:t xml:space="preserve"> </w:t>
      </w:r>
      <w:r>
        <w:rPr>
          <w:sz w:val="20"/>
        </w:rPr>
        <w:t>V.A.</w:t>
      </w:r>
      <w:r>
        <w:rPr>
          <w:spacing w:val="-5"/>
          <w:sz w:val="20"/>
        </w:rPr>
        <w:t xml:space="preserve"> </w:t>
      </w:r>
      <w:r>
        <w:rPr>
          <w:sz w:val="20"/>
        </w:rPr>
        <w:t>(eds.)</w:t>
      </w:r>
      <w:r>
        <w:rPr>
          <w:spacing w:val="-5"/>
          <w:sz w:val="20"/>
        </w:rPr>
        <w:t xml:space="preserve"> </w:t>
      </w:r>
      <w:r>
        <w:rPr>
          <w:sz w:val="20"/>
        </w:rPr>
        <w:t>Cochrane</w:t>
      </w:r>
      <w:r>
        <w:rPr>
          <w:spacing w:val="-5"/>
          <w:sz w:val="20"/>
        </w:rPr>
        <w:t xml:space="preserve"> </w:t>
      </w:r>
      <w:r>
        <w:rPr>
          <w:sz w:val="20"/>
        </w:rPr>
        <w:t xml:space="preserve">Handbook </w:t>
      </w:r>
      <w:r>
        <w:rPr>
          <w:spacing w:val="-2"/>
          <w:sz w:val="20"/>
        </w:rPr>
        <w:t>for</w:t>
      </w:r>
      <w:r>
        <w:rPr>
          <w:spacing w:val="-9"/>
          <w:sz w:val="20"/>
        </w:rPr>
        <w:t xml:space="preserve"> </w:t>
      </w:r>
      <w:r>
        <w:rPr>
          <w:spacing w:val="-2"/>
          <w:sz w:val="20"/>
        </w:rPr>
        <w:t>Systematic</w:t>
      </w:r>
      <w:r>
        <w:rPr>
          <w:spacing w:val="-9"/>
          <w:sz w:val="20"/>
        </w:rPr>
        <w:t xml:space="preserve"> </w:t>
      </w:r>
      <w:r>
        <w:rPr>
          <w:spacing w:val="-2"/>
          <w:sz w:val="20"/>
        </w:rPr>
        <w:t>Reviews</w:t>
      </w:r>
      <w:r>
        <w:rPr>
          <w:spacing w:val="-9"/>
          <w:sz w:val="20"/>
        </w:rPr>
        <w:t xml:space="preserve"> </w:t>
      </w:r>
      <w:r>
        <w:rPr>
          <w:spacing w:val="-2"/>
          <w:sz w:val="20"/>
        </w:rPr>
        <w:t>of</w:t>
      </w:r>
      <w:r>
        <w:rPr>
          <w:spacing w:val="-9"/>
          <w:sz w:val="20"/>
        </w:rPr>
        <w:t xml:space="preserve"> </w:t>
      </w:r>
      <w:r>
        <w:rPr>
          <w:spacing w:val="-2"/>
          <w:sz w:val="20"/>
        </w:rPr>
        <w:t>Interventions,</w:t>
      </w:r>
      <w:r>
        <w:rPr>
          <w:spacing w:val="-9"/>
          <w:sz w:val="20"/>
        </w:rPr>
        <w:t xml:space="preserve"> </w:t>
      </w:r>
      <w:r>
        <w:rPr>
          <w:spacing w:val="-2"/>
          <w:sz w:val="20"/>
        </w:rPr>
        <w:t>6.5</w:t>
      </w:r>
      <w:r>
        <w:rPr>
          <w:spacing w:val="-10"/>
          <w:sz w:val="20"/>
        </w:rPr>
        <w:t xml:space="preserve"> </w:t>
      </w:r>
      <w:r>
        <w:rPr>
          <w:spacing w:val="-2"/>
          <w:sz w:val="20"/>
        </w:rPr>
        <w:t>edn.</w:t>
      </w:r>
      <w:r>
        <w:rPr>
          <w:spacing w:val="-9"/>
          <w:sz w:val="20"/>
        </w:rPr>
        <w:t xml:space="preserve"> </w:t>
      </w:r>
      <w:r>
        <w:rPr>
          <w:spacing w:val="-2"/>
          <w:sz w:val="20"/>
        </w:rPr>
        <w:t>Cochrane,</w:t>
      </w:r>
      <w:r>
        <w:rPr>
          <w:spacing w:val="-9"/>
          <w:sz w:val="20"/>
        </w:rPr>
        <w:t xml:space="preserve"> </w:t>
      </w:r>
      <w:r>
        <w:rPr>
          <w:spacing w:val="-2"/>
          <w:sz w:val="20"/>
        </w:rPr>
        <w:t>???</w:t>
      </w:r>
      <w:r>
        <w:rPr>
          <w:spacing w:val="-9"/>
          <w:sz w:val="20"/>
        </w:rPr>
        <w:t xml:space="preserve"> </w:t>
      </w:r>
      <w:r>
        <w:rPr>
          <w:spacing w:val="-2"/>
          <w:sz w:val="20"/>
        </w:rPr>
        <w:t>(2024).</w:t>
      </w:r>
      <w:r>
        <w:rPr>
          <w:spacing w:val="-9"/>
          <w:sz w:val="20"/>
        </w:rPr>
        <w:t xml:space="preserve"> </w:t>
      </w:r>
      <w:r>
        <w:rPr>
          <w:spacing w:val="-2"/>
          <w:sz w:val="20"/>
        </w:rPr>
        <w:t>Chapter</w:t>
      </w:r>
      <w:r>
        <w:rPr>
          <w:spacing w:val="-9"/>
          <w:sz w:val="20"/>
        </w:rPr>
        <w:t xml:space="preserve"> </w:t>
      </w:r>
      <w:r>
        <w:rPr>
          <w:spacing w:val="-2"/>
          <w:sz w:val="20"/>
        </w:rPr>
        <w:t>last</w:t>
      </w:r>
      <w:r>
        <w:rPr>
          <w:spacing w:val="-9"/>
          <w:sz w:val="20"/>
        </w:rPr>
        <w:t xml:space="preserve"> </w:t>
      </w:r>
      <w:r>
        <w:rPr>
          <w:spacing w:val="-2"/>
          <w:sz w:val="20"/>
        </w:rPr>
        <w:t>updated</w:t>
      </w:r>
      <w:r>
        <w:rPr>
          <w:spacing w:val="-9"/>
          <w:sz w:val="20"/>
        </w:rPr>
        <w:t xml:space="preserve"> </w:t>
      </w:r>
      <w:r>
        <w:rPr>
          <w:spacing w:val="-2"/>
          <w:sz w:val="20"/>
        </w:rPr>
        <w:t xml:space="preserve">August </w:t>
      </w:r>
      <w:r>
        <w:rPr>
          <w:spacing w:val="-4"/>
          <w:sz w:val="20"/>
        </w:rPr>
        <w:t xml:space="preserve">2021. </w:t>
      </w:r>
      <w:hyperlink r:id="rId48">
        <w:r>
          <w:rPr>
            <w:rFonts w:ascii="Tahoma"/>
            <w:spacing w:val="-4"/>
            <w:sz w:val="20"/>
          </w:rPr>
          <w:t>https://www.cochrane.org/authors/handbooks-and-manuals/handbook/current/chapter-01</w:t>
        </w:r>
      </w:hyperlink>
    </w:p>
    <w:p w14:paraId="32E3E3A0" w14:textId="77777777" w:rsidR="00EF4BD5" w:rsidRDefault="00000000">
      <w:pPr>
        <w:pStyle w:val="ListParagraph"/>
        <w:numPr>
          <w:ilvl w:val="0"/>
          <w:numId w:val="1"/>
        </w:numPr>
        <w:tabs>
          <w:tab w:val="left" w:pos="600"/>
        </w:tabs>
        <w:spacing w:before="205"/>
        <w:ind w:right="428" w:hanging="410"/>
        <w:jc w:val="both"/>
        <w:rPr>
          <w:sz w:val="20"/>
        </w:rPr>
      </w:pPr>
      <w:bookmarkStart w:id="72" w:name="_bookmark49"/>
      <w:bookmarkEnd w:id="72"/>
      <w:r>
        <w:rPr>
          <w:sz w:val="20"/>
        </w:rPr>
        <w:t xml:space="preserve">Ioannidis, J.P.: The mass production of redundant, misleading, and conflicted systematic reviews and meta-analyses. The Milbank Quarterly </w:t>
      </w:r>
      <w:r>
        <w:rPr>
          <w:rFonts w:ascii="Century Schoolbook" w:hAnsi="Century Schoolbook"/>
          <w:b/>
          <w:sz w:val="20"/>
        </w:rPr>
        <w:t>94</w:t>
      </w:r>
      <w:r>
        <w:rPr>
          <w:sz w:val="20"/>
        </w:rPr>
        <w:t>(3), 485–514 (2016)</w:t>
      </w:r>
    </w:p>
    <w:p w14:paraId="6BA02FC3" w14:textId="77777777" w:rsidR="00EF4BD5" w:rsidRDefault="00000000">
      <w:pPr>
        <w:pStyle w:val="ListParagraph"/>
        <w:numPr>
          <w:ilvl w:val="0"/>
          <w:numId w:val="1"/>
        </w:numPr>
        <w:tabs>
          <w:tab w:val="left" w:pos="600"/>
        </w:tabs>
        <w:spacing w:before="211" w:line="247" w:lineRule="auto"/>
        <w:ind w:right="425" w:hanging="410"/>
        <w:jc w:val="both"/>
        <w:rPr>
          <w:sz w:val="20"/>
        </w:rPr>
      </w:pPr>
      <w:bookmarkStart w:id="73" w:name="_bookmark50"/>
      <w:bookmarkEnd w:id="73"/>
      <w:r>
        <w:rPr>
          <w:sz w:val="20"/>
        </w:rPr>
        <w:t>Hoffmann, F., Allers, K., Rombey, T., Helbach, J., Hoffmann, A., Mathes, T., Pieper, D.: Nearly</w:t>
      </w:r>
      <w:r>
        <w:rPr>
          <w:spacing w:val="40"/>
          <w:sz w:val="20"/>
        </w:rPr>
        <w:t xml:space="preserve"> </w:t>
      </w:r>
      <w:r>
        <w:rPr>
          <w:sz w:val="20"/>
        </w:rPr>
        <w:t>80</w:t>
      </w:r>
      <w:r>
        <w:rPr>
          <w:spacing w:val="-11"/>
          <w:sz w:val="20"/>
        </w:rPr>
        <w:t xml:space="preserve"> </w:t>
      </w:r>
      <w:r>
        <w:rPr>
          <w:sz w:val="20"/>
        </w:rPr>
        <w:t>systematic</w:t>
      </w:r>
      <w:r>
        <w:rPr>
          <w:spacing w:val="-11"/>
          <w:sz w:val="20"/>
        </w:rPr>
        <w:t xml:space="preserve"> </w:t>
      </w:r>
      <w:r>
        <w:rPr>
          <w:sz w:val="20"/>
        </w:rPr>
        <w:t>reviews</w:t>
      </w:r>
      <w:r>
        <w:rPr>
          <w:spacing w:val="-11"/>
          <w:sz w:val="20"/>
        </w:rPr>
        <w:t xml:space="preserve"> </w:t>
      </w:r>
      <w:r>
        <w:rPr>
          <w:sz w:val="20"/>
        </w:rPr>
        <w:t>were</w:t>
      </w:r>
      <w:r>
        <w:rPr>
          <w:spacing w:val="-11"/>
          <w:sz w:val="20"/>
        </w:rPr>
        <w:t xml:space="preserve"> </w:t>
      </w:r>
      <w:r>
        <w:rPr>
          <w:sz w:val="20"/>
        </w:rPr>
        <w:t>published</w:t>
      </w:r>
      <w:r>
        <w:rPr>
          <w:spacing w:val="-11"/>
          <w:sz w:val="20"/>
        </w:rPr>
        <w:t xml:space="preserve"> </w:t>
      </w:r>
      <w:r>
        <w:rPr>
          <w:sz w:val="20"/>
        </w:rPr>
        <w:t>each</w:t>
      </w:r>
      <w:r>
        <w:rPr>
          <w:spacing w:val="-11"/>
          <w:sz w:val="20"/>
        </w:rPr>
        <w:t xml:space="preserve"> </w:t>
      </w:r>
      <w:r>
        <w:rPr>
          <w:sz w:val="20"/>
        </w:rPr>
        <w:t>day:</w:t>
      </w:r>
      <w:r>
        <w:rPr>
          <w:spacing w:val="-11"/>
          <w:sz w:val="20"/>
        </w:rPr>
        <w:t xml:space="preserve"> </w:t>
      </w:r>
      <w:r>
        <w:rPr>
          <w:sz w:val="20"/>
        </w:rPr>
        <w:t>observational</w:t>
      </w:r>
      <w:r>
        <w:rPr>
          <w:spacing w:val="-11"/>
          <w:sz w:val="20"/>
        </w:rPr>
        <w:t xml:space="preserve"> </w:t>
      </w:r>
      <w:r>
        <w:rPr>
          <w:sz w:val="20"/>
        </w:rPr>
        <w:t>study</w:t>
      </w:r>
      <w:r>
        <w:rPr>
          <w:spacing w:val="-11"/>
          <w:sz w:val="20"/>
        </w:rPr>
        <w:t xml:space="preserve"> </w:t>
      </w:r>
      <w:r>
        <w:rPr>
          <w:sz w:val="20"/>
        </w:rPr>
        <w:t>on</w:t>
      </w:r>
      <w:r>
        <w:rPr>
          <w:spacing w:val="-11"/>
          <w:sz w:val="20"/>
        </w:rPr>
        <w:t xml:space="preserve"> </w:t>
      </w:r>
      <w:r>
        <w:rPr>
          <w:sz w:val="20"/>
        </w:rPr>
        <w:t>trends</w:t>
      </w:r>
      <w:r>
        <w:rPr>
          <w:spacing w:val="-11"/>
          <w:sz w:val="20"/>
        </w:rPr>
        <w:t xml:space="preserve"> </w:t>
      </w:r>
      <w:r>
        <w:rPr>
          <w:sz w:val="20"/>
        </w:rPr>
        <w:t>in</w:t>
      </w:r>
      <w:r>
        <w:rPr>
          <w:spacing w:val="-11"/>
          <w:sz w:val="20"/>
        </w:rPr>
        <w:t xml:space="preserve"> </w:t>
      </w:r>
      <w:r>
        <w:rPr>
          <w:sz w:val="20"/>
        </w:rPr>
        <w:t>epidemiology</w:t>
      </w:r>
      <w:r>
        <w:rPr>
          <w:spacing w:val="-11"/>
          <w:sz w:val="20"/>
        </w:rPr>
        <w:t xml:space="preserve"> </w:t>
      </w:r>
      <w:r>
        <w:rPr>
          <w:sz w:val="20"/>
        </w:rPr>
        <w:t xml:space="preserve">and reporting over the years 2000-2019. Journal of Clinical Epidemiology </w:t>
      </w:r>
      <w:r>
        <w:rPr>
          <w:rFonts w:ascii="Century Schoolbook" w:hAnsi="Century Schoolbook"/>
          <w:b/>
          <w:sz w:val="20"/>
        </w:rPr>
        <w:t>138</w:t>
      </w:r>
      <w:r>
        <w:rPr>
          <w:sz w:val="20"/>
        </w:rPr>
        <w:t>, 1–11 (2021)</w:t>
      </w:r>
    </w:p>
    <w:p w14:paraId="7B554658" w14:textId="77777777" w:rsidR="00EF4BD5" w:rsidRDefault="00000000">
      <w:pPr>
        <w:pStyle w:val="ListParagraph"/>
        <w:numPr>
          <w:ilvl w:val="0"/>
          <w:numId w:val="1"/>
        </w:numPr>
        <w:tabs>
          <w:tab w:val="left" w:pos="600"/>
        </w:tabs>
        <w:spacing w:line="247" w:lineRule="auto"/>
        <w:ind w:right="425" w:hanging="410"/>
        <w:jc w:val="both"/>
        <w:rPr>
          <w:sz w:val="20"/>
        </w:rPr>
      </w:pPr>
      <w:bookmarkStart w:id="74" w:name="_bookmark51"/>
      <w:bookmarkEnd w:id="74"/>
      <w:r>
        <w:rPr>
          <w:sz w:val="20"/>
        </w:rPr>
        <w:t xml:space="preserve">Qureshi, R., Shaughnessy, D., Gill, K.A., Robinson, K.A., Li, T., Agai, E.: Are chatgpt and large language models “the answer” to bringing us closer to systematic review automation? Systematic reviews </w:t>
      </w:r>
      <w:r>
        <w:rPr>
          <w:rFonts w:ascii="Century Schoolbook" w:hAnsi="Century Schoolbook"/>
          <w:b/>
          <w:sz w:val="20"/>
        </w:rPr>
        <w:t>12</w:t>
      </w:r>
      <w:r>
        <w:rPr>
          <w:sz w:val="20"/>
        </w:rPr>
        <w:t>(1), 72 (2023)</w:t>
      </w:r>
    </w:p>
    <w:p w14:paraId="11789D93" w14:textId="77777777" w:rsidR="00EF4BD5" w:rsidRDefault="00000000">
      <w:pPr>
        <w:pStyle w:val="ListParagraph"/>
        <w:numPr>
          <w:ilvl w:val="0"/>
          <w:numId w:val="1"/>
        </w:numPr>
        <w:tabs>
          <w:tab w:val="left" w:pos="600"/>
        </w:tabs>
        <w:spacing w:line="244" w:lineRule="auto"/>
        <w:ind w:right="425" w:hanging="410"/>
        <w:jc w:val="both"/>
        <w:rPr>
          <w:sz w:val="20"/>
        </w:rPr>
      </w:pPr>
      <w:bookmarkStart w:id="75" w:name="_bookmark52"/>
      <w:bookmarkEnd w:id="75"/>
      <w:r>
        <w:rPr>
          <w:sz w:val="20"/>
        </w:rPr>
        <w:t xml:space="preserve">Gupta, R., Park, J.B., Bisht, C., Herzog, I., Weisberger, J., Chao, J., Chaiyasate, K., Lee, E.S.: </w:t>
      </w:r>
      <w:r>
        <w:rPr>
          <w:spacing w:val="-2"/>
          <w:sz w:val="20"/>
        </w:rPr>
        <w:t>Expanding</w:t>
      </w:r>
      <w:r>
        <w:rPr>
          <w:spacing w:val="-8"/>
          <w:sz w:val="20"/>
        </w:rPr>
        <w:t xml:space="preserve"> </w:t>
      </w:r>
      <w:r>
        <w:rPr>
          <w:spacing w:val="-2"/>
          <w:sz w:val="20"/>
        </w:rPr>
        <w:t>cosmetic</w:t>
      </w:r>
      <w:r>
        <w:rPr>
          <w:spacing w:val="-8"/>
          <w:sz w:val="20"/>
        </w:rPr>
        <w:t xml:space="preserve"> </w:t>
      </w:r>
      <w:r>
        <w:rPr>
          <w:spacing w:val="-2"/>
          <w:sz w:val="20"/>
        </w:rPr>
        <w:t>plastic</w:t>
      </w:r>
      <w:r>
        <w:rPr>
          <w:spacing w:val="-8"/>
          <w:sz w:val="20"/>
        </w:rPr>
        <w:t xml:space="preserve"> </w:t>
      </w:r>
      <w:r>
        <w:rPr>
          <w:spacing w:val="-2"/>
          <w:sz w:val="20"/>
        </w:rPr>
        <w:t>surgery</w:t>
      </w:r>
      <w:r>
        <w:rPr>
          <w:spacing w:val="-8"/>
          <w:sz w:val="20"/>
        </w:rPr>
        <w:t xml:space="preserve"> </w:t>
      </w:r>
      <w:r>
        <w:rPr>
          <w:spacing w:val="-2"/>
          <w:sz w:val="20"/>
        </w:rPr>
        <w:t>research</w:t>
      </w:r>
      <w:r>
        <w:rPr>
          <w:spacing w:val="-8"/>
          <w:sz w:val="20"/>
        </w:rPr>
        <w:t xml:space="preserve"> </w:t>
      </w:r>
      <w:r>
        <w:rPr>
          <w:spacing w:val="-2"/>
          <w:sz w:val="20"/>
        </w:rPr>
        <w:t>with</w:t>
      </w:r>
      <w:r>
        <w:rPr>
          <w:spacing w:val="-8"/>
          <w:sz w:val="20"/>
        </w:rPr>
        <w:t xml:space="preserve"> </w:t>
      </w:r>
      <w:r>
        <w:rPr>
          <w:spacing w:val="-2"/>
          <w:sz w:val="20"/>
        </w:rPr>
        <w:t>chatgpt.</w:t>
      </w:r>
      <w:r>
        <w:rPr>
          <w:spacing w:val="-8"/>
          <w:sz w:val="20"/>
        </w:rPr>
        <w:t xml:space="preserve"> </w:t>
      </w:r>
      <w:r>
        <w:rPr>
          <w:spacing w:val="-2"/>
          <w:sz w:val="20"/>
        </w:rPr>
        <w:t>Aesthetic</w:t>
      </w:r>
      <w:r>
        <w:rPr>
          <w:spacing w:val="-8"/>
          <w:sz w:val="20"/>
        </w:rPr>
        <w:t xml:space="preserve"> </w:t>
      </w:r>
      <w:r>
        <w:rPr>
          <w:spacing w:val="-2"/>
          <w:sz w:val="20"/>
        </w:rPr>
        <w:t>surgery</w:t>
      </w:r>
      <w:r>
        <w:rPr>
          <w:spacing w:val="-8"/>
          <w:sz w:val="20"/>
        </w:rPr>
        <w:t xml:space="preserve"> </w:t>
      </w:r>
      <w:r>
        <w:rPr>
          <w:spacing w:val="-2"/>
          <w:sz w:val="20"/>
        </w:rPr>
        <w:t>journal</w:t>
      </w:r>
      <w:r>
        <w:rPr>
          <w:spacing w:val="-8"/>
          <w:sz w:val="20"/>
        </w:rPr>
        <w:t xml:space="preserve"> </w:t>
      </w:r>
      <w:r>
        <w:rPr>
          <w:rFonts w:ascii="Century Schoolbook" w:hAnsi="Century Schoolbook"/>
          <w:b/>
          <w:spacing w:val="-2"/>
          <w:sz w:val="20"/>
        </w:rPr>
        <w:t>43</w:t>
      </w:r>
      <w:r>
        <w:rPr>
          <w:spacing w:val="-2"/>
          <w:sz w:val="20"/>
        </w:rPr>
        <w:t>(8),</w:t>
      </w:r>
      <w:r>
        <w:rPr>
          <w:spacing w:val="-8"/>
          <w:sz w:val="20"/>
        </w:rPr>
        <w:t xml:space="preserve"> </w:t>
      </w:r>
      <w:r>
        <w:rPr>
          <w:spacing w:val="-2"/>
          <w:sz w:val="20"/>
        </w:rPr>
        <w:t>930–937 (2023)</w:t>
      </w:r>
    </w:p>
    <w:p w14:paraId="5B41D0C4" w14:textId="77777777" w:rsidR="00EF4BD5" w:rsidRDefault="00000000">
      <w:pPr>
        <w:pStyle w:val="ListParagraph"/>
        <w:numPr>
          <w:ilvl w:val="0"/>
          <w:numId w:val="1"/>
        </w:numPr>
        <w:tabs>
          <w:tab w:val="left" w:pos="600"/>
        </w:tabs>
        <w:spacing w:before="209" w:line="242" w:lineRule="auto"/>
        <w:ind w:right="426" w:hanging="410"/>
        <w:jc w:val="both"/>
        <w:rPr>
          <w:sz w:val="20"/>
        </w:rPr>
      </w:pPr>
      <w:bookmarkStart w:id="76" w:name="_bookmark53"/>
      <w:bookmarkEnd w:id="76"/>
      <w:r>
        <w:rPr>
          <w:sz w:val="20"/>
        </w:rPr>
        <w:t>Tong, A., Synnot, A., Crowe, S., Hill, S., Matus, A., Scholes-Robertson, N., Oliver, S., Cowan, K., Nasser,</w:t>
      </w:r>
      <w:r>
        <w:rPr>
          <w:spacing w:val="-13"/>
          <w:sz w:val="20"/>
        </w:rPr>
        <w:t xml:space="preserve"> </w:t>
      </w:r>
      <w:r>
        <w:rPr>
          <w:sz w:val="20"/>
        </w:rPr>
        <w:t>M.,</w:t>
      </w:r>
      <w:r>
        <w:rPr>
          <w:spacing w:val="-12"/>
          <w:sz w:val="20"/>
        </w:rPr>
        <w:t xml:space="preserve"> </w:t>
      </w:r>
      <w:r>
        <w:rPr>
          <w:sz w:val="20"/>
        </w:rPr>
        <w:t>Bhaumik,</w:t>
      </w:r>
      <w:r>
        <w:rPr>
          <w:spacing w:val="-10"/>
          <w:sz w:val="20"/>
        </w:rPr>
        <w:t xml:space="preserve"> </w:t>
      </w:r>
      <w:r>
        <w:rPr>
          <w:sz w:val="20"/>
        </w:rPr>
        <w:t>S.,</w:t>
      </w:r>
      <w:r>
        <w:rPr>
          <w:spacing w:val="-11"/>
          <w:sz w:val="20"/>
        </w:rPr>
        <w:t xml:space="preserve"> </w:t>
      </w:r>
      <w:r>
        <w:rPr>
          <w:rFonts w:ascii="Bookman Old Style"/>
          <w:i/>
          <w:sz w:val="20"/>
        </w:rPr>
        <w:t>et</w:t>
      </w:r>
      <w:r>
        <w:rPr>
          <w:rFonts w:ascii="Bookman Old Style"/>
          <w:i/>
          <w:spacing w:val="-15"/>
          <w:sz w:val="20"/>
        </w:rPr>
        <w:t xml:space="preserve"> </w:t>
      </w:r>
      <w:r>
        <w:rPr>
          <w:rFonts w:ascii="Bookman Old Style"/>
          <w:i/>
          <w:sz w:val="20"/>
        </w:rPr>
        <w:t>al.</w:t>
      </w:r>
      <w:r>
        <w:rPr>
          <w:sz w:val="20"/>
        </w:rPr>
        <w:t>:</w:t>
      </w:r>
      <w:r>
        <w:rPr>
          <w:spacing w:val="-11"/>
          <w:sz w:val="20"/>
        </w:rPr>
        <w:t xml:space="preserve"> </w:t>
      </w:r>
      <w:r>
        <w:rPr>
          <w:sz w:val="20"/>
        </w:rPr>
        <w:t>Reporting</w:t>
      </w:r>
      <w:r>
        <w:rPr>
          <w:spacing w:val="-11"/>
          <w:sz w:val="20"/>
        </w:rPr>
        <w:t xml:space="preserve"> </w:t>
      </w:r>
      <w:r>
        <w:rPr>
          <w:sz w:val="20"/>
        </w:rPr>
        <w:t>guideline</w:t>
      </w:r>
      <w:r>
        <w:rPr>
          <w:spacing w:val="-11"/>
          <w:sz w:val="20"/>
        </w:rPr>
        <w:t xml:space="preserve"> </w:t>
      </w:r>
      <w:r>
        <w:rPr>
          <w:sz w:val="20"/>
        </w:rPr>
        <w:t>for</w:t>
      </w:r>
      <w:r>
        <w:rPr>
          <w:spacing w:val="-11"/>
          <w:sz w:val="20"/>
        </w:rPr>
        <w:t xml:space="preserve"> </w:t>
      </w:r>
      <w:r>
        <w:rPr>
          <w:sz w:val="20"/>
        </w:rPr>
        <w:t>priority</w:t>
      </w:r>
      <w:r>
        <w:rPr>
          <w:spacing w:val="-11"/>
          <w:sz w:val="20"/>
        </w:rPr>
        <w:t xml:space="preserve"> </w:t>
      </w:r>
      <w:r>
        <w:rPr>
          <w:sz w:val="20"/>
        </w:rPr>
        <w:t>setting</w:t>
      </w:r>
      <w:r>
        <w:rPr>
          <w:spacing w:val="-11"/>
          <w:sz w:val="20"/>
        </w:rPr>
        <w:t xml:space="preserve"> </w:t>
      </w:r>
      <w:r>
        <w:rPr>
          <w:sz w:val="20"/>
        </w:rPr>
        <w:t>of</w:t>
      </w:r>
      <w:r>
        <w:rPr>
          <w:spacing w:val="-11"/>
          <w:sz w:val="20"/>
        </w:rPr>
        <w:t xml:space="preserve"> </w:t>
      </w:r>
      <w:r>
        <w:rPr>
          <w:sz w:val="20"/>
        </w:rPr>
        <w:t>health</w:t>
      </w:r>
      <w:r>
        <w:rPr>
          <w:spacing w:val="-11"/>
          <w:sz w:val="20"/>
        </w:rPr>
        <w:t xml:space="preserve"> </w:t>
      </w:r>
      <w:r>
        <w:rPr>
          <w:sz w:val="20"/>
        </w:rPr>
        <w:t>research</w:t>
      </w:r>
      <w:r>
        <w:rPr>
          <w:spacing w:val="-11"/>
          <w:sz w:val="20"/>
        </w:rPr>
        <w:t xml:space="preserve"> </w:t>
      </w:r>
      <w:r>
        <w:rPr>
          <w:sz w:val="20"/>
        </w:rPr>
        <w:t xml:space="preserve">(reprise). BMC medical research methodology </w:t>
      </w:r>
      <w:r>
        <w:rPr>
          <w:rFonts w:ascii="Century Schoolbook"/>
          <w:b/>
          <w:sz w:val="20"/>
        </w:rPr>
        <w:t>19</w:t>
      </w:r>
      <w:r>
        <w:rPr>
          <w:sz w:val="20"/>
        </w:rPr>
        <w:t>(1), 243 (2019)</w:t>
      </w:r>
    </w:p>
    <w:p w14:paraId="06F2CA2B" w14:textId="77777777" w:rsidR="00EF4BD5" w:rsidRDefault="00000000">
      <w:pPr>
        <w:pStyle w:val="ListParagraph"/>
        <w:numPr>
          <w:ilvl w:val="0"/>
          <w:numId w:val="1"/>
        </w:numPr>
        <w:tabs>
          <w:tab w:val="left" w:pos="600"/>
        </w:tabs>
        <w:spacing w:before="209" w:line="247" w:lineRule="auto"/>
        <w:ind w:right="424" w:hanging="410"/>
        <w:jc w:val="both"/>
        <w:rPr>
          <w:sz w:val="20"/>
        </w:rPr>
      </w:pPr>
      <w:bookmarkStart w:id="77" w:name="_bookmark54"/>
      <w:bookmarkEnd w:id="77"/>
      <w:r>
        <w:rPr>
          <w:sz w:val="20"/>
        </w:rPr>
        <w:t>Fadlallah, R., El-Harakeh, A., Bou-Karroum, L., Lotfi, T., El-Jardali, F., Hishi, L., Akl, E.A.: A common</w:t>
      </w:r>
      <w:r>
        <w:rPr>
          <w:spacing w:val="-12"/>
          <w:sz w:val="20"/>
        </w:rPr>
        <w:t xml:space="preserve"> </w:t>
      </w:r>
      <w:r>
        <w:rPr>
          <w:sz w:val="20"/>
        </w:rPr>
        <w:t>framework</w:t>
      </w:r>
      <w:r>
        <w:rPr>
          <w:spacing w:val="-12"/>
          <w:sz w:val="20"/>
        </w:rPr>
        <w:t xml:space="preserve"> </w:t>
      </w:r>
      <w:r>
        <w:rPr>
          <w:sz w:val="20"/>
        </w:rPr>
        <w:t>of</w:t>
      </w:r>
      <w:r>
        <w:rPr>
          <w:spacing w:val="-12"/>
          <w:sz w:val="20"/>
        </w:rPr>
        <w:t xml:space="preserve"> </w:t>
      </w:r>
      <w:r>
        <w:rPr>
          <w:sz w:val="20"/>
        </w:rPr>
        <w:t>steps</w:t>
      </w:r>
      <w:r>
        <w:rPr>
          <w:spacing w:val="-12"/>
          <w:sz w:val="20"/>
        </w:rPr>
        <w:t xml:space="preserve"> </w:t>
      </w:r>
      <w:r>
        <w:rPr>
          <w:sz w:val="20"/>
        </w:rPr>
        <w:t>and</w:t>
      </w:r>
      <w:r>
        <w:rPr>
          <w:spacing w:val="-12"/>
          <w:sz w:val="20"/>
        </w:rPr>
        <w:t xml:space="preserve"> </w:t>
      </w:r>
      <w:r>
        <w:rPr>
          <w:sz w:val="20"/>
        </w:rPr>
        <w:t>criteria</w:t>
      </w:r>
      <w:r>
        <w:rPr>
          <w:spacing w:val="-12"/>
          <w:sz w:val="20"/>
        </w:rPr>
        <w:t xml:space="preserve"> </w:t>
      </w:r>
      <w:r>
        <w:rPr>
          <w:sz w:val="20"/>
        </w:rPr>
        <w:t>for</w:t>
      </w:r>
      <w:r>
        <w:rPr>
          <w:spacing w:val="-12"/>
          <w:sz w:val="20"/>
        </w:rPr>
        <w:t xml:space="preserve"> </w:t>
      </w:r>
      <w:r>
        <w:rPr>
          <w:sz w:val="20"/>
        </w:rPr>
        <w:t>prioritizing</w:t>
      </w:r>
      <w:r>
        <w:rPr>
          <w:spacing w:val="-12"/>
          <w:sz w:val="20"/>
        </w:rPr>
        <w:t xml:space="preserve"> </w:t>
      </w:r>
      <w:r>
        <w:rPr>
          <w:sz w:val="20"/>
        </w:rPr>
        <w:t>topics</w:t>
      </w:r>
      <w:r>
        <w:rPr>
          <w:spacing w:val="-12"/>
          <w:sz w:val="20"/>
        </w:rPr>
        <w:t xml:space="preserve"> </w:t>
      </w:r>
      <w:r>
        <w:rPr>
          <w:sz w:val="20"/>
        </w:rPr>
        <w:t>for</w:t>
      </w:r>
      <w:r>
        <w:rPr>
          <w:spacing w:val="-12"/>
          <w:sz w:val="20"/>
        </w:rPr>
        <w:t xml:space="preserve"> </w:t>
      </w:r>
      <w:r>
        <w:rPr>
          <w:sz w:val="20"/>
        </w:rPr>
        <w:t>evidence</w:t>
      </w:r>
      <w:r>
        <w:rPr>
          <w:spacing w:val="-12"/>
          <w:sz w:val="20"/>
        </w:rPr>
        <w:t xml:space="preserve"> </w:t>
      </w:r>
      <w:r>
        <w:rPr>
          <w:sz w:val="20"/>
        </w:rPr>
        <w:t>syntheses:</w:t>
      </w:r>
      <w:r>
        <w:rPr>
          <w:spacing w:val="-12"/>
          <w:sz w:val="20"/>
        </w:rPr>
        <w:t xml:space="preserve"> </w:t>
      </w:r>
      <w:r>
        <w:rPr>
          <w:sz w:val="20"/>
        </w:rPr>
        <w:t>a</w:t>
      </w:r>
      <w:r>
        <w:rPr>
          <w:spacing w:val="-12"/>
          <w:sz w:val="20"/>
        </w:rPr>
        <w:t xml:space="preserve"> </w:t>
      </w:r>
      <w:r>
        <w:rPr>
          <w:sz w:val="20"/>
        </w:rPr>
        <w:t xml:space="preserve">systematic review. Journal of clinical epidemiology </w:t>
      </w:r>
      <w:r>
        <w:rPr>
          <w:rFonts w:ascii="Century Schoolbook" w:hAnsi="Century Schoolbook"/>
          <w:b/>
          <w:sz w:val="20"/>
        </w:rPr>
        <w:t>120</w:t>
      </w:r>
      <w:r>
        <w:rPr>
          <w:sz w:val="20"/>
        </w:rPr>
        <w:t>, 67–85 (2020)</w:t>
      </w:r>
    </w:p>
    <w:p w14:paraId="2B429ABB" w14:textId="77777777" w:rsidR="00EF4BD5" w:rsidRDefault="00000000">
      <w:pPr>
        <w:pStyle w:val="ListParagraph"/>
        <w:numPr>
          <w:ilvl w:val="0"/>
          <w:numId w:val="1"/>
        </w:numPr>
        <w:tabs>
          <w:tab w:val="left" w:pos="600"/>
        </w:tabs>
        <w:spacing w:line="254" w:lineRule="auto"/>
        <w:ind w:right="426" w:hanging="410"/>
        <w:jc w:val="both"/>
        <w:rPr>
          <w:sz w:val="20"/>
        </w:rPr>
      </w:pPr>
      <w:bookmarkStart w:id="78" w:name="_bookmark55"/>
      <w:bookmarkEnd w:id="78"/>
      <w:r>
        <w:rPr>
          <w:sz w:val="20"/>
        </w:rPr>
        <w:t>Si,</w:t>
      </w:r>
      <w:r>
        <w:rPr>
          <w:spacing w:val="-2"/>
          <w:sz w:val="20"/>
        </w:rPr>
        <w:t xml:space="preserve"> </w:t>
      </w:r>
      <w:r>
        <w:rPr>
          <w:sz w:val="20"/>
        </w:rPr>
        <w:t>C.,</w:t>
      </w:r>
      <w:r>
        <w:rPr>
          <w:spacing w:val="-2"/>
          <w:sz w:val="20"/>
        </w:rPr>
        <w:t xml:space="preserve"> </w:t>
      </w:r>
      <w:r>
        <w:rPr>
          <w:sz w:val="20"/>
        </w:rPr>
        <w:t>Hashimoto,</w:t>
      </w:r>
      <w:r>
        <w:rPr>
          <w:spacing w:val="-2"/>
          <w:sz w:val="20"/>
        </w:rPr>
        <w:t xml:space="preserve"> </w:t>
      </w:r>
      <w:r>
        <w:rPr>
          <w:sz w:val="20"/>
        </w:rPr>
        <w:t>T.,</w:t>
      </w:r>
      <w:r>
        <w:rPr>
          <w:spacing w:val="-2"/>
          <w:sz w:val="20"/>
        </w:rPr>
        <w:t xml:space="preserve"> </w:t>
      </w:r>
      <w:r>
        <w:rPr>
          <w:sz w:val="20"/>
        </w:rPr>
        <w:t>Yang,</w:t>
      </w:r>
      <w:r>
        <w:rPr>
          <w:spacing w:val="-2"/>
          <w:sz w:val="20"/>
        </w:rPr>
        <w:t xml:space="preserve"> </w:t>
      </w:r>
      <w:r>
        <w:rPr>
          <w:sz w:val="20"/>
        </w:rPr>
        <w:t>D.:</w:t>
      </w:r>
      <w:r>
        <w:rPr>
          <w:spacing w:val="-2"/>
          <w:sz w:val="20"/>
        </w:rPr>
        <w:t xml:space="preserve"> </w:t>
      </w:r>
      <w:r>
        <w:rPr>
          <w:sz w:val="20"/>
        </w:rPr>
        <w:t>The</w:t>
      </w:r>
      <w:r>
        <w:rPr>
          <w:spacing w:val="-2"/>
          <w:sz w:val="20"/>
        </w:rPr>
        <w:t xml:space="preserve"> </w:t>
      </w:r>
      <w:r>
        <w:rPr>
          <w:sz w:val="20"/>
        </w:rPr>
        <w:t>ideation-execution</w:t>
      </w:r>
      <w:r>
        <w:rPr>
          <w:spacing w:val="-2"/>
          <w:sz w:val="20"/>
        </w:rPr>
        <w:t xml:space="preserve"> </w:t>
      </w:r>
      <w:r>
        <w:rPr>
          <w:sz w:val="20"/>
        </w:rPr>
        <w:t>gap:</w:t>
      </w:r>
      <w:r>
        <w:rPr>
          <w:spacing w:val="-2"/>
          <w:sz w:val="20"/>
        </w:rPr>
        <w:t xml:space="preserve"> </w:t>
      </w:r>
      <w:r>
        <w:rPr>
          <w:sz w:val="20"/>
        </w:rPr>
        <w:t>Execution</w:t>
      </w:r>
      <w:r>
        <w:rPr>
          <w:spacing w:val="-2"/>
          <w:sz w:val="20"/>
        </w:rPr>
        <w:t xml:space="preserve"> </w:t>
      </w:r>
      <w:r>
        <w:rPr>
          <w:sz w:val="20"/>
        </w:rPr>
        <w:t>outcomes</w:t>
      </w:r>
      <w:r>
        <w:rPr>
          <w:spacing w:val="-2"/>
          <w:sz w:val="20"/>
        </w:rPr>
        <w:t xml:space="preserve"> </w:t>
      </w:r>
      <w:r>
        <w:rPr>
          <w:sz w:val="20"/>
        </w:rPr>
        <w:t>of</w:t>
      </w:r>
      <w:r>
        <w:rPr>
          <w:spacing w:val="-2"/>
          <w:sz w:val="20"/>
        </w:rPr>
        <w:t xml:space="preserve"> </w:t>
      </w:r>
      <w:r>
        <w:rPr>
          <w:sz w:val="20"/>
        </w:rPr>
        <w:t xml:space="preserve">llm-generated </w:t>
      </w:r>
      <w:r>
        <w:rPr>
          <w:spacing w:val="-2"/>
          <w:sz w:val="20"/>
        </w:rPr>
        <w:t>versus</w:t>
      </w:r>
      <w:r>
        <w:rPr>
          <w:spacing w:val="-3"/>
          <w:sz w:val="20"/>
        </w:rPr>
        <w:t xml:space="preserve"> </w:t>
      </w:r>
      <w:r>
        <w:rPr>
          <w:spacing w:val="-2"/>
          <w:sz w:val="20"/>
        </w:rPr>
        <w:t>human research ideas.</w:t>
      </w:r>
      <w:r>
        <w:rPr>
          <w:spacing w:val="-1"/>
          <w:sz w:val="20"/>
        </w:rPr>
        <w:t xml:space="preserve"> </w:t>
      </w:r>
      <w:r>
        <w:rPr>
          <w:spacing w:val="-2"/>
          <w:sz w:val="20"/>
        </w:rPr>
        <w:t>In: International Conference</w:t>
      </w:r>
      <w:r>
        <w:rPr>
          <w:spacing w:val="-3"/>
          <w:sz w:val="20"/>
        </w:rPr>
        <w:t xml:space="preserve"> </w:t>
      </w:r>
      <w:r>
        <w:rPr>
          <w:spacing w:val="-2"/>
          <w:sz w:val="20"/>
        </w:rPr>
        <w:t>on</w:t>
      </w:r>
      <w:r>
        <w:rPr>
          <w:spacing w:val="-1"/>
          <w:sz w:val="20"/>
        </w:rPr>
        <w:t xml:space="preserve"> </w:t>
      </w:r>
      <w:r>
        <w:rPr>
          <w:spacing w:val="-2"/>
          <w:sz w:val="20"/>
        </w:rPr>
        <w:t>Learning</w:t>
      </w:r>
      <w:r>
        <w:rPr>
          <w:spacing w:val="-3"/>
          <w:sz w:val="20"/>
        </w:rPr>
        <w:t xml:space="preserve"> </w:t>
      </w:r>
      <w:r>
        <w:rPr>
          <w:spacing w:val="-2"/>
          <w:sz w:val="20"/>
        </w:rPr>
        <w:t>Representations, vol. 2026,</w:t>
      </w:r>
    </w:p>
    <w:p w14:paraId="3536B9DF" w14:textId="77777777" w:rsidR="00EF4BD5" w:rsidRDefault="00000000">
      <w:pPr>
        <w:pStyle w:val="BodyText"/>
        <w:spacing w:line="225" w:lineRule="exact"/>
        <w:ind w:left="600"/>
        <w:jc w:val="left"/>
      </w:pPr>
      <w:r>
        <w:rPr>
          <w:w w:val="90"/>
        </w:rPr>
        <w:t>pp.</w:t>
      </w:r>
      <w:r>
        <w:rPr>
          <w:spacing w:val="27"/>
        </w:rPr>
        <w:t xml:space="preserve"> </w:t>
      </w:r>
      <w:r>
        <w:rPr>
          <w:w w:val="90"/>
        </w:rPr>
        <w:t>74195–74240</w:t>
      </w:r>
      <w:r>
        <w:rPr>
          <w:spacing w:val="28"/>
        </w:rPr>
        <w:t xml:space="preserve"> </w:t>
      </w:r>
      <w:r>
        <w:rPr>
          <w:spacing w:val="-2"/>
          <w:w w:val="90"/>
        </w:rPr>
        <w:t>(2026)</w:t>
      </w:r>
    </w:p>
    <w:p w14:paraId="0F8573DC" w14:textId="77777777" w:rsidR="00EF4BD5" w:rsidRDefault="00000000">
      <w:pPr>
        <w:pStyle w:val="ListParagraph"/>
        <w:numPr>
          <w:ilvl w:val="0"/>
          <w:numId w:val="1"/>
        </w:numPr>
        <w:tabs>
          <w:tab w:val="left" w:pos="600"/>
        </w:tabs>
        <w:spacing w:before="212" w:line="254" w:lineRule="auto"/>
        <w:ind w:right="427" w:hanging="410"/>
        <w:jc w:val="both"/>
        <w:rPr>
          <w:sz w:val="20"/>
        </w:rPr>
      </w:pPr>
      <w:bookmarkStart w:id="79" w:name="_bookmark56"/>
      <w:bookmarkEnd w:id="79"/>
      <w:r>
        <w:rPr>
          <w:spacing w:val="-2"/>
          <w:sz w:val="20"/>
        </w:rPr>
        <w:t>Chen,</w:t>
      </w:r>
      <w:r>
        <w:rPr>
          <w:spacing w:val="-4"/>
          <w:sz w:val="20"/>
        </w:rPr>
        <w:t xml:space="preserve"> </w:t>
      </w:r>
      <w:r>
        <w:rPr>
          <w:spacing w:val="-2"/>
          <w:sz w:val="20"/>
        </w:rPr>
        <w:t>X.,</w:t>
      </w:r>
      <w:r>
        <w:rPr>
          <w:spacing w:val="-4"/>
          <w:sz w:val="20"/>
        </w:rPr>
        <w:t xml:space="preserve"> </w:t>
      </w:r>
      <w:r>
        <w:rPr>
          <w:spacing w:val="-2"/>
          <w:sz w:val="20"/>
        </w:rPr>
        <w:t>Zhang,</w:t>
      </w:r>
      <w:r>
        <w:rPr>
          <w:spacing w:val="-4"/>
          <w:sz w:val="20"/>
        </w:rPr>
        <w:t xml:space="preserve"> </w:t>
      </w:r>
      <w:r>
        <w:rPr>
          <w:spacing w:val="-2"/>
          <w:sz w:val="20"/>
        </w:rPr>
        <w:t>X.:</w:t>
      </w:r>
      <w:r>
        <w:rPr>
          <w:spacing w:val="-4"/>
          <w:sz w:val="20"/>
        </w:rPr>
        <w:t xml:space="preserve"> </w:t>
      </w:r>
      <w:r>
        <w:rPr>
          <w:spacing w:val="-2"/>
          <w:sz w:val="20"/>
        </w:rPr>
        <w:t>Large</w:t>
      </w:r>
      <w:r>
        <w:rPr>
          <w:spacing w:val="-4"/>
          <w:sz w:val="20"/>
        </w:rPr>
        <w:t xml:space="preserve"> </w:t>
      </w:r>
      <w:r>
        <w:rPr>
          <w:spacing w:val="-2"/>
          <w:sz w:val="20"/>
        </w:rPr>
        <w:t>language</w:t>
      </w:r>
      <w:r>
        <w:rPr>
          <w:spacing w:val="-4"/>
          <w:sz w:val="20"/>
        </w:rPr>
        <w:t xml:space="preserve"> </w:t>
      </w:r>
      <w:r>
        <w:rPr>
          <w:spacing w:val="-2"/>
          <w:sz w:val="20"/>
        </w:rPr>
        <w:t>models</w:t>
      </w:r>
      <w:r>
        <w:rPr>
          <w:spacing w:val="-4"/>
          <w:sz w:val="20"/>
        </w:rPr>
        <w:t xml:space="preserve"> </w:t>
      </w:r>
      <w:r>
        <w:rPr>
          <w:spacing w:val="-2"/>
          <w:sz w:val="20"/>
        </w:rPr>
        <w:t>streamline</w:t>
      </w:r>
      <w:r>
        <w:rPr>
          <w:spacing w:val="-4"/>
          <w:sz w:val="20"/>
        </w:rPr>
        <w:t xml:space="preserve"> </w:t>
      </w:r>
      <w:r>
        <w:rPr>
          <w:spacing w:val="-2"/>
          <w:sz w:val="20"/>
        </w:rPr>
        <w:t>automated</w:t>
      </w:r>
      <w:r>
        <w:rPr>
          <w:spacing w:val="-4"/>
          <w:sz w:val="20"/>
        </w:rPr>
        <w:t xml:space="preserve"> </w:t>
      </w:r>
      <w:r>
        <w:rPr>
          <w:spacing w:val="-2"/>
          <w:sz w:val="20"/>
        </w:rPr>
        <w:t>systematic</w:t>
      </w:r>
      <w:r>
        <w:rPr>
          <w:spacing w:val="-4"/>
          <w:sz w:val="20"/>
        </w:rPr>
        <w:t xml:space="preserve"> </w:t>
      </w:r>
      <w:r>
        <w:rPr>
          <w:spacing w:val="-2"/>
          <w:sz w:val="20"/>
        </w:rPr>
        <w:t>review:</w:t>
      </w:r>
      <w:r>
        <w:rPr>
          <w:spacing w:val="-4"/>
          <w:sz w:val="20"/>
        </w:rPr>
        <w:t xml:space="preserve"> </w:t>
      </w:r>
      <w:r>
        <w:rPr>
          <w:spacing w:val="-2"/>
          <w:sz w:val="20"/>
        </w:rPr>
        <w:t>A</w:t>
      </w:r>
      <w:r>
        <w:rPr>
          <w:spacing w:val="-4"/>
          <w:sz w:val="20"/>
        </w:rPr>
        <w:t xml:space="preserve"> </w:t>
      </w:r>
      <w:r>
        <w:rPr>
          <w:spacing w:val="-2"/>
          <w:sz w:val="20"/>
        </w:rPr>
        <w:t xml:space="preserve">preliminary </w:t>
      </w:r>
      <w:r>
        <w:rPr>
          <w:sz w:val="20"/>
        </w:rPr>
        <w:t>study. arXiv preprint arXiv:2502.15702 (2025)</w:t>
      </w:r>
    </w:p>
    <w:p w14:paraId="0DBA7C37" w14:textId="77777777" w:rsidR="00EF4BD5" w:rsidRDefault="00000000">
      <w:pPr>
        <w:pStyle w:val="ListParagraph"/>
        <w:numPr>
          <w:ilvl w:val="0"/>
          <w:numId w:val="1"/>
        </w:numPr>
        <w:tabs>
          <w:tab w:val="left" w:pos="600"/>
        </w:tabs>
        <w:spacing w:before="198" w:line="247" w:lineRule="auto"/>
        <w:ind w:right="427" w:hanging="410"/>
        <w:jc w:val="both"/>
        <w:rPr>
          <w:sz w:val="20"/>
        </w:rPr>
      </w:pPr>
      <w:bookmarkStart w:id="80" w:name="_bookmark57"/>
      <w:bookmarkEnd w:id="80"/>
      <w:r>
        <w:rPr>
          <w:sz w:val="20"/>
        </w:rPr>
        <w:t>Hetrick,</w:t>
      </w:r>
      <w:r>
        <w:rPr>
          <w:spacing w:val="-2"/>
          <w:sz w:val="20"/>
        </w:rPr>
        <w:t xml:space="preserve"> </w:t>
      </w:r>
      <w:r>
        <w:rPr>
          <w:sz w:val="20"/>
        </w:rPr>
        <w:t>S.E.,</w:t>
      </w:r>
      <w:r>
        <w:rPr>
          <w:spacing w:val="-2"/>
          <w:sz w:val="20"/>
        </w:rPr>
        <w:t xml:space="preserve"> </w:t>
      </w:r>
      <w:r>
        <w:rPr>
          <w:sz w:val="20"/>
        </w:rPr>
        <w:t>Meader,</w:t>
      </w:r>
      <w:r>
        <w:rPr>
          <w:spacing w:val="-2"/>
          <w:sz w:val="20"/>
        </w:rPr>
        <w:t xml:space="preserve"> </w:t>
      </w:r>
      <w:r>
        <w:rPr>
          <w:sz w:val="20"/>
        </w:rPr>
        <w:t>N.,</w:t>
      </w:r>
      <w:r>
        <w:rPr>
          <w:spacing w:val="-2"/>
          <w:sz w:val="20"/>
        </w:rPr>
        <w:t xml:space="preserve"> </w:t>
      </w:r>
      <w:r>
        <w:rPr>
          <w:sz w:val="20"/>
        </w:rPr>
        <w:t>Bailey,</w:t>
      </w:r>
      <w:r>
        <w:rPr>
          <w:spacing w:val="-2"/>
          <w:sz w:val="20"/>
        </w:rPr>
        <w:t xml:space="preserve"> </w:t>
      </w:r>
      <w:r>
        <w:rPr>
          <w:sz w:val="20"/>
        </w:rPr>
        <w:t>A.P.,</w:t>
      </w:r>
      <w:r>
        <w:rPr>
          <w:spacing w:val="-2"/>
          <w:sz w:val="20"/>
        </w:rPr>
        <w:t xml:space="preserve"> </w:t>
      </w:r>
      <w:r>
        <w:rPr>
          <w:sz w:val="20"/>
        </w:rPr>
        <w:t>Badcock,</w:t>
      </w:r>
      <w:r>
        <w:rPr>
          <w:spacing w:val="-2"/>
          <w:sz w:val="20"/>
        </w:rPr>
        <w:t xml:space="preserve"> </w:t>
      </w:r>
      <w:r>
        <w:rPr>
          <w:sz w:val="20"/>
        </w:rPr>
        <w:t>P.B.,</w:t>
      </w:r>
      <w:r>
        <w:rPr>
          <w:spacing w:val="-2"/>
          <w:sz w:val="20"/>
        </w:rPr>
        <w:t xml:space="preserve"> </w:t>
      </w:r>
      <w:r>
        <w:rPr>
          <w:sz w:val="20"/>
        </w:rPr>
        <w:t>Moller,</w:t>
      </w:r>
      <w:r>
        <w:rPr>
          <w:spacing w:val="-2"/>
          <w:sz w:val="20"/>
        </w:rPr>
        <w:t xml:space="preserve"> </w:t>
      </w:r>
      <w:r>
        <w:rPr>
          <w:sz w:val="20"/>
        </w:rPr>
        <w:t>C.I.,</w:t>
      </w:r>
      <w:r>
        <w:rPr>
          <w:spacing w:val="-2"/>
          <w:sz w:val="20"/>
        </w:rPr>
        <w:t xml:space="preserve"> </w:t>
      </w:r>
      <w:r>
        <w:rPr>
          <w:sz w:val="20"/>
        </w:rPr>
        <w:t>Cox,</w:t>
      </w:r>
      <w:r>
        <w:rPr>
          <w:spacing w:val="-2"/>
          <w:sz w:val="20"/>
        </w:rPr>
        <w:t xml:space="preserve"> </w:t>
      </w:r>
      <w:r>
        <w:rPr>
          <w:sz w:val="20"/>
        </w:rPr>
        <w:t>G.R.,</w:t>
      </w:r>
      <w:r>
        <w:rPr>
          <w:spacing w:val="-2"/>
          <w:sz w:val="20"/>
        </w:rPr>
        <w:t xml:space="preserve"> </w:t>
      </w:r>
      <w:r>
        <w:rPr>
          <w:sz w:val="20"/>
        </w:rPr>
        <w:t>Merry,</w:t>
      </w:r>
      <w:r>
        <w:rPr>
          <w:spacing w:val="-2"/>
          <w:sz w:val="20"/>
        </w:rPr>
        <w:t xml:space="preserve"> </w:t>
      </w:r>
      <w:r>
        <w:rPr>
          <w:sz w:val="20"/>
        </w:rPr>
        <w:t>S.N.,</w:t>
      </w:r>
      <w:r>
        <w:rPr>
          <w:spacing w:val="-2"/>
          <w:sz w:val="20"/>
        </w:rPr>
        <w:t xml:space="preserve"> </w:t>
      </w:r>
      <w:r>
        <w:rPr>
          <w:sz w:val="20"/>
        </w:rPr>
        <w:t xml:space="preserve">McKen-zie, J.E.: New generation antidepressants for depression in children and adolescents: a network meta-analysis. The Cochrane database of systematic reviews </w:t>
      </w:r>
      <w:r>
        <w:rPr>
          <w:rFonts w:ascii="Century Schoolbook"/>
          <w:b/>
          <w:sz w:val="20"/>
        </w:rPr>
        <w:t>2020</w:t>
      </w:r>
      <w:r>
        <w:rPr>
          <w:sz w:val="20"/>
        </w:rPr>
        <w:t>(7), 013674 (2020)</w:t>
      </w:r>
    </w:p>
    <w:p w14:paraId="463C13C9" w14:textId="77777777" w:rsidR="00EF4BD5" w:rsidRDefault="00000000">
      <w:pPr>
        <w:pStyle w:val="ListParagraph"/>
        <w:numPr>
          <w:ilvl w:val="0"/>
          <w:numId w:val="1"/>
        </w:numPr>
        <w:tabs>
          <w:tab w:val="left" w:pos="600"/>
        </w:tabs>
        <w:spacing w:before="202" w:line="254" w:lineRule="auto"/>
        <w:ind w:right="427" w:hanging="410"/>
        <w:jc w:val="both"/>
        <w:rPr>
          <w:sz w:val="20"/>
        </w:rPr>
      </w:pPr>
      <w:bookmarkStart w:id="81" w:name="_bookmark58"/>
      <w:bookmarkEnd w:id="81"/>
      <w:r>
        <w:rPr>
          <w:sz w:val="20"/>
        </w:rPr>
        <w:t>Dawson, S., Turner, K.M., Dawson, S., Yardley, T., Huntley, A.L.: Selection and reporting of usual care</w:t>
      </w:r>
      <w:r>
        <w:rPr>
          <w:spacing w:val="-9"/>
          <w:sz w:val="20"/>
        </w:rPr>
        <w:t xml:space="preserve"> </w:t>
      </w:r>
      <w:r>
        <w:rPr>
          <w:sz w:val="20"/>
        </w:rPr>
        <w:t>comparators</w:t>
      </w:r>
      <w:r>
        <w:rPr>
          <w:spacing w:val="-9"/>
          <w:sz w:val="20"/>
        </w:rPr>
        <w:t xml:space="preserve"> </w:t>
      </w:r>
      <w:r>
        <w:rPr>
          <w:sz w:val="20"/>
        </w:rPr>
        <w:t>when</w:t>
      </w:r>
      <w:r>
        <w:rPr>
          <w:spacing w:val="-9"/>
          <w:sz w:val="20"/>
        </w:rPr>
        <w:t xml:space="preserve"> </w:t>
      </w:r>
      <w:r>
        <w:rPr>
          <w:sz w:val="20"/>
        </w:rPr>
        <w:t>designing</w:t>
      </w:r>
      <w:r>
        <w:rPr>
          <w:spacing w:val="-9"/>
          <w:sz w:val="20"/>
        </w:rPr>
        <w:t xml:space="preserve"> </w:t>
      </w:r>
      <w:r>
        <w:rPr>
          <w:sz w:val="20"/>
        </w:rPr>
        <w:t>primary</w:t>
      </w:r>
      <w:r>
        <w:rPr>
          <w:spacing w:val="-9"/>
          <w:sz w:val="20"/>
        </w:rPr>
        <w:t xml:space="preserve"> </w:t>
      </w:r>
      <w:r>
        <w:rPr>
          <w:sz w:val="20"/>
        </w:rPr>
        <w:t>care</w:t>
      </w:r>
      <w:r>
        <w:rPr>
          <w:spacing w:val="-9"/>
          <w:sz w:val="20"/>
        </w:rPr>
        <w:t xml:space="preserve"> </w:t>
      </w:r>
      <w:r>
        <w:rPr>
          <w:sz w:val="20"/>
        </w:rPr>
        <w:t>trials</w:t>
      </w:r>
      <w:r>
        <w:rPr>
          <w:spacing w:val="-9"/>
          <w:sz w:val="20"/>
        </w:rPr>
        <w:t xml:space="preserve"> </w:t>
      </w:r>
      <w:r>
        <w:rPr>
          <w:sz w:val="20"/>
        </w:rPr>
        <w:t>of</w:t>
      </w:r>
      <w:r>
        <w:rPr>
          <w:spacing w:val="-9"/>
          <w:sz w:val="20"/>
        </w:rPr>
        <w:t xml:space="preserve"> </w:t>
      </w:r>
      <w:r>
        <w:rPr>
          <w:sz w:val="20"/>
        </w:rPr>
        <w:t>complex</w:t>
      </w:r>
      <w:r>
        <w:rPr>
          <w:spacing w:val="-9"/>
          <w:sz w:val="20"/>
        </w:rPr>
        <w:t xml:space="preserve"> </w:t>
      </w:r>
      <w:r>
        <w:rPr>
          <w:sz w:val="20"/>
        </w:rPr>
        <w:t>health</w:t>
      </w:r>
      <w:r>
        <w:rPr>
          <w:spacing w:val="-9"/>
          <w:sz w:val="20"/>
        </w:rPr>
        <w:t xml:space="preserve"> </w:t>
      </w:r>
      <w:r>
        <w:rPr>
          <w:sz w:val="20"/>
        </w:rPr>
        <w:t>interventions:</w:t>
      </w:r>
      <w:r>
        <w:rPr>
          <w:spacing w:val="-9"/>
          <w:sz w:val="20"/>
        </w:rPr>
        <w:t xml:space="preserve"> </w:t>
      </w:r>
      <w:r>
        <w:rPr>
          <w:sz w:val="20"/>
        </w:rPr>
        <w:t>a</w:t>
      </w:r>
      <w:r>
        <w:rPr>
          <w:spacing w:val="-9"/>
          <w:sz w:val="20"/>
        </w:rPr>
        <w:t xml:space="preserve"> </w:t>
      </w:r>
      <w:r>
        <w:rPr>
          <w:sz w:val="20"/>
        </w:rPr>
        <w:t>systematic review. British Journal of General Practice (2025)</w:t>
      </w:r>
    </w:p>
    <w:p w14:paraId="09CFDCA4" w14:textId="77777777" w:rsidR="00EF4BD5" w:rsidRDefault="00000000">
      <w:pPr>
        <w:pStyle w:val="ListParagraph"/>
        <w:numPr>
          <w:ilvl w:val="0"/>
          <w:numId w:val="1"/>
        </w:numPr>
        <w:tabs>
          <w:tab w:val="left" w:pos="600"/>
        </w:tabs>
        <w:spacing w:before="197" w:line="249" w:lineRule="auto"/>
        <w:ind w:right="425" w:hanging="410"/>
        <w:jc w:val="both"/>
        <w:rPr>
          <w:sz w:val="20"/>
        </w:rPr>
      </w:pPr>
      <w:bookmarkStart w:id="82" w:name="_bookmark59"/>
      <w:bookmarkEnd w:id="82"/>
      <w:r>
        <w:rPr>
          <w:sz w:val="20"/>
        </w:rPr>
        <w:t xml:space="preserve">Satheesh, G., Dhurjati, R., Jha, V., Schutte, A.E., Banigbe, B., Prabhakaran, D., Moran, A.E., Salam, A.: Effectiveness and safety of using standardized treatment protocols for hypertension compared to usual care: A meta-analysis of randomized clinical trials. The Journal of Clinical Hypertension </w:t>
      </w:r>
      <w:r>
        <w:rPr>
          <w:rFonts w:ascii="Century Schoolbook"/>
          <w:b/>
          <w:sz w:val="20"/>
        </w:rPr>
        <w:t>27</w:t>
      </w:r>
      <w:r>
        <w:rPr>
          <w:sz w:val="20"/>
        </w:rPr>
        <w:t>(1), 14950 (2025)</w:t>
      </w:r>
    </w:p>
    <w:p w14:paraId="06503229" w14:textId="77777777" w:rsidR="00EF4BD5" w:rsidRDefault="00000000">
      <w:pPr>
        <w:pStyle w:val="ListParagraph"/>
        <w:numPr>
          <w:ilvl w:val="0"/>
          <w:numId w:val="1"/>
        </w:numPr>
        <w:tabs>
          <w:tab w:val="left" w:pos="600"/>
        </w:tabs>
        <w:spacing w:before="199" w:line="247" w:lineRule="auto"/>
        <w:ind w:right="426" w:hanging="410"/>
        <w:jc w:val="both"/>
        <w:rPr>
          <w:sz w:val="20"/>
        </w:rPr>
      </w:pPr>
      <w:bookmarkStart w:id="83" w:name="_bookmark60"/>
      <w:bookmarkEnd w:id="83"/>
      <w:r>
        <w:rPr>
          <w:sz w:val="20"/>
        </w:rPr>
        <w:t xml:space="preserve">Page, M.J., McKenzie, J.E., Chau, M., Green, S.E., Forbes, A.: Methods to select results to include </w:t>
      </w:r>
      <w:r>
        <w:rPr>
          <w:spacing w:val="-4"/>
          <w:sz w:val="20"/>
        </w:rPr>
        <w:t xml:space="preserve">in meta-analyses deserve more consideration in systematic reviews. Journal of Clinical Epidemiology </w:t>
      </w:r>
      <w:r>
        <w:rPr>
          <w:rFonts w:ascii="Century Schoolbook" w:hAnsi="Century Schoolbook"/>
          <w:b/>
          <w:sz w:val="20"/>
        </w:rPr>
        <w:t>68</w:t>
      </w:r>
      <w:r>
        <w:rPr>
          <w:sz w:val="20"/>
        </w:rPr>
        <w:t>(11), 1282–1291 (2015)</w:t>
      </w:r>
    </w:p>
    <w:p w14:paraId="4DA0F34F" w14:textId="77777777" w:rsidR="00EF4BD5" w:rsidRDefault="00000000">
      <w:pPr>
        <w:pStyle w:val="ListParagraph"/>
        <w:numPr>
          <w:ilvl w:val="0"/>
          <w:numId w:val="1"/>
        </w:numPr>
        <w:tabs>
          <w:tab w:val="left" w:pos="599"/>
        </w:tabs>
        <w:ind w:left="599" w:right="0" w:hanging="409"/>
        <w:jc w:val="left"/>
        <w:rPr>
          <w:sz w:val="20"/>
        </w:rPr>
      </w:pPr>
      <w:bookmarkStart w:id="84" w:name="_bookmark61"/>
      <w:bookmarkEnd w:id="84"/>
      <w:r>
        <w:rPr>
          <w:sz w:val="20"/>
        </w:rPr>
        <w:t>McKenzie,</w:t>
      </w:r>
      <w:r>
        <w:rPr>
          <w:spacing w:val="12"/>
          <w:sz w:val="20"/>
        </w:rPr>
        <w:t xml:space="preserve"> </w:t>
      </w:r>
      <w:r>
        <w:rPr>
          <w:sz w:val="20"/>
        </w:rPr>
        <w:t>J.E.,</w:t>
      </w:r>
      <w:r>
        <w:rPr>
          <w:spacing w:val="12"/>
          <w:sz w:val="20"/>
        </w:rPr>
        <w:t xml:space="preserve"> </w:t>
      </w:r>
      <w:r>
        <w:rPr>
          <w:sz w:val="20"/>
        </w:rPr>
        <w:t>Brennan,</w:t>
      </w:r>
      <w:r>
        <w:rPr>
          <w:spacing w:val="12"/>
          <w:sz w:val="20"/>
        </w:rPr>
        <w:t xml:space="preserve"> </w:t>
      </w:r>
      <w:r>
        <w:rPr>
          <w:sz w:val="20"/>
        </w:rPr>
        <w:t>S.E.,</w:t>
      </w:r>
      <w:r>
        <w:rPr>
          <w:spacing w:val="12"/>
          <w:sz w:val="20"/>
        </w:rPr>
        <w:t xml:space="preserve"> </w:t>
      </w:r>
      <w:r>
        <w:rPr>
          <w:sz w:val="20"/>
        </w:rPr>
        <w:t>Ryan,</w:t>
      </w:r>
      <w:r>
        <w:rPr>
          <w:spacing w:val="12"/>
          <w:sz w:val="20"/>
        </w:rPr>
        <w:t xml:space="preserve"> </w:t>
      </w:r>
      <w:r>
        <w:rPr>
          <w:sz w:val="20"/>
        </w:rPr>
        <w:t>R.E.,</w:t>
      </w:r>
      <w:r>
        <w:rPr>
          <w:spacing w:val="13"/>
          <w:sz w:val="20"/>
        </w:rPr>
        <w:t xml:space="preserve"> </w:t>
      </w:r>
      <w:r>
        <w:rPr>
          <w:sz w:val="20"/>
        </w:rPr>
        <w:t>Thomson,</w:t>
      </w:r>
      <w:r>
        <w:rPr>
          <w:spacing w:val="12"/>
          <w:sz w:val="20"/>
        </w:rPr>
        <w:t xml:space="preserve"> </w:t>
      </w:r>
      <w:r>
        <w:rPr>
          <w:sz w:val="20"/>
        </w:rPr>
        <w:t>H.J.,</w:t>
      </w:r>
      <w:r>
        <w:rPr>
          <w:spacing w:val="12"/>
          <w:sz w:val="20"/>
        </w:rPr>
        <w:t xml:space="preserve"> </w:t>
      </w:r>
      <w:r>
        <w:rPr>
          <w:sz w:val="20"/>
        </w:rPr>
        <w:t>Johnston,</w:t>
      </w:r>
      <w:r>
        <w:rPr>
          <w:spacing w:val="12"/>
          <w:sz w:val="20"/>
        </w:rPr>
        <w:t xml:space="preserve"> </w:t>
      </w:r>
      <w:r>
        <w:rPr>
          <w:sz w:val="20"/>
        </w:rPr>
        <w:t>R.V.,</w:t>
      </w:r>
      <w:r>
        <w:rPr>
          <w:spacing w:val="12"/>
          <w:sz w:val="20"/>
        </w:rPr>
        <w:t xml:space="preserve"> </w:t>
      </w:r>
      <w:r>
        <w:rPr>
          <w:sz w:val="20"/>
        </w:rPr>
        <w:t>Thomas,</w:t>
      </w:r>
      <w:r>
        <w:rPr>
          <w:spacing w:val="12"/>
          <w:sz w:val="20"/>
        </w:rPr>
        <w:t xml:space="preserve"> </w:t>
      </w:r>
      <w:r>
        <w:rPr>
          <w:sz w:val="20"/>
        </w:rPr>
        <w:t>J.:</w:t>
      </w:r>
      <w:r>
        <w:rPr>
          <w:spacing w:val="13"/>
          <w:sz w:val="20"/>
        </w:rPr>
        <w:t xml:space="preserve"> </w:t>
      </w:r>
      <w:r>
        <w:rPr>
          <w:spacing w:val="-2"/>
          <w:sz w:val="20"/>
        </w:rPr>
        <w:t>Defining</w:t>
      </w:r>
    </w:p>
    <w:p w14:paraId="32A3022E" w14:textId="77777777" w:rsidR="00EF4BD5" w:rsidRDefault="00EF4BD5">
      <w:pPr>
        <w:pStyle w:val="ListParagraph"/>
        <w:jc w:val="left"/>
        <w:rPr>
          <w:sz w:val="20"/>
        </w:rPr>
        <w:sectPr w:rsidR="00EF4BD5">
          <w:pgSz w:w="11910" w:h="16840"/>
          <w:pgMar w:top="1240" w:right="1133" w:bottom="860" w:left="1133" w:header="0" w:footer="678" w:gutter="0"/>
          <w:cols w:space="720"/>
        </w:sectPr>
      </w:pPr>
    </w:p>
    <w:p w14:paraId="32976871" w14:textId="77777777" w:rsidR="00EF4BD5" w:rsidRDefault="00000000">
      <w:pPr>
        <w:pStyle w:val="BodyText"/>
        <w:spacing w:before="54" w:line="254" w:lineRule="auto"/>
        <w:ind w:left="940"/>
        <w:jc w:val="left"/>
      </w:pPr>
      <w:r>
        <w:rPr>
          <w:spacing w:val="-2"/>
        </w:rPr>
        <w:lastRenderedPageBreak/>
        <w:t>the</w:t>
      </w:r>
      <w:r>
        <w:rPr>
          <w:spacing w:val="-7"/>
        </w:rPr>
        <w:t xml:space="preserve"> </w:t>
      </w:r>
      <w:r>
        <w:rPr>
          <w:spacing w:val="-2"/>
        </w:rPr>
        <w:t>criteria</w:t>
      </w:r>
      <w:r>
        <w:rPr>
          <w:spacing w:val="-7"/>
        </w:rPr>
        <w:t xml:space="preserve"> </w:t>
      </w:r>
      <w:r>
        <w:rPr>
          <w:spacing w:val="-2"/>
        </w:rPr>
        <w:t>for</w:t>
      </w:r>
      <w:r>
        <w:rPr>
          <w:spacing w:val="-7"/>
        </w:rPr>
        <w:t xml:space="preserve"> </w:t>
      </w:r>
      <w:r>
        <w:rPr>
          <w:spacing w:val="-2"/>
        </w:rPr>
        <w:t>including</w:t>
      </w:r>
      <w:r>
        <w:rPr>
          <w:spacing w:val="-7"/>
        </w:rPr>
        <w:t xml:space="preserve"> </w:t>
      </w:r>
      <w:r>
        <w:rPr>
          <w:spacing w:val="-2"/>
        </w:rPr>
        <w:t>studies</w:t>
      </w:r>
      <w:r>
        <w:rPr>
          <w:spacing w:val="-7"/>
        </w:rPr>
        <w:t xml:space="preserve"> </w:t>
      </w:r>
      <w:r>
        <w:rPr>
          <w:spacing w:val="-2"/>
        </w:rPr>
        <w:t>and</w:t>
      </w:r>
      <w:r>
        <w:rPr>
          <w:spacing w:val="-7"/>
        </w:rPr>
        <w:t xml:space="preserve"> </w:t>
      </w:r>
      <w:r>
        <w:rPr>
          <w:spacing w:val="-2"/>
        </w:rPr>
        <w:t>how</w:t>
      </w:r>
      <w:r>
        <w:rPr>
          <w:spacing w:val="-7"/>
        </w:rPr>
        <w:t xml:space="preserve"> </w:t>
      </w:r>
      <w:r>
        <w:rPr>
          <w:spacing w:val="-2"/>
        </w:rPr>
        <w:t>they</w:t>
      </w:r>
      <w:r>
        <w:rPr>
          <w:spacing w:val="-7"/>
        </w:rPr>
        <w:t xml:space="preserve"> </w:t>
      </w:r>
      <w:r>
        <w:rPr>
          <w:spacing w:val="-2"/>
        </w:rPr>
        <w:t>will</w:t>
      </w:r>
      <w:r>
        <w:rPr>
          <w:spacing w:val="-7"/>
        </w:rPr>
        <w:t xml:space="preserve"> </w:t>
      </w:r>
      <w:r>
        <w:rPr>
          <w:spacing w:val="-2"/>
        </w:rPr>
        <w:t>be</w:t>
      </w:r>
      <w:r>
        <w:rPr>
          <w:spacing w:val="-7"/>
        </w:rPr>
        <w:t xml:space="preserve"> </w:t>
      </w:r>
      <w:r>
        <w:rPr>
          <w:spacing w:val="-2"/>
        </w:rPr>
        <w:t>grouped</w:t>
      </w:r>
      <w:r>
        <w:rPr>
          <w:spacing w:val="-7"/>
        </w:rPr>
        <w:t xml:space="preserve"> </w:t>
      </w:r>
      <w:r>
        <w:rPr>
          <w:spacing w:val="-2"/>
        </w:rPr>
        <w:t>for</w:t>
      </w:r>
      <w:r>
        <w:rPr>
          <w:spacing w:val="-7"/>
        </w:rPr>
        <w:t xml:space="preserve"> </w:t>
      </w:r>
      <w:r>
        <w:rPr>
          <w:spacing w:val="-2"/>
        </w:rPr>
        <w:t>the</w:t>
      </w:r>
      <w:r>
        <w:rPr>
          <w:spacing w:val="-7"/>
        </w:rPr>
        <w:t xml:space="preserve"> </w:t>
      </w:r>
      <w:r>
        <w:rPr>
          <w:spacing w:val="-2"/>
        </w:rPr>
        <w:t>synthesis.</w:t>
      </w:r>
      <w:r>
        <w:rPr>
          <w:spacing w:val="-7"/>
        </w:rPr>
        <w:t xml:space="preserve"> </w:t>
      </w:r>
      <w:r>
        <w:rPr>
          <w:spacing w:val="-2"/>
        </w:rPr>
        <w:t>Cochrane</w:t>
      </w:r>
      <w:r>
        <w:rPr>
          <w:spacing w:val="-7"/>
        </w:rPr>
        <w:t xml:space="preserve"> </w:t>
      </w:r>
      <w:r>
        <w:rPr>
          <w:spacing w:val="-2"/>
        </w:rPr>
        <w:t xml:space="preserve">handbook </w:t>
      </w:r>
      <w:r>
        <w:t>for systematic reviews of interventions, 33–65 (2019)</w:t>
      </w:r>
    </w:p>
    <w:p w14:paraId="758E86B2" w14:textId="77777777" w:rsidR="00EF4BD5" w:rsidRDefault="00000000">
      <w:pPr>
        <w:pStyle w:val="ListParagraph"/>
        <w:numPr>
          <w:ilvl w:val="0"/>
          <w:numId w:val="1"/>
        </w:numPr>
        <w:tabs>
          <w:tab w:val="left" w:pos="940"/>
        </w:tabs>
        <w:spacing w:before="197" w:line="247" w:lineRule="auto"/>
        <w:ind w:left="940" w:right="84" w:hanging="410"/>
        <w:jc w:val="both"/>
        <w:rPr>
          <w:sz w:val="20"/>
        </w:rPr>
      </w:pPr>
      <w:bookmarkStart w:id="85" w:name="_bookmark62"/>
      <w:bookmarkEnd w:id="85"/>
      <w:r>
        <w:rPr>
          <w:sz w:val="20"/>
        </w:rPr>
        <w:t xml:space="preserve">Xu, C., Yu, T., Furuya-Kanamori, L., Lin, L., Zorzela, L., Zhou, X., Dai, H., Loke, Y., Vohra, S.: Validity of data extraction in evidence synthesis practice of adverse events: reproducibility study. Bmj </w:t>
      </w:r>
      <w:r>
        <w:rPr>
          <w:rFonts w:ascii="Century Schoolbook"/>
          <w:b/>
          <w:sz w:val="20"/>
        </w:rPr>
        <w:t xml:space="preserve">377 </w:t>
      </w:r>
      <w:r>
        <w:rPr>
          <w:sz w:val="20"/>
        </w:rPr>
        <w:t>(2022)</w:t>
      </w:r>
    </w:p>
    <w:p w14:paraId="77D25E16" w14:textId="77777777" w:rsidR="00EF4BD5" w:rsidRDefault="00000000">
      <w:pPr>
        <w:pStyle w:val="ListParagraph"/>
        <w:numPr>
          <w:ilvl w:val="0"/>
          <w:numId w:val="1"/>
        </w:numPr>
        <w:tabs>
          <w:tab w:val="left" w:pos="940"/>
        </w:tabs>
        <w:spacing w:line="247" w:lineRule="auto"/>
        <w:ind w:left="940" w:right="86" w:hanging="410"/>
        <w:jc w:val="both"/>
        <w:rPr>
          <w:sz w:val="20"/>
        </w:rPr>
      </w:pPr>
      <w:bookmarkStart w:id="86" w:name="_bookmark63"/>
      <w:bookmarkEnd w:id="86"/>
      <w:r>
        <w:rPr>
          <w:spacing w:val="-2"/>
          <w:sz w:val="20"/>
        </w:rPr>
        <w:t xml:space="preserve">Yun, H.S., Pogrebitskiy, D., Marshall, I.J., Wallace, B.C.: Automatically extracting numerical results </w:t>
      </w:r>
      <w:r>
        <w:rPr>
          <w:sz w:val="20"/>
        </w:rPr>
        <w:t xml:space="preserve">from randomized controlled trials with large language models. Proceedings of machine learning research </w:t>
      </w:r>
      <w:r>
        <w:rPr>
          <w:rFonts w:ascii="Century Schoolbook"/>
          <w:b/>
          <w:sz w:val="20"/>
        </w:rPr>
        <w:t>252</w:t>
      </w:r>
      <w:r>
        <w:rPr>
          <w:sz w:val="20"/>
        </w:rPr>
        <w:t>, (2024)</w:t>
      </w:r>
    </w:p>
    <w:p w14:paraId="5C7062E8" w14:textId="77777777" w:rsidR="00EF4BD5" w:rsidRDefault="00000000">
      <w:pPr>
        <w:pStyle w:val="ListParagraph"/>
        <w:numPr>
          <w:ilvl w:val="0"/>
          <w:numId w:val="1"/>
        </w:numPr>
        <w:tabs>
          <w:tab w:val="left" w:pos="940"/>
        </w:tabs>
        <w:spacing w:line="247" w:lineRule="auto"/>
        <w:ind w:left="940" w:right="86" w:hanging="410"/>
        <w:jc w:val="both"/>
        <w:rPr>
          <w:sz w:val="20"/>
        </w:rPr>
      </w:pPr>
      <w:bookmarkStart w:id="87" w:name="_bookmark64"/>
      <w:bookmarkEnd w:id="87"/>
      <w:r>
        <w:rPr>
          <w:sz w:val="20"/>
        </w:rPr>
        <w:t>Weir,</w:t>
      </w:r>
      <w:r>
        <w:rPr>
          <w:spacing w:val="22"/>
          <w:sz w:val="20"/>
        </w:rPr>
        <w:t xml:space="preserve"> </w:t>
      </w:r>
      <w:r>
        <w:rPr>
          <w:sz w:val="20"/>
        </w:rPr>
        <w:t>M.C.,</w:t>
      </w:r>
      <w:r>
        <w:rPr>
          <w:spacing w:val="22"/>
          <w:sz w:val="20"/>
        </w:rPr>
        <w:t xml:space="preserve"> </w:t>
      </w:r>
      <w:r>
        <w:rPr>
          <w:sz w:val="20"/>
        </w:rPr>
        <w:t>Grimshaw,</w:t>
      </w:r>
      <w:r>
        <w:rPr>
          <w:spacing w:val="22"/>
          <w:sz w:val="20"/>
        </w:rPr>
        <w:t xml:space="preserve"> </w:t>
      </w:r>
      <w:r>
        <w:rPr>
          <w:sz w:val="20"/>
        </w:rPr>
        <w:t>J.M.,</w:t>
      </w:r>
      <w:r>
        <w:rPr>
          <w:spacing w:val="22"/>
          <w:sz w:val="20"/>
        </w:rPr>
        <w:t xml:space="preserve"> </w:t>
      </w:r>
      <w:r>
        <w:rPr>
          <w:sz w:val="20"/>
        </w:rPr>
        <w:t>Mayhew,</w:t>
      </w:r>
      <w:r>
        <w:rPr>
          <w:spacing w:val="22"/>
          <w:sz w:val="20"/>
        </w:rPr>
        <w:t xml:space="preserve"> </w:t>
      </w:r>
      <w:r>
        <w:rPr>
          <w:sz w:val="20"/>
        </w:rPr>
        <w:t>A.,</w:t>
      </w:r>
      <w:r>
        <w:rPr>
          <w:spacing w:val="22"/>
          <w:sz w:val="20"/>
        </w:rPr>
        <w:t xml:space="preserve"> </w:t>
      </w:r>
      <w:r>
        <w:rPr>
          <w:sz w:val="20"/>
        </w:rPr>
        <w:t>Fergusson,</w:t>
      </w:r>
      <w:r>
        <w:rPr>
          <w:spacing w:val="22"/>
          <w:sz w:val="20"/>
        </w:rPr>
        <w:t xml:space="preserve"> </w:t>
      </w:r>
      <w:r>
        <w:rPr>
          <w:sz w:val="20"/>
        </w:rPr>
        <w:t>D.:</w:t>
      </w:r>
      <w:r>
        <w:rPr>
          <w:spacing w:val="22"/>
          <w:sz w:val="20"/>
        </w:rPr>
        <w:t xml:space="preserve"> </w:t>
      </w:r>
      <w:r>
        <w:rPr>
          <w:sz w:val="20"/>
        </w:rPr>
        <w:t>Decisions</w:t>
      </w:r>
      <w:r>
        <w:rPr>
          <w:spacing w:val="22"/>
          <w:sz w:val="20"/>
        </w:rPr>
        <w:t xml:space="preserve"> </w:t>
      </w:r>
      <w:r>
        <w:rPr>
          <w:sz w:val="20"/>
        </w:rPr>
        <w:t>about</w:t>
      </w:r>
      <w:r>
        <w:rPr>
          <w:spacing w:val="22"/>
          <w:sz w:val="20"/>
        </w:rPr>
        <w:t xml:space="preserve"> </w:t>
      </w:r>
      <w:r>
        <w:rPr>
          <w:sz w:val="20"/>
        </w:rPr>
        <w:t>lumping</w:t>
      </w:r>
      <w:r>
        <w:rPr>
          <w:spacing w:val="22"/>
          <w:sz w:val="20"/>
        </w:rPr>
        <w:t xml:space="preserve"> </w:t>
      </w:r>
      <w:r>
        <w:rPr>
          <w:sz w:val="20"/>
        </w:rPr>
        <w:t>vs.</w:t>
      </w:r>
      <w:r>
        <w:rPr>
          <w:spacing w:val="22"/>
          <w:sz w:val="20"/>
        </w:rPr>
        <w:t xml:space="preserve"> </w:t>
      </w:r>
      <w:r>
        <w:rPr>
          <w:sz w:val="20"/>
        </w:rPr>
        <w:t xml:space="preserve">splitting of the scope of systematic reviews of complex interventions are not well justified: a case study in systematic reviews of health care professional reminders. Journal of clinical epidemiology </w:t>
      </w:r>
      <w:r>
        <w:rPr>
          <w:rFonts w:ascii="Century Schoolbook" w:hAnsi="Century Schoolbook"/>
          <w:b/>
          <w:sz w:val="20"/>
        </w:rPr>
        <w:t>65</w:t>
      </w:r>
      <w:r>
        <w:rPr>
          <w:sz w:val="20"/>
        </w:rPr>
        <w:t>(7), 756–763 (2012)</w:t>
      </w:r>
    </w:p>
    <w:p w14:paraId="5E8F544B" w14:textId="77777777" w:rsidR="00EF4BD5" w:rsidRDefault="00000000">
      <w:pPr>
        <w:pStyle w:val="ListParagraph"/>
        <w:numPr>
          <w:ilvl w:val="0"/>
          <w:numId w:val="1"/>
        </w:numPr>
        <w:tabs>
          <w:tab w:val="left" w:pos="940"/>
        </w:tabs>
        <w:spacing w:before="208"/>
        <w:ind w:left="940" w:right="87" w:hanging="410"/>
        <w:jc w:val="both"/>
        <w:rPr>
          <w:sz w:val="20"/>
        </w:rPr>
      </w:pPr>
      <w:bookmarkStart w:id="88" w:name="_bookmark65"/>
      <w:bookmarkEnd w:id="88"/>
      <w:r>
        <w:rPr>
          <w:sz w:val="20"/>
        </w:rPr>
        <w:t xml:space="preserve">Gonzalez, O., MacKinnon, D.P., Muniz, F.B.: Extrinsic convergent validity evidence to prevent jingle and jangle fallacies. Multivariate Behavioral Research </w:t>
      </w:r>
      <w:r>
        <w:rPr>
          <w:rFonts w:ascii="Century Schoolbook" w:hAnsi="Century Schoolbook"/>
          <w:b/>
          <w:sz w:val="20"/>
        </w:rPr>
        <w:t>56</w:t>
      </w:r>
      <w:r>
        <w:rPr>
          <w:sz w:val="20"/>
        </w:rPr>
        <w:t>(1), 3–19 (2021)</w:t>
      </w:r>
    </w:p>
    <w:p w14:paraId="3BA19E4F" w14:textId="77777777" w:rsidR="00EF4BD5" w:rsidRDefault="00000000">
      <w:pPr>
        <w:pStyle w:val="ListParagraph"/>
        <w:numPr>
          <w:ilvl w:val="0"/>
          <w:numId w:val="1"/>
        </w:numPr>
        <w:tabs>
          <w:tab w:val="left" w:pos="940"/>
        </w:tabs>
        <w:spacing w:before="211" w:line="247" w:lineRule="auto"/>
        <w:ind w:left="940" w:right="87" w:hanging="410"/>
        <w:jc w:val="both"/>
        <w:rPr>
          <w:sz w:val="20"/>
        </w:rPr>
      </w:pPr>
      <w:r>
        <w:rPr>
          <w:sz w:val="20"/>
        </w:rPr>
        <w:t xml:space="preserve">Hanfstingl, B., Oberleiter, S., Pietschnig, J., Tran, U.S., Voracek, M.: Detecting jingle and jangle fallacies by identifying consistencies and variabilities in study specifications–a call for research. Frontiers in Psychology </w:t>
      </w:r>
      <w:r>
        <w:rPr>
          <w:rFonts w:ascii="Century Schoolbook" w:hAnsi="Century Schoolbook"/>
          <w:b/>
          <w:sz w:val="20"/>
        </w:rPr>
        <w:t>15</w:t>
      </w:r>
      <w:r>
        <w:rPr>
          <w:sz w:val="20"/>
        </w:rPr>
        <w:t>, 1404060 (2024)</w:t>
      </w:r>
    </w:p>
    <w:p w14:paraId="4243071A" w14:textId="77777777" w:rsidR="00EF4BD5" w:rsidRDefault="00000000">
      <w:pPr>
        <w:pStyle w:val="ListParagraph"/>
        <w:numPr>
          <w:ilvl w:val="0"/>
          <w:numId w:val="1"/>
        </w:numPr>
        <w:tabs>
          <w:tab w:val="left" w:pos="940"/>
        </w:tabs>
        <w:spacing w:line="254" w:lineRule="auto"/>
        <w:ind w:left="940" w:right="87" w:hanging="410"/>
        <w:jc w:val="both"/>
        <w:rPr>
          <w:sz w:val="20"/>
        </w:rPr>
      </w:pPr>
      <w:bookmarkStart w:id="89" w:name="_bookmark66"/>
      <w:bookmarkEnd w:id="89"/>
      <w:r>
        <w:rPr>
          <w:sz w:val="20"/>
        </w:rPr>
        <w:t>Hanfstingl, B., Mitterer, C., Abbas, K.: Uncovering jingle and jangle fallacies: A systematic review mapping</w:t>
      </w:r>
      <w:r>
        <w:rPr>
          <w:spacing w:val="-6"/>
          <w:sz w:val="20"/>
        </w:rPr>
        <w:t xml:space="preserve"> </w:t>
      </w:r>
      <w:r>
        <w:rPr>
          <w:sz w:val="20"/>
        </w:rPr>
        <w:t>future</w:t>
      </w:r>
      <w:r>
        <w:rPr>
          <w:spacing w:val="-5"/>
          <w:sz w:val="20"/>
        </w:rPr>
        <w:t xml:space="preserve"> </w:t>
      </w:r>
      <w:r>
        <w:rPr>
          <w:sz w:val="20"/>
        </w:rPr>
        <w:t>directions.</w:t>
      </w:r>
      <w:r>
        <w:rPr>
          <w:spacing w:val="-5"/>
          <w:sz w:val="20"/>
        </w:rPr>
        <w:t xml:space="preserve"> </w:t>
      </w:r>
      <w:r>
        <w:rPr>
          <w:sz w:val="20"/>
        </w:rPr>
        <w:t>Zeitschrift</w:t>
      </w:r>
      <w:r>
        <w:rPr>
          <w:spacing w:val="-5"/>
          <w:sz w:val="20"/>
        </w:rPr>
        <w:t xml:space="preserve"> </w:t>
      </w:r>
      <w:r>
        <w:rPr>
          <w:spacing w:val="25"/>
          <w:w w:val="97"/>
          <w:sz w:val="20"/>
        </w:rPr>
        <w:t>f</w:t>
      </w:r>
      <w:r>
        <w:rPr>
          <w:spacing w:val="-80"/>
          <w:sz w:val="20"/>
        </w:rPr>
        <w:t>u</w:t>
      </w:r>
      <w:r>
        <w:rPr>
          <w:spacing w:val="30"/>
          <w:w w:val="103"/>
          <w:sz w:val="20"/>
        </w:rPr>
        <w:t>¨</w:t>
      </w:r>
      <w:r>
        <w:rPr>
          <w:spacing w:val="25"/>
          <w:w w:val="99"/>
          <w:sz w:val="20"/>
        </w:rPr>
        <w:t>r</w:t>
      </w:r>
      <w:r>
        <w:rPr>
          <w:spacing w:val="-5"/>
          <w:w w:val="99"/>
          <w:sz w:val="20"/>
        </w:rPr>
        <w:t xml:space="preserve"> </w:t>
      </w:r>
      <w:r>
        <w:rPr>
          <w:sz w:val="20"/>
        </w:rPr>
        <w:t>Psychologie</w:t>
      </w:r>
      <w:r>
        <w:rPr>
          <w:spacing w:val="-5"/>
          <w:sz w:val="20"/>
        </w:rPr>
        <w:t xml:space="preserve"> </w:t>
      </w:r>
      <w:r>
        <w:rPr>
          <w:sz w:val="20"/>
        </w:rPr>
        <w:t>(2025)</w:t>
      </w:r>
    </w:p>
    <w:p w14:paraId="20745873" w14:textId="77777777" w:rsidR="00EF4BD5" w:rsidRDefault="00000000">
      <w:pPr>
        <w:pStyle w:val="ListParagraph"/>
        <w:numPr>
          <w:ilvl w:val="0"/>
          <w:numId w:val="1"/>
        </w:numPr>
        <w:tabs>
          <w:tab w:val="left" w:pos="940"/>
        </w:tabs>
        <w:spacing w:before="197" w:line="247" w:lineRule="auto"/>
        <w:ind w:left="940" w:right="86" w:hanging="410"/>
        <w:jc w:val="both"/>
        <w:rPr>
          <w:sz w:val="20"/>
        </w:rPr>
      </w:pPr>
      <w:bookmarkStart w:id="90" w:name="_bookmark67"/>
      <w:bookmarkEnd w:id="90"/>
      <w:r>
        <w:rPr>
          <w:sz w:val="20"/>
        </w:rPr>
        <w:t>Young,</w:t>
      </w:r>
      <w:r>
        <w:rPr>
          <w:spacing w:val="58"/>
          <w:sz w:val="20"/>
        </w:rPr>
        <w:t xml:space="preserve"> </w:t>
      </w:r>
      <w:r>
        <w:rPr>
          <w:sz w:val="20"/>
        </w:rPr>
        <w:t>A.E.,</w:t>
      </w:r>
      <w:r>
        <w:rPr>
          <w:spacing w:val="58"/>
          <w:sz w:val="20"/>
        </w:rPr>
        <w:t xml:space="preserve"> </w:t>
      </w:r>
      <w:r>
        <w:rPr>
          <w:sz w:val="20"/>
        </w:rPr>
        <w:t>Brookes,</w:t>
      </w:r>
      <w:r>
        <w:rPr>
          <w:spacing w:val="58"/>
          <w:sz w:val="20"/>
        </w:rPr>
        <w:t xml:space="preserve"> </w:t>
      </w:r>
      <w:r>
        <w:rPr>
          <w:sz w:val="20"/>
        </w:rPr>
        <w:t>S.T.,</w:t>
      </w:r>
      <w:r>
        <w:rPr>
          <w:spacing w:val="58"/>
          <w:sz w:val="20"/>
        </w:rPr>
        <w:t xml:space="preserve"> </w:t>
      </w:r>
      <w:r>
        <w:rPr>
          <w:sz w:val="20"/>
        </w:rPr>
        <w:t>Avery,</w:t>
      </w:r>
      <w:r>
        <w:rPr>
          <w:spacing w:val="58"/>
          <w:sz w:val="20"/>
        </w:rPr>
        <w:t xml:space="preserve"> </w:t>
      </w:r>
      <w:r>
        <w:rPr>
          <w:sz w:val="20"/>
        </w:rPr>
        <w:t>K.N.,</w:t>
      </w:r>
      <w:r>
        <w:rPr>
          <w:spacing w:val="58"/>
          <w:sz w:val="20"/>
        </w:rPr>
        <w:t xml:space="preserve"> </w:t>
      </w:r>
      <w:r>
        <w:rPr>
          <w:sz w:val="20"/>
        </w:rPr>
        <w:t>Davies,</w:t>
      </w:r>
      <w:r>
        <w:rPr>
          <w:spacing w:val="58"/>
          <w:sz w:val="20"/>
        </w:rPr>
        <w:t xml:space="preserve"> </w:t>
      </w:r>
      <w:r>
        <w:rPr>
          <w:sz w:val="20"/>
        </w:rPr>
        <w:t>A.,</w:t>
      </w:r>
      <w:r>
        <w:rPr>
          <w:spacing w:val="58"/>
          <w:sz w:val="20"/>
        </w:rPr>
        <w:t xml:space="preserve"> </w:t>
      </w:r>
      <w:r>
        <w:rPr>
          <w:sz w:val="20"/>
        </w:rPr>
        <w:t>Metcalfe,</w:t>
      </w:r>
      <w:r>
        <w:rPr>
          <w:spacing w:val="58"/>
          <w:sz w:val="20"/>
        </w:rPr>
        <w:t xml:space="preserve"> </w:t>
      </w:r>
      <w:r>
        <w:rPr>
          <w:sz w:val="20"/>
        </w:rPr>
        <w:t>C.,</w:t>
      </w:r>
      <w:r>
        <w:rPr>
          <w:spacing w:val="58"/>
          <w:sz w:val="20"/>
        </w:rPr>
        <w:t xml:space="preserve"> </w:t>
      </w:r>
      <w:r>
        <w:rPr>
          <w:sz w:val="20"/>
        </w:rPr>
        <w:t>Blazeby,</w:t>
      </w:r>
      <w:r>
        <w:rPr>
          <w:spacing w:val="58"/>
          <w:sz w:val="20"/>
        </w:rPr>
        <w:t xml:space="preserve"> </w:t>
      </w:r>
      <w:r>
        <w:rPr>
          <w:sz w:val="20"/>
        </w:rPr>
        <w:t>J.M.:</w:t>
      </w:r>
      <w:r>
        <w:rPr>
          <w:spacing w:val="58"/>
          <w:sz w:val="20"/>
        </w:rPr>
        <w:t xml:space="preserve"> </w:t>
      </w:r>
      <w:r>
        <w:rPr>
          <w:sz w:val="20"/>
        </w:rPr>
        <w:t>A</w:t>
      </w:r>
      <w:r>
        <w:rPr>
          <w:spacing w:val="58"/>
          <w:sz w:val="20"/>
        </w:rPr>
        <w:t xml:space="preserve"> </w:t>
      </w:r>
      <w:r>
        <w:rPr>
          <w:sz w:val="20"/>
        </w:rPr>
        <w:t>system</w:t>
      </w:r>
      <w:r>
        <w:rPr>
          <w:sz w:val="20"/>
        </w:rPr>
        <w:softHyphen/>
        <w:t xml:space="preserve">atic review of core outcome set development studies demonstrates difficulties in defining unique outcomes. Journal of clinical epidemiology </w:t>
      </w:r>
      <w:r>
        <w:rPr>
          <w:rFonts w:ascii="Century Schoolbook" w:hAnsi="Century Schoolbook"/>
          <w:b/>
          <w:sz w:val="20"/>
        </w:rPr>
        <w:t>115</w:t>
      </w:r>
      <w:r>
        <w:rPr>
          <w:sz w:val="20"/>
        </w:rPr>
        <w:t>, 14–24 (2019)</w:t>
      </w:r>
    </w:p>
    <w:p w14:paraId="2A71EBC0" w14:textId="77777777" w:rsidR="00EF4BD5" w:rsidRDefault="00000000">
      <w:pPr>
        <w:pStyle w:val="ListParagraph"/>
        <w:numPr>
          <w:ilvl w:val="0"/>
          <w:numId w:val="1"/>
        </w:numPr>
        <w:tabs>
          <w:tab w:val="left" w:pos="940"/>
        </w:tabs>
        <w:spacing w:line="247" w:lineRule="auto"/>
        <w:ind w:left="940" w:right="86" w:hanging="410"/>
        <w:jc w:val="both"/>
        <w:rPr>
          <w:sz w:val="20"/>
        </w:rPr>
      </w:pPr>
      <w:bookmarkStart w:id="91" w:name="_bookmark68"/>
      <w:bookmarkEnd w:id="91"/>
      <w:r>
        <w:rPr>
          <w:sz w:val="20"/>
        </w:rPr>
        <w:t>Saldanha,</w:t>
      </w:r>
      <w:r>
        <w:rPr>
          <w:spacing w:val="-8"/>
          <w:sz w:val="20"/>
        </w:rPr>
        <w:t xml:space="preserve"> </w:t>
      </w:r>
      <w:r>
        <w:rPr>
          <w:sz w:val="20"/>
        </w:rPr>
        <w:t>I.J.,</w:t>
      </w:r>
      <w:r>
        <w:rPr>
          <w:spacing w:val="-8"/>
          <w:sz w:val="20"/>
        </w:rPr>
        <w:t xml:space="preserve"> </w:t>
      </w:r>
      <w:r>
        <w:rPr>
          <w:sz w:val="20"/>
        </w:rPr>
        <w:t>Lindsley,</w:t>
      </w:r>
      <w:r>
        <w:rPr>
          <w:spacing w:val="-8"/>
          <w:sz w:val="20"/>
        </w:rPr>
        <w:t xml:space="preserve"> </w:t>
      </w:r>
      <w:r>
        <w:rPr>
          <w:sz w:val="20"/>
        </w:rPr>
        <w:t>K.B.,</w:t>
      </w:r>
      <w:r>
        <w:rPr>
          <w:spacing w:val="-8"/>
          <w:sz w:val="20"/>
        </w:rPr>
        <w:t xml:space="preserve"> </w:t>
      </w:r>
      <w:r>
        <w:rPr>
          <w:sz w:val="20"/>
        </w:rPr>
        <w:t>Money,</w:t>
      </w:r>
      <w:r>
        <w:rPr>
          <w:spacing w:val="-8"/>
          <w:sz w:val="20"/>
        </w:rPr>
        <w:t xml:space="preserve"> </w:t>
      </w:r>
      <w:r>
        <w:rPr>
          <w:sz w:val="20"/>
        </w:rPr>
        <w:t>S.,</w:t>
      </w:r>
      <w:r>
        <w:rPr>
          <w:spacing w:val="-8"/>
          <w:sz w:val="20"/>
        </w:rPr>
        <w:t xml:space="preserve"> </w:t>
      </w:r>
      <w:r>
        <w:rPr>
          <w:sz w:val="20"/>
        </w:rPr>
        <w:t>Kimmel,</w:t>
      </w:r>
      <w:r>
        <w:rPr>
          <w:spacing w:val="-8"/>
          <w:sz w:val="20"/>
        </w:rPr>
        <w:t xml:space="preserve"> </w:t>
      </w:r>
      <w:r>
        <w:rPr>
          <w:sz w:val="20"/>
        </w:rPr>
        <w:t>H.J.,</w:t>
      </w:r>
      <w:r>
        <w:rPr>
          <w:spacing w:val="-8"/>
          <w:sz w:val="20"/>
        </w:rPr>
        <w:t xml:space="preserve"> </w:t>
      </w:r>
      <w:r>
        <w:rPr>
          <w:sz w:val="20"/>
        </w:rPr>
        <w:t>Smith,</w:t>
      </w:r>
      <w:r>
        <w:rPr>
          <w:spacing w:val="-8"/>
          <w:sz w:val="20"/>
        </w:rPr>
        <w:t xml:space="preserve"> </w:t>
      </w:r>
      <w:r>
        <w:rPr>
          <w:sz w:val="20"/>
        </w:rPr>
        <w:t>B.T.,</w:t>
      </w:r>
      <w:r>
        <w:rPr>
          <w:spacing w:val="-8"/>
          <w:sz w:val="20"/>
        </w:rPr>
        <w:t xml:space="preserve"> </w:t>
      </w:r>
      <w:r>
        <w:rPr>
          <w:sz w:val="20"/>
        </w:rPr>
        <w:t>Dickersin,</w:t>
      </w:r>
      <w:r>
        <w:rPr>
          <w:spacing w:val="-8"/>
          <w:sz w:val="20"/>
        </w:rPr>
        <w:t xml:space="preserve"> </w:t>
      </w:r>
      <w:r>
        <w:rPr>
          <w:sz w:val="20"/>
        </w:rPr>
        <w:t>K.:</w:t>
      </w:r>
      <w:r>
        <w:rPr>
          <w:spacing w:val="-8"/>
          <w:sz w:val="20"/>
        </w:rPr>
        <w:t xml:space="preserve"> </w:t>
      </w:r>
      <w:r>
        <w:rPr>
          <w:sz w:val="20"/>
        </w:rPr>
        <w:t>Outcome</w:t>
      </w:r>
      <w:r>
        <w:rPr>
          <w:spacing w:val="-8"/>
          <w:sz w:val="20"/>
        </w:rPr>
        <w:t xml:space="preserve"> </w:t>
      </w:r>
      <w:r>
        <w:rPr>
          <w:sz w:val="20"/>
        </w:rPr>
        <w:t>choice and</w:t>
      </w:r>
      <w:r>
        <w:rPr>
          <w:spacing w:val="-2"/>
          <w:sz w:val="20"/>
        </w:rPr>
        <w:t xml:space="preserve"> </w:t>
      </w:r>
      <w:r>
        <w:rPr>
          <w:sz w:val="20"/>
        </w:rPr>
        <w:t>definition</w:t>
      </w:r>
      <w:r>
        <w:rPr>
          <w:spacing w:val="-3"/>
          <w:sz w:val="20"/>
        </w:rPr>
        <w:t xml:space="preserve"> </w:t>
      </w:r>
      <w:r>
        <w:rPr>
          <w:sz w:val="20"/>
        </w:rPr>
        <w:t>in</w:t>
      </w:r>
      <w:r>
        <w:rPr>
          <w:spacing w:val="-2"/>
          <w:sz w:val="20"/>
        </w:rPr>
        <w:t xml:space="preserve"> </w:t>
      </w:r>
      <w:r>
        <w:rPr>
          <w:sz w:val="20"/>
        </w:rPr>
        <w:t>systematic</w:t>
      </w:r>
      <w:r>
        <w:rPr>
          <w:spacing w:val="-2"/>
          <w:sz w:val="20"/>
        </w:rPr>
        <w:t xml:space="preserve"> </w:t>
      </w:r>
      <w:r>
        <w:rPr>
          <w:sz w:val="20"/>
        </w:rPr>
        <w:t>reviews</w:t>
      </w:r>
      <w:r>
        <w:rPr>
          <w:spacing w:val="-2"/>
          <w:sz w:val="20"/>
        </w:rPr>
        <w:t xml:space="preserve"> </w:t>
      </w:r>
      <w:r>
        <w:rPr>
          <w:sz w:val="20"/>
        </w:rPr>
        <w:t>leads</w:t>
      </w:r>
      <w:r>
        <w:rPr>
          <w:spacing w:val="-2"/>
          <w:sz w:val="20"/>
        </w:rPr>
        <w:t xml:space="preserve"> </w:t>
      </w:r>
      <w:r>
        <w:rPr>
          <w:sz w:val="20"/>
        </w:rPr>
        <w:t>to</w:t>
      </w:r>
      <w:r>
        <w:rPr>
          <w:spacing w:val="-2"/>
          <w:sz w:val="20"/>
        </w:rPr>
        <w:t xml:space="preserve"> </w:t>
      </w:r>
      <w:r>
        <w:rPr>
          <w:sz w:val="20"/>
        </w:rPr>
        <w:t>few</w:t>
      </w:r>
      <w:r>
        <w:rPr>
          <w:spacing w:val="-2"/>
          <w:sz w:val="20"/>
        </w:rPr>
        <w:t xml:space="preserve"> </w:t>
      </w:r>
      <w:r>
        <w:rPr>
          <w:sz w:val="20"/>
        </w:rPr>
        <w:t>eligible</w:t>
      </w:r>
      <w:r>
        <w:rPr>
          <w:spacing w:val="-2"/>
          <w:sz w:val="20"/>
        </w:rPr>
        <w:t xml:space="preserve"> </w:t>
      </w:r>
      <w:r>
        <w:rPr>
          <w:sz w:val="20"/>
        </w:rPr>
        <w:t>studies</w:t>
      </w:r>
      <w:r>
        <w:rPr>
          <w:spacing w:val="-3"/>
          <w:sz w:val="20"/>
        </w:rPr>
        <w:t xml:space="preserve"> </w:t>
      </w:r>
      <w:r>
        <w:rPr>
          <w:sz w:val="20"/>
        </w:rPr>
        <w:t>included</w:t>
      </w:r>
      <w:r>
        <w:rPr>
          <w:spacing w:val="-2"/>
          <w:sz w:val="20"/>
        </w:rPr>
        <w:t xml:space="preserve"> </w:t>
      </w:r>
      <w:r>
        <w:rPr>
          <w:sz w:val="20"/>
        </w:rPr>
        <w:t>in</w:t>
      </w:r>
      <w:r>
        <w:rPr>
          <w:spacing w:val="-2"/>
          <w:sz w:val="20"/>
        </w:rPr>
        <w:t xml:space="preserve"> </w:t>
      </w:r>
      <w:r>
        <w:rPr>
          <w:sz w:val="20"/>
        </w:rPr>
        <w:t>meta-analyses:</w:t>
      </w:r>
      <w:r>
        <w:rPr>
          <w:spacing w:val="-2"/>
          <w:sz w:val="20"/>
        </w:rPr>
        <w:t xml:space="preserve"> </w:t>
      </w:r>
      <w:r>
        <w:rPr>
          <w:sz w:val="20"/>
        </w:rPr>
        <w:t>a</w:t>
      </w:r>
      <w:r>
        <w:rPr>
          <w:spacing w:val="-2"/>
          <w:sz w:val="20"/>
        </w:rPr>
        <w:t xml:space="preserve"> </w:t>
      </w:r>
      <w:r>
        <w:rPr>
          <w:sz w:val="20"/>
        </w:rPr>
        <w:t xml:space="preserve">case study. BMC Medical Research Methodology </w:t>
      </w:r>
      <w:r>
        <w:rPr>
          <w:rFonts w:ascii="Century Schoolbook"/>
          <w:b/>
          <w:sz w:val="20"/>
        </w:rPr>
        <w:t>20</w:t>
      </w:r>
      <w:r>
        <w:rPr>
          <w:sz w:val="20"/>
        </w:rPr>
        <w:t>(1), 30 (2020)</w:t>
      </w:r>
    </w:p>
    <w:p w14:paraId="6F6DF286" w14:textId="77777777" w:rsidR="00EF4BD5" w:rsidRDefault="00000000">
      <w:pPr>
        <w:pStyle w:val="ListParagraph"/>
        <w:numPr>
          <w:ilvl w:val="0"/>
          <w:numId w:val="1"/>
        </w:numPr>
        <w:tabs>
          <w:tab w:val="left" w:pos="940"/>
        </w:tabs>
        <w:spacing w:line="254" w:lineRule="auto"/>
        <w:ind w:left="940" w:hanging="410"/>
        <w:jc w:val="both"/>
        <w:rPr>
          <w:sz w:val="20"/>
        </w:rPr>
      </w:pPr>
      <w:bookmarkStart w:id="92" w:name="_bookmark69"/>
      <w:bookmarkEnd w:id="92"/>
      <w:r>
        <w:rPr>
          <w:sz w:val="20"/>
        </w:rPr>
        <w:t xml:space="preserve">Lawford, B., Hall, M., Hinman, R., Esch, M., Harmer, A., Spiers, L., Kimp, A., Dell’Isola, A., </w:t>
      </w:r>
      <w:r>
        <w:rPr>
          <w:spacing w:val="-2"/>
          <w:sz w:val="20"/>
        </w:rPr>
        <w:t>Bennell,</w:t>
      </w:r>
      <w:r>
        <w:rPr>
          <w:spacing w:val="-8"/>
          <w:sz w:val="20"/>
        </w:rPr>
        <w:t xml:space="preserve"> </w:t>
      </w:r>
      <w:r>
        <w:rPr>
          <w:spacing w:val="-2"/>
          <w:sz w:val="20"/>
        </w:rPr>
        <w:t>K.:</w:t>
      </w:r>
      <w:r>
        <w:rPr>
          <w:spacing w:val="-8"/>
          <w:sz w:val="20"/>
        </w:rPr>
        <w:t xml:space="preserve"> </w:t>
      </w:r>
      <w:r>
        <w:rPr>
          <w:spacing w:val="-2"/>
          <w:sz w:val="20"/>
        </w:rPr>
        <w:t>Exercise</w:t>
      </w:r>
      <w:r>
        <w:rPr>
          <w:spacing w:val="-8"/>
          <w:sz w:val="20"/>
        </w:rPr>
        <w:t xml:space="preserve"> </w:t>
      </w:r>
      <w:r>
        <w:rPr>
          <w:spacing w:val="-2"/>
          <w:sz w:val="20"/>
        </w:rPr>
        <w:t>for</w:t>
      </w:r>
      <w:r>
        <w:rPr>
          <w:spacing w:val="-8"/>
          <w:sz w:val="20"/>
        </w:rPr>
        <w:t xml:space="preserve"> </w:t>
      </w:r>
      <w:r>
        <w:rPr>
          <w:spacing w:val="-2"/>
          <w:sz w:val="20"/>
        </w:rPr>
        <w:t>osteoarthritis</w:t>
      </w:r>
      <w:r>
        <w:rPr>
          <w:spacing w:val="-8"/>
          <w:sz w:val="20"/>
        </w:rPr>
        <w:t xml:space="preserve"> </w:t>
      </w:r>
      <w:r>
        <w:rPr>
          <w:spacing w:val="-2"/>
          <w:sz w:val="20"/>
        </w:rPr>
        <w:t>of</w:t>
      </w:r>
      <w:r>
        <w:rPr>
          <w:spacing w:val="-8"/>
          <w:sz w:val="20"/>
        </w:rPr>
        <w:t xml:space="preserve"> </w:t>
      </w:r>
      <w:r>
        <w:rPr>
          <w:spacing w:val="-2"/>
          <w:sz w:val="20"/>
        </w:rPr>
        <w:t>the</w:t>
      </w:r>
      <w:r>
        <w:rPr>
          <w:spacing w:val="-8"/>
          <w:sz w:val="20"/>
        </w:rPr>
        <w:t xml:space="preserve"> </w:t>
      </w:r>
      <w:r>
        <w:rPr>
          <w:spacing w:val="-2"/>
          <w:sz w:val="20"/>
        </w:rPr>
        <w:t>knee.</w:t>
      </w:r>
      <w:r>
        <w:rPr>
          <w:spacing w:val="-8"/>
          <w:sz w:val="20"/>
        </w:rPr>
        <w:t xml:space="preserve"> </w:t>
      </w:r>
      <w:r>
        <w:rPr>
          <w:spacing w:val="-2"/>
          <w:sz w:val="20"/>
        </w:rPr>
        <w:t>Cochrane</w:t>
      </w:r>
      <w:r>
        <w:rPr>
          <w:spacing w:val="-8"/>
          <w:sz w:val="20"/>
        </w:rPr>
        <w:t xml:space="preserve"> </w:t>
      </w:r>
      <w:r>
        <w:rPr>
          <w:spacing w:val="-2"/>
          <w:sz w:val="20"/>
        </w:rPr>
        <w:t>Database</w:t>
      </w:r>
      <w:r>
        <w:rPr>
          <w:spacing w:val="-8"/>
          <w:sz w:val="20"/>
        </w:rPr>
        <w:t xml:space="preserve"> </w:t>
      </w:r>
      <w:r>
        <w:rPr>
          <w:spacing w:val="-2"/>
          <w:sz w:val="20"/>
        </w:rPr>
        <w:t>of</w:t>
      </w:r>
      <w:r>
        <w:rPr>
          <w:spacing w:val="-8"/>
          <w:sz w:val="20"/>
        </w:rPr>
        <w:t xml:space="preserve"> </w:t>
      </w:r>
      <w:r>
        <w:rPr>
          <w:spacing w:val="-2"/>
          <w:sz w:val="20"/>
        </w:rPr>
        <w:t>Systematic</w:t>
      </w:r>
      <w:r>
        <w:rPr>
          <w:spacing w:val="-8"/>
          <w:sz w:val="20"/>
        </w:rPr>
        <w:t xml:space="preserve"> </w:t>
      </w:r>
      <w:r>
        <w:rPr>
          <w:spacing w:val="-2"/>
          <w:sz w:val="20"/>
        </w:rPr>
        <w:t>Reviews</w:t>
      </w:r>
      <w:r>
        <w:rPr>
          <w:spacing w:val="-8"/>
          <w:sz w:val="20"/>
        </w:rPr>
        <w:t xml:space="preserve"> </w:t>
      </w:r>
      <w:r>
        <w:rPr>
          <w:spacing w:val="-2"/>
          <w:sz w:val="20"/>
        </w:rPr>
        <w:t xml:space="preserve">(2024) </w:t>
      </w:r>
      <w:hyperlink r:id="rId49">
        <w:r>
          <w:rPr>
            <w:color w:val="0000FF"/>
            <w:sz w:val="20"/>
          </w:rPr>
          <w:t>https://doi.org/10.1002/14651858.CD004376.pub4</w:t>
        </w:r>
      </w:hyperlink>
      <w:r>
        <w:rPr>
          <w:color w:val="0000FF"/>
          <w:spacing w:val="-6"/>
          <w:sz w:val="20"/>
        </w:rPr>
        <w:t xml:space="preserve"> </w:t>
      </w:r>
      <w:r>
        <w:rPr>
          <w:sz w:val="20"/>
        </w:rPr>
        <w:t>.</w:t>
      </w:r>
      <w:r>
        <w:rPr>
          <w:spacing w:val="-5"/>
          <w:sz w:val="20"/>
        </w:rPr>
        <w:t xml:space="preserve"> </w:t>
      </w:r>
      <w:r>
        <w:rPr>
          <w:sz w:val="20"/>
        </w:rPr>
        <w:t>Issue</w:t>
      </w:r>
      <w:r>
        <w:rPr>
          <w:spacing w:val="-5"/>
          <w:sz w:val="20"/>
        </w:rPr>
        <w:t xml:space="preserve"> </w:t>
      </w:r>
      <w:r>
        <w:rPr>
          <w:sz w:val="20"/>
        </w:rPr>
        <w:t>12,</w:t>
      </w:r>
      <w:r>
        <w:rPr>
          <w:spacing w:val="-5"/>
          <w:sz w:val="20"/>
        </w:rPr>
        <w:t xml:space="preserve"> </w:t>
      </w:r>
      <w:r>
        <w:rPr>
          <w:sz w:val="20"/>
        </w:rPr>
        <w:t>Art.</w:t>
      </w:r>
      <w:r>
        <w:rPr>
          <w:spacing w:val="-5"/>
          <w:sz w:val="20"/>
        </w:rPr>
        <w:t xml:space="preserve"> </w:t>
      </w:r>
      <w:r>
        <w:rPr>
          <w:sz w:val="20"/>
        </w:rPr>
        <w:t>No.:</w:t>
      </w:r>
      <w:r>
        <w:rPr>
          <w:spacing w:val="-6"/>
          <w:sz w:val="20"/>
        </w:rPr>
        <w:t xml:space="preserve"> </w:t>
      </w:r>
      <w:r>
        <w:rPr>
          <w:sz w:val="20"/>
        </w:rPr>
        <w:t>CD004376</w:t>
      </w:r>
    </w:p>
    <w:p w14:paraId="67FDED59" w14:textId="77777777" w:rsidR="00EF4BD5" w:rsidRDefault="00000000">
      <w:pPr>
        <w:pStyle w:val="ListParagraph"/>
        <w:numPr>
          <w:ilvl w:val="0"/>
          <w:numId w:val="1"/>
        </w:numPr>
        <w:tabs>
          <w:tab w:val="left" w:pos="940"/>
        </w:tabs>
        <w:spacing w:before="196" w:line="247" w:lineRule="auto"/>
        <w:ind w:left="940" w:hanging="410"/>
        <w:jc w:val="both"/>
        <w:rPr>
          <w:sz w:val="20"/>
        </w:rPr>
      </w:pPr>
      <w:bookmarkStart w:id="93" w:name="_bookmark70"/>
      <w:bookmarkEnd w:id="93"/>
      <w:r>
        <w:rPr>
          <w:sz w:val="20"/>
        </w:rPr>
        <w:t>Baker,</w:t>
      </w:r>
      <w:r>
        <w:rPr>
          <w:spacing w:val="-7"/>
          <w:sz w:val="20"/>
        </w:rPr>
        <w:t xml:space="preserve"> </w:t>
      </w:r>
      <w:r>
        <w:rPr>
          <w:sz w:val="20"/>
        </w:rPr>
        <w:t>K.R.,</w:t>
      </w:r>
      <w:r>
        <w:rPr>
          <w:spacing w:val="-7"/>
          <w:sz w:val="20"/>
        </w:rPr>
        <w:t xml:space="preserve"> </w:t>
      </w:r>
      <w:r>
        <w:rPr>
          <w:sz w:val="20"/>
        </w:rPr>
        <w:t>Nelson,</w:t>
      </w:r>
      <w:r>
        <w:rPr>
          <w:spacing w:val="-7"/>
          <w:sz w:val="20"/>
        </w:rPr>
        <w:t xml:space="preserve"> </w:t>
      </w:r>
      <w:r>
        <w:rPr>
          <w:sz w:val="20"/>
        </w:rPr>
        <w:t>M.E.,</w:t>
      </w:r>
      <w:r>
        <w:rPr>
          <w:spacing w:val="-7"/>
          <w:sz w:val="20"/>
        </w:rPr>
        <w:t xml:space="preserve"> </w:t>
      </w:r>
      <w:r>
        <w:rPr>
          <w:sz w:val="20"/>
        </w:rPr>
        <w:t>Felson,</w:t>
      </w:r>
      <w:r>
        <w:rPr>
          <w:spacing w:val="-7"/>
          <w:sz w:val="20"/>
        </w:rPr>
        <w:t xml:space="preserve"> </w:t>
      </w:r>
      <w:r>
        <w:rPr>
          <w:sz w:val="20"/>
        </w:rPr>
        <w:t>D.T.,</w:t>
      </w:r>
      <w:r>
        <w:rPr>
          <w:spacing w:val="-7"/>
          <w:sz w:val="20"/>
        </w:rPr>
        <w:t xml:space="preserve"> </w:t>
      </w:r>
      <w:r>
        <w:rPr>
          <w:sz w:val="20"/>
        </w:rPr>
        <w:t>Layne,</w:t>
      </w:r>
      <w:r>
        <w:rPr>
          <w:spacing w:val="-7"/>
          <w:sz w:val="20"/>
        </w:rPr>
        <w:t xml:space="preserve"> </w:t>
      </w:r>
      <w:r>
        <w:rPr>
          <w:sz w:val="20"/>
        </w:rPr>
        <w:t>J.E.,</w:t>
      </w:r>
      <w:r>
        <w:rPr>
          <w:spacing w:val="-7"/>
          <w:sz w:val="20"/>
        </w:rPr>
        <w:t xml:space="preserve"> </w:t>
      </w:r>
      <w:r>
        <w:rPr>
          <w:sz w:val="20"/>
        </w:rPr>
        <w:t>Sarno,</w:t>
      </w:r>
      <w:r>
        <w:rPr>
          <w:spacing w:val="-7"/>
          <w:sz w:val="20"/>
        </w:rPr>
        <w:t xml:space="preserve"> </w:t>
      </w:r>
      <w:r>
        <w:rPr>
          <w:sz w:val="20"/>
        </w:rPr>
        <w:t>R.,</w:t>
      </w:r>
      <w:r>
        <w:rPr>
          <w:spacing w:val="-7"/>
          <w:sz w:val="20"/>
        </w:rPr>
        <w:t xml:space="preserve"> </w:t>
      </w:r>
      <w:r>
        <w:rPr>
          <w:sz w:val="20"/>
        </w:rPr>
        <w:t>Roubenoff,</w:t>
      </w:r>
      <w:r>
        <w:rPr>
          <w:spacing w:val="-7"/>
          <w:sz w:val="20"/>
        </w:rPr>
        <w:t xml:space="preserve"> </w:t>
      </w:r>
      <w:r>
        <w:rPr>
          <w:sz w:val="20"/>
        </w:rPr>
        <w:t>R.:</w:t>
      </w:r>
      <w:r>
        <w:rPr>
          <w:spacing w:val="-7"/>
          <w:sz w:val="20"/>
        </w:rPr>
        <w:t xml:space="preserve"> </w:t>
      </w:r>
      <w:r>
        <w:rPr>
          <w:sz w:val="20"/>
        </w:rPr>
        <w:t>The</w:t>
      </w:r>
      <w:r>
        <w:rPr>
          <w:spacing w:val="-7"/>
          <w:sz w:val="20"/>
        </w:rPr>
        <w:t xml:space="preserve"> </w:t>
      </w:r>
      <w:r>
        <w:rPr>
          <w:sz w:val="20"/>
        </w:rPr>
        <w:t>efficacy</w:t>
      </w:r>
      <w:r>
        <w:rPr>
          <w:spacing w:val="-7"/>
          <w:sz w:val="20"/>
        </w:rPr>
        <w:t xml:space="preserve"> </w:t>
      </w:r>
      <w:r>
        <w:rPr>
          <w:sz w:val="20"/>
        </w:rPr>
        <w:t>of</w:t>
      </w:r>
      <w:r>
        <w:rPr>
          <w:spacing w:val="-7"/>
          <w:sz w:val="20"/>
        </w:rPr>
        <w:t xml:space="preserve"> </w:t>
      </w:r>
      <w:r>
        <w:rPr>
          <w:sz w:val="20"/>
        </w:rPr>
        <w:t xml:space="preserve">home </w:t>
      </w:r>
      <w:r>
        <w:rPr>
          <w:spacing w:val="-2"/>
          <w:sz w:val="20"/>
        </w:rPr>
        <w:t>based</w:t>
      </w:r>
      <w:r>
        <w:rPr>
          <w:spacing w:val="-8"/>
          <w:sz w:val="20"/>
        </w:rPr>
        <w:t xml:space="preserve"> </w:t>
      </w:r>
      <w:r>
        <w:rPr>
          <w:spacing w:val="-2"/>
          <w:sz w:val="20"/>
        </w:rPr>
        <w:t>progressive</w:t>
      </w:r>
      <w:r>
        <w:rPr>
          <w:spacing w:val="-8"/>
          <w:sz w:val="20"/>
        </w:rPr>
        <w:t xml:space="preserve"> </w:t>
      </w:r>
      <w:r>
        <w:rPr>
          <w:spacing w:val="-2"/>
          <w:sz w:val="20"/>
        </w:rPr>
        <w:t>strength</w:t>
      </w:r>
      <w:r>
        <w:rPr>
          <w:spacing w:val="-8"/>
          <w:sz w:val="20"/>
        </w:rPr>
        <w:t xml:space="preserve"> </w:t>
      </w:r>
      <w:r>
        <w:rPr>
          <w:spacing w:val="-2"/>
          <w:sz w:val="20"/>
        </w:rPr>
        <w:t>training</w:t>
      </w:r>
      <w:r>
        <w:rPr>
          <w:spacing w:val="-8"/>
          <w:sz w:val="20"/>
        </w:rPr>
        <w:t xml:space="preserve"> </w:t>
      </w:r>
      <w:r>
        <w:rPr>
          <w:spacing w:val="-2"/>
          <w:sz w:val="20"/>
        </w:rPr>
        <w:t>in</w:t>
      </w:r>
      <w:r>
        <w:rPr>
          <w:spacing w:val="-8"/>
          <w:sz w:val="20"/>
        </w:rPr>
        <w:t xml:space="preserve"> </w:t>
      </w:r>
      <w:r>
        <w:rPr>
          <w:spacing w:val="-2"/>
          <w:sz w:val="20"/>
        </w:rPr>
        <w:t>older</w:t>
      </w:r>
      <w:r>
        <w:rPr>
          <w:spacing w:val="-8"/>
          <w:sz w:val="20"/>
        </w:rPr>
        <w:t xml:space="preserve"> </w:t>
      </w:r>
      <w:r>
        <w:rPr>
          <w:spacing w:val="-2"/>
          <w:sz w:val="20"/>
        </w:rPr>
        <w:t>adults</w:t>
      </w:r>
      <w:r>
        <w:rPr>
          <w:spacing w:val="-8"/>
          <w:sz w:val="20"/>
        </w:rPr>
        <w:t xml:space="preserve"> </w:t>
      </w:r>
      <w:r>
        <w:rPr>
          <w:spacing w:val="-2"/>
          <w:sz w:val="20"/>
        </w:rPr>
        <w:t>with</w:t>
      </w:r>
      <w:r>
        <w:rPr>
          <w:spacing w:val="-8"/>
          <w:sz w:val="20"/>
        </w:rPr>
        <w:t xml:space="preserve"> </w:t>
      </w:r>
      <w:r>
        <w:rPr>
          <w:spacing w:val="-2"/>
          <w:sz w:val="20"/>
        </w:rPr>
        <w:t>knee</w:t>
      </w:r>
      <w:r>
        <w:rPr>
          <w:spacing w:val="-8"/>
          <w:sz w:val="20"/>
        </w:rPr>
        <w:t xml:space="preserve"> </w:t>
      </w:r>
      <w:r>
        <w:rPr>
          <w:spacing w:val="-2"/>
          <w:sz w:val="20"/>
        </w:rPr>
        <w:t>osteoarthritis:</w:t>
      </w:r>
      <w:r>
        <w:rPr>
          <w:spacing w:val="-8"/>
          <w:sz w:val="20"/>
        </w:rPr>
        <w:t xml:space="preserve"> </w:t>
      </w:r>
      <w:r>
        <w:rPr>
          <w:spacing w:val="-2"/>
          <w:sz w:val="20"/>
        </w:rPr>
        <w:t>a</w:t>
      </w:r>
      <w:r>
        <w:rPr>
          <w:spacing w:val="-8"/>
          <w:sz w:val="20"/>
        </w:rPr>
        <w:t xml:space="preserve"> </w:t>
      </w:r>
      <w:r>
        <w:rPr>
          <w:spacing w:val="-2"/>
          <w:sz w:val="20"/>
        </w:rPr>
        <w:t>randomized</w:t>
      </w:r>
      <w:r>
        <w:rPr>
          <w:spacing w:val="-8"/>
          <w:sz w:val="20"/>
        </w:rPr>
        <w:t xml:space="preserve"> </w:t>
      </w:r>
      <w:r>
        <w:rPr>
          <w:spacing w:val="-2"/>
          <w:sz w:val="20"/>
        </w:rPr>
        <w:t xml:space="preserve">controlled </w:t>
      </w:r>
      <w:r>
        <w:rPr>
          <w:sz w:val="20"/>
        </w:rPr>
        <w:t xml:space="preserve">trial. The Journal of rheumatology </w:t>
      </w:r>
      <w:r>
        <w:rPr>
          <w:rFonts w:ascii="Century Schoolbook" w:hAnsi="Century Schoolbook"/>
          <w:b/>
          <w:sz w:val="20"/>
        </w:rPr>
        <w:t>28</w:t>
      </w:r>
      <w:r>
        <w:rPr>
          <w:sz w:val="20"/>
        </w:rPr>
        <w:t>(7), 1655–1665 (2001)</w:t>
      </w:r>
    </w:p>
    <w:p w14:paraId="1387541D" w14:textId="77777777" w:rsidR="00EF4BD5" w:rsidRDefault="00000000">
      <w:pPr>
        <w:pStyle w:val="ListParagraph"/>
        <w:numPr>
          <w:ilvl w:val="0"/>
          <w:numId w:val="1"/>
        </w:numPr>
        <w:tabs>
          <w:tab w:val="left" w:pos="940"/>
        </w:tabs>
        <w:spacing w:line="247" w:lineRule="auto"/>
        <w:ind w:left="940" w:hanging="410"/>
        <w:jc w:val="both"/>
        <w:rPr>
          <w:sz w:val="20"/>
        </w:rPr>
      </w:pPr>
      <w:bookmarkStart w:id="94" w:name="_bookmark71"/>
      <w:bookmarkEnd w:id="94"/>
      <w:r>
        <w:rPr>
          <w:sz w:val="20"/>
        </w:rPr>
        <w:t xml:space="preserve">Zhu, Q., Huang, L., Wu, X., Wang, L., Zhang, Y., Fang, M., Liu, Y., Li, J.X.: Effects of tai ji quan </w:t>
      </w:r>
      <w:r>
        <w:rPr>
          <w:spacing w:val="-4"/>
          <w:sz w:val="20"/>
        </w:rPr>
        <w:t xml:space="preserve">training on gait kinematics in older chinese women with knee osteoarthritis: a randomized controlled </w:t>
      </w:r>
      <w:r>
        <w:rPr>
          <w:sz w:val="20"/>
        </w:rPr>
        <w:t xml:space="preserve">trial. Journal of Sport and Health Science </w:t>
      </w:r>
      <w:r>
        <w:rPr>
          <w:rFonts w:ascii="Century Schoolbook" w:hAnsi="Century Schoolbook"/>
          <w:b/>
          <w:sz w:val="20"/>
        </w:rPr>
        <w:t>5</w:t>
      </w:r>
      <w:r>
        <w:rPr>
          <w:sz w:val="20"/>
        </w:rPr>
        <w:t>(3), 297–303 (2016)</w:t>
      </w:r>
    </w:p>
    <w:p w14:paraId="49B29BC6" w14:textId="77777777" w:rsidR="00EF4BD5" w:rsidRDefault="00000000">
      <w:pPr>
        <w:pStyle w:val="ListParagraph"/>
        <w:numPr>
          <w:ilvl w:val="0"/>
          <w:numId w:val="1"/>
        </w:numPr>
        <w:tabs>
          <w:tab w:val="left" w:pos="940"/>
        </w:tabs>
        <w:spacing w:line="244" w:lineRule="auto"/>
        <w:ind w:left="940" w:right="84" w:hanging="410"/>
        <w:jc w:val="both"/>
        <w:rPr>
          <w:sz w:val="20"/>
        </w:rPr>
      </w:pPr>
      <w:bookmarkStart w:id="95" w:name="_bookmark72"/>
      <w:bookmarkEnd w:id="95"/>
      <w:r>
        <w:rPr>
          <w:sz w:val="20"/>
        </w:rPr>
        <w:t xml:space="preserve">Bandak, E., Christensen, R., Overgaard, A., Kristensen, L.E., Ellegaard, K., Guldberg-Møller, J., Bartholdy, C., Hunter, D.J., Altman, R., Bliddal, H., </w:t>
      </w:r>
      <w:r>
        <w:rPr>
          <w:rFonts w:ascii="Bookman Old Style" w:hAnsi="Bookman Old Style"/>
          <w:i/>
          <w:sz w:val="20"/>
        </w:rPr>
        <w:t>et al.</w:t>
      </w:r>
      <w:r>
        <w:rPr>
          <w:sz w:val="20"/>
        </w:rPr>
        <w:t xml:space="preserve">: Exercise and education versus saline </w:t>
      </w:r>
      <w:r>
        <w:rPr>
          <w:spacing w:val="-4"/>
          <w:sz w:val="20"/>
        </w:rPr>
        <w:t xml:space="preserve">injections for knee osteoarthritis: a randomised controlled equivalence trial. Annals of the Rheumatic </w:t>
      </w:r>
      <w:r>
        <w:rPr>
          <w:sz w:val="20"/>
        </w:rPr>
        <w:t xml:space="preserve">Diseases </w:t>
      </w:r>
      <w:r>
        <w:rPr>
          <w:rFonts w:ascii="Century Schoolbook" w:hAnsi="Century Schoolbook"/>
          <w:b/>
          <w:sz w:val="20"/>
        </w:rPr>
        <w:t>81</w:t>
      </w:r>
      <w:r>
        <w:rPr>
          <w:sz w:val="20"/>
        </w:rPr>
        <w:t>(4), 537–543 (2022)</w:t>
      </w:r>
    </w:p>
    <w:p w14:paraId="640EE075" w14:textId="77777777" w:rsidR="00EF4BD5" w:rsidRDefault="00000000">
      <w:pPr>
        <w:pStyle w:val="ListParagraph"/>
        <w:numPr>
          <w:ilvl w:val="0"/>
          <w:numId w:val="1"/>
        </w:numPr>
        <w:tabs>
          <w:tab w:val="left" w:pos="940"/>
        </w:tabs>
        <w:spacing w:before="210" w:line="247" w:lineRule="auto"/>
        <w:ind w:left="940" w:right="86" w:hanging="410"/>
        <w:jc w:val="both"/>
        <w:rPr>
          <w:sz w:val="20"/>
        </w:rPr>
      </w:pPr>
      <w:bookmarkStart w:id="96" w:name="_bookmark73"/>
      <w:bookmarkEnd w:id="96"/>
      <w:r>
        <w:rPr>
          <w:sz w:val="20"/>
        </w:rPr>
        <w:t>Thorstensson,</w:t>
      </w:r>
      <w:r>
        <w:rPr>
          <w:spacing w:val="75"/>
          <w:sz w:val="20"/>
        </w:rPr>
        <w:t xml:space="preserve"> </w:t>
      </w:r>
      <w:r>
        <w:rPr>
          <w:sz w:val="20"/>
        </w:rPr>
        <w:t>C.A.,</w:t>
      </w:r>
      <w:r>
        <w:rPr>
          <w:spacing w:val="75"/>
          <w:sz w:val="20"/>
        </w:rPr>
        <w:t xml:space="preserve"> </w:t>
      </w:r>
      <w:r>
        <w:rPr>
          <w:sz w:val="20"/>
        </w:rPr>
        <w:t>Roos,</w:t>
      </w:r>
      <w:r>
        <w:rPr>
          <w:spacing w:val="75"/>
          <w:sz w:val="20"/>
        </w:rPr>
        <w:t xml:space="preserve"> </w:t>
      </w:r>
      <w:r>
        <w:rPr>
          <w:sz w:val="20"/>
        </w:rPr>
        <w:t>E.M.,</w:t>
      </w:r>
      <w:r>
        <w:rPr>
          <w:spacing w:val="75"/>
          <w:sz w:val="20"/>
        </w:rPr>
        <w:t xml:space="preserve"> </w:t>
      </w:r>
      <w:r>
        <w:rPr>
          <w:sz w:val="20"/>
        </w:rPr>
        <w:t>Petersson,</w:t>
      </w:r>
      <w:r>
        <w:rPr>
          <w:spacing w:val="75"/>
          <w:sz w:val="20"/>
        </w:rPr>
        <w:t xml:space="preserve"> </w:t>
      </w:r>
      <w:r>
        <w:rPr>
          <w:sz w:val="20"/>
        </w:rPr>
        <w:t>I.F.,</w:t>
      </w:r>
      <w:r>
        <w:rPr>
          <w:spacing w:val="75"/>
          <w:sz w:val="20"/>
        </w:rPr>
        <w:t xml:space="preserve"> </w:t>
      </w:r>
      <w:r>
        <w:rPr>
          <w:sz w:val="20"/>
        </w:rPr>
        <w:t>Ekdahl,</w:t>
      </w:r>
      <w:r>
        <w:rPr>
          <w:spacing w:val="75"/>
          <w:sz w:val="20"/>
        </w:rPr>
        <w:t xml:space="preserve"> </w:t>
      </w:r>
      <w:r>
        <w:rPr>
          <w:sz w:val="20"/>
        </w:rPr>
        <w:t>C.:</w:t>
      </w:r>
      <w:r>
        <w:rPr>
          <w:spacing w:val="75"/>
          <w:sz w:val="20"/>
        </w:rPr>
        <w:t xml:space="preserve"> </w:t>
      </w:r>
      <w:r>
        <w:rPr>
          <w:sz w:val="20"/>
        </w:rPr>
        <w:t>Six-week</w:t>
      </w:r>
      <w:r>
        <w:rPr>
          <w:spacing w:val="75"/>
          <w:sz w:val="20"/>
        </w:rPr>
        <w:t xml:space="preserve"> </w:t>
      </w:r>
      <w:r>
        <w:rPr>
          <w:sz w:val="20"/>
        </w:rPr>
        <w:t>high-intensity</w:t>
      </w:r>
      <w:r>
        <w:rPr>
          <w:spacing w:val="75"/>
          <w:sz w:val="20"/>
        </w:rPr>
        <w:t xml:space="preserve"> </w:t>
      </w:r>
      <w:r>
        <w:rPr>
          <w:sz w:val="20"/>
        </w:rPr>
        <w:t>exer</w:t>
      </w:r>
      <w:r>
        <w:rPr>
          <w:sz w:val="20"/>
        </w:rPr>
        <w:softHyphen/>
        <w:t>cise program for middle-aged patients with knee osteoarthritis: a randomized controlled trial [isrctn20244858].</w:t>
      </w:r>
      <w:r>
        <w:rPr>
          <w:spacing w:val="-6"/>
          <w:sz w:val="20"/>
        </w:rPr>
        <w:t xml:space="preserve"> </w:t>
      </w:r>
      <w:r>
        <w:rPr>
          <w:sz w:val="20"/>
        </w:rPr>
        <w:t>BMC</w:t>
      </w:r>
      <w:r>
        <w:rPr>
          <w:spacing w:val="-5"/>
          <w:sz w:val="20"/>
        </w:rPr>
        <w:t xml:space="preserve"> </w:t>
      </w:r>
      <w:r>
        <w:rPr>
          <w:sz w:val="20"/>
        </w:rPr>
        <w:t>Musculoskeletal</w:t>
      </w:r>
      <w:r>
        <w:rPr>
          <w:spacing w:val="-5"/>
          <w:sz w:val="20"/>
        </w:rPr>
        <w:t xml:space="preserve"> </w:t>
      </w:r>
      <w:r>
        <w:rPr>
          <w:sz w:val="20"/>
        </w:rPr>
        <w:t>Disorders</w:t>
      </w:r>
      <w:r>
        <w:rPr>
          <w:spacing w:val="-5"/>
          <w:sz w:val="20"/>
        </w:rPr>
        <w:t xml:space="preserve"> </w:t>
      </w:r>
      <w:r>
        <w:rPr>
          <w:rFonts w:ascii="Century Schoolbook" w:hAnsi="Century Schoolbook"/>
          <w:b/>
          <w:sz w:val="20"/>
        </w:rPr>
        <w:t>6</w:t>
      </w:r>
      <w:r>
        <w:rPr>
          <w:sz w:val="20"/>
        </w:rPr>
        <w:t>(1),</w:t>
      </w:r>
      <w:r>
        <w:rPr>
          <w:spacing w:val="-5"/>
          <w:sz w:val="20"/>
        </w:rPr>
        <w:t xml:space="preserve"> </w:t>
      </w:r>
      <w:r>
        <w:rPr>
          <w:sz w:val="20"/>
        </w:rPr>
        <w:t>27</w:t>
      </w:r>
      <w:r>
        <w:rPr>
          <w:spacing w:val="-6"/>
          <w:sz w:val="20"/>
        </w:rPr>
        <w:t xml:space="preserve"> </w:t>
      </w:r>
      <w:r>
        <w:rPr>
          <w:sz w:val="20"/>
        </w:rPr>
        <w:t>(2005)</w:t>
      </w:r>
    </w:p>
    <w:p w14:paraId="29C5C711" w14:textId="77777777" w:rsidR="00EF4BD5" w:rsidRDefault="00000000">
      <w:pPr>
        <w:pStyle w:val="ListParagraph"/>
        <w:numPr>
          <w:ilvl w:val="0"/>
          <w:numId w:val="1"/>
        </w:numPr>
        <w:tabs>
          <w:tab w:val="left" w:pos="940"/>
        </w:tabs>
        <w:spacing w:line="247" w:lineRule="auto"/>
        <w:ind w:left="940" w:right="86" w:hanging="410"/>
        <w:jc w:val="both"/>
        <w:rPr>
          <w:sz w:val="20"/>
        </w:rPr>
      </w:pPr>
      <w:bookmarkStart w:id="97" w:name="_bookmark74"/>
      <w:bookmarkEnd w:id="97"/>
      <w:r>
        <w:rPr>
          <w:sz w:val="20"/>
        </w:rPr>
        <w:t xml:space="preserve">Brism´ee, J.-M., Paige, R.L., Chyu, M.-C., Boatright, J.D., Hagar, J.M., McCaleb, J.A., Quintela, M.M., Feng, D., Xu, K.T., Shen, C.-L.: Group and home-based tai chi in elderly subjects with knee osteoarthritis: a randomized controlled trial. Clinical rehabilitation </w:t>
      </w:r>
      <w:r>
        <w:rPr>
          <w:rFonts w:ascii="Century Schoolbook" w:hAnsi="Century Schoolbook"/>
          <w:b/>
          <w:sz w:val="20"/>
        </w:rPr>
        <w:t>21</w:t>
      </w:r>
      <w:r>
        <w:rPr>
          <w:sz w:val="20"/>
        </w:rPr>
        <w:t>(2), 99–111 (2007)</w:t>
      </w:r>
    </w:p>
    <w:p w14:paraId="2372937F" w14:textId="77777777" w:rsidR="00EF4BD5" w:rsidRDefault="00000000">
      <w:pPr>
        <w:pStyle w:val="ListParagraph"/>
        <w:numPr>
          <w:ilvl w:val="0"/>
          <w:numId w:val="1"/>
        </w:numPr>
        <w:tabs>
          <w:tab w:val="left" w:pos="940"/>
        </w:tabs>
        <w:spacing w:before="202" w:line="254" w:lineRule="auto"/>
        <w:ind w:left="940" w:hanging="410"/>
        <w:jc w:val="both"/>
        <w:rPr>
          <w:sz w:val="20"/>
        </w:rPr>
      </w:pPr>
      <w:bookmarkStart w:id="98" w:name="_bookmark75"/>
      <w:bookmarkEnd w:id="98"/>
      <w:r>
        <w:rPr>
          <w:sz w:val="20"/>
        </w:rPr>
        <w:t xml:space="preserve">Cheung, C., Wyman, J., Bronas, U., McCarthy, T., Switzer, J., Mathiason, M.: Is yoga better than </w:t>
      </w:r>
      <w:r>
        <w:rPr>
          <w:spacing w:val="-2"/>
          <w:sz w:val="20"/>
        </w:rPr>
        <w:t>aerobic/strengthening</w:t>
      </w:r>
      <w:r>
        <w:rPr>
          <w:spacing w:val="-8"/>
          <w:sz w:val="20"/>
        </w:rPr>
        <w:t xml:space="preserve"> </w:t>
      </w:r>
      <w:r>
        <w:rPr>
          <w:spacing w:val="-2"/>
          <w:sz w:val="20"/>
        </w:rPr>
        <w:t>exercises</w:t>
      </w:r>
      <w:r>
        <w:rPr>
          <w:spacing w:val="-8"/>
          <w:sz w:val="20"/>
        </w:rPr>
        <w:t xml:space="preserve"> </w:t>
      </w:r>
      <w:r>
        <w:rPr>
          <w:spacing w:val="-2"/>
          <w:sz w:val="20"/>
        </w:rPr>
        <w:t>for</w:t>
      </w:r>
      <w:r>
        <w:rPr>
          <w:spacing w:val="-8"/>
          <w:sz w:val="20"/>
        </w:rPr>
        <w:t xml:space="preserve"> </w:t>
      </w:r>
      <w:r>
        <w:rPr>
          <w:spacing w:val="-2"/>
          <w:sz w:val="20"/>
        </w:rPr>
        <w:t>managing</w:t>
      </w:r>
      <w:r>
        <w:rPr>
          <w:spacing w:val="-8"/>
          <w:sz w:val="20"/>
        </w:rPr>
        <w:t xml:space="preserve"> </w:t>
      </w:r>
      <w:r>
        <w:rPr>
          <w:spacing w:val="-2"/>
          <w:sz w:val="20"/>
        </w:rPr>
        <w:t>knee</w:t>
      </w:r>
      <w:r>
        <w:rPr>
          <w:spacing w:val="-8"/>
          <w:sz w:val="20"/>
        </w:rPr>
        <w:t xml:space="preserve"> </w:t>
      </w:r>
      <w:r>
        <w:rPr>
          <w:spacing w:val="-2"/>
          <w:sz w:val="20"/>
        </w:rPr>
        <w:t>osteoarthritis</w:t>
      </w:r>
      <w:r>
        <w:rPr>
          <w:spacing w:val="-8"/>
          <w:sz w:val="20"/>
        </w:rPr>
        <w:t xml:space="preserve"> </w:t>
      </w:r>
      <w:r>
        <w:rPr>
          <w:spacing w:val="-2"/>
          <w:sz w:val="20"/>
        </w:rPr>
        <w:t>in</w:t>
      </w:r>
      <w:r>
        <w:rPr>
          <w:spacing w:val="-8"/>
          <w:sz w:val="20"/>
        </w:rPr>
        <w:t xml:space="preserve"> </w:t>
      </w:r>
      <w:r>
        <w:rPr>
          <w:spacing w:val="-2"/>
          <w:sz w:val="20"/>
        </w:rPr>
        <w:t>older</w:t>
      </w:r>
      <w:r>
        <w:rPr>
          <w:spacing w:val="-8"/>
          <w:sz w:val="20"/>
        </w:rPr>
        <w:t xml:space="preserve"> </w:t>
      </w:r>
      <w:r>
        <w:rPr>
          <w:spacing w:val="-2"/>
          <w:sz w:val="20"/>
        </w:rPr>
        <w:t>adults?</w:t>
      </w:r>
      <w:r>
        <w:rPr>
          <w:spacing w:val="-8"/>
          <w:sz w:val="20"/>
        </w:rPr>
        <w:t xml:space="preserve"> </w:t>
      </w:r>
      <w:r>
        <w:rPr>
          <w:spacing w:val="-2"/>
          <w:sz w:val="20"/>
        </w:rPr>
        <w:t>Osteoarthritis</w:t>
      </w:r>
      <w:r>
        <w:rPr>
          <w:spacing w:val="-8"/>
          <w:sz w:val="20"/>
        </w:rPr>
        <w:t xml:space="preserve"> </w:t>
      </w:r>
      <w:r>
        <w:rPr>
          <w:spacing w:val="-2"/>
          <w:sz w:val="20"/>
        </w:rPr>
        <w:t>and</w:t>
      </w:r>
    </w:p>
    <w:p w14:paraId="7D912B13" w14:textId="77777777" w:rsidR="00EF4BD5" w:rsidRDefault="00EF4BD5">
      <w:pPr>
        <w:pStyle w:val="ListParagraph"/>
        <w:spacing w:line="254" w:lineRule="auto"/>
        <w:rPr>
          <w:sz w:val="20"/>
        </w:rPr>
        <w:sectPr w:rsidR="00EF4BD5">
          <w:pgSz w:w="11910" w:h="16840"/>
          <w:pgMar w:top="1240" w:right="1133" w:bottom="860" w:left="1133" w:header="0" w:footer="678" w:gutter="0"/>
          <w:cols w:space="720"/>
        </w:sectPr>
      </w:pPr>
    </w:p>
    <w:p w14:paraId="452E8418" w14:textId="77777777" w:rsidR="00EF4BD5" w:rsidRDefault="00000000">
      <w:pPr>
        <w:pStyle w:val="BodyText"/>
        <w:spacing w:before="40"/>
        <w:ind w:left="600"/>
        <w:jc w:val="left"/>
      </w:pPr>
      <w:r>
        <w:lastRenderedPageBreak/>
        <w:t>Cartilage</w:t>
      </w:r>
      <w:r>
        <w:rPr>
          <w:spacing w:val="2"/>
        </w:rPr>
        <w:t xml:space="preserve"> </w:t>
      </w:r>
      <w:r>
        <w:rPr>
          <w:rFonts w:ascii="Century Schoolbook"/>
          <w:b/>
        </w:rPr>
        <w:t>24</w:t>
      </w:r>
      <w:r>
        <w:t>,</w:t>
      </w:r>
      <w:r>
        <w:rPr>
          <w:spacing w:val="2"/>
        </w:rPr>
        <w:t xml:space="preserve"> </w:t>
      </w:r>
      <w:r>
        <w:t>484</w:t>
      </w:r>
      <w:r>
        <w:rPr>
          <w:spacing w:val="2"/>
        </w:rPr>
        <w:t xml:space="preserve"> </w:t>
      </w:r>
      <w:r>
        <w:rPr>
          <w:spacing w:val="-2"/>
        </w:rPr>
        <w:t>(2016)</w:t>
      </w:r>
    </w:p>
    <w:p w14:paraId="248E60DD" w14:textId="77777777" w:rsidR="00EF4BD5" w:rsidRDefault="00000000">
      <w:pPr>
        <w:pStyle w:val="ListParagraph"/>
        <w:numPr>
          <w:ilvl w:val="0"/>
          <w:numId w:val="1"/>
        </w:numPr>
        <w:tabs>
          <w:tab w:val="left" w:pos="600"/>
        </w:tabs>
        <w:spacing w:before="212" w:line="254" w:lineRule="auto"/>
        <w:ind w:right="428" w:hanging="410"/>
        <w:jc w:val="both"/>
        <w:rPr>
          <w:sz w:val="20"/>
        </w:rPr>
      </w:pPr>
      <w:bookmarkStart w:id="99" w:name="_bookmark76"/>
      <w:bookmarkEnd w:id="99"/>
      <w:r>
        <w:rPr>
          <w:sz w:val="20"/>
        </w:rPr>
        <w:t>Li,</w:t>
      </w:r>
      <w:r>
        <w:rPr>
          <w:spacing w:val="-5"/>
          <w:sz w:val="20"/>
        </w:rPr>
        <w:t xml:space="preserve"> </w:t>
      </w:r>
      <w:r>
        <w:rPr>
          <w:sz w:val="20"/>
        </w:rPr>
        <w:t>L.,</w:t>
      </w:r>
      <w:r>
        <w:rPr>
          <w:spacing w:val="-5"/>
          <w:sz w:val="20"/>
        </w:rPr>
        <w:t xml:space="preserve"> </w:t>
      </w:r>
      <w:r>
        <w:rPr>
          <w:sz w:val="20"/>
        </w:rPr>
        <w:t>Mathrani,</w:t>
      </w:r>
      <w:r>
        <w:rPr>
          <w:spacing w:val="-5"/>
          <w:sz w:val="20"/>
        </w:rPr>
        <w:t xml:space="preserve"> </w:t>
      </w:r>
      <w:r>
        <w:rPr>
          <w:sz w:val="20"/>
        </w:rPr>
        <w:t>A.,</w:t>
      </w:r>
      <w:r>
        <w:rPr>
          <w:spacing w:val="-5"/>
          <w:sz w:val="20"/>
        </w:rPr>
        <w:t xml:space="preserve"> </w:t>
      </w:r>
      <w:r>
        <w:rPr>
          <w:sz w:val="20"/>
        </w:rPr>
        <w:t>Susnjak,</w:t>
      </w:r>
      <w:r>
        <w:rPr>
          <w:spacing w:val="-5"/>
          <w:sz w:val="20"/>
        </w:rPr>
        <w:t xml:space="preserve"> </w:t>
      </w:r>
      <w:r>
        <w:rPr>
          <w:sz w:val="20"/>
        </w:rPr>
        <w:t>T.:</w:t>
      </w:r>
      <w:r>
        <w:rPr>
          <w:spacing w:val="-5"/>
          <w:sz w:val="20"/>
        </w:rPr>
        <w:t xml:space="preserve"> </w:t>
      </w:r>
      <w:r>
        <w:rPr>
          <w:sz w:val="20"/>
        </w:rPr>
        <w:t>Constructing</w:t>
      </w:r>
      <w:r>
        <w:rPr>
          <w:spacing w:val="-5"/>
          <w:sz w:val="20"/>
        </w:rPr>
        <w:t xml:space="preserve"> </w:t>
      </w:r>
      <w:r>
        <w:rPr>
          <w:sz w:val="20"/>
        </w:rPr>
        <w:t>executable</w:t>
      </w:r>
      <w:r>
        <w:rPr>
          <w:spacing w:val="-5"/>
          <w:sz w:val="20"/>
        </w:rPr>
        <w:t xml:space="preserve"> </w:t>
      </w:r>
      <w:r>
        <w:rPr>
          <w:sz w:val="20"/>
        </w:rPr>
        <w:t>analytical</w:t>
      </w:r>
      <w:r>
        <w:rPr>
          <w:spacing w:val="-5"/>
          <w:sz w:val="20"/>
        </w:rPr>
        <w:t xml:space="preserve"> </w:t>
      </w:r>
      <w:r>
        <w:rPr>
          <w:sz w:val="20"/>
        </w:rPr>
        <w:t>knowledge</w:t>
      </w:r>
      <w:r>
        <w:rPr>
          <w:spacing w:val="-5"/>
          <w:sz w:val="20"/>
        </w:rPr>
        <w:t xml:space="preserve"> </w:t>
      </w:r>
      <w:r>
        <w:rPr>
          <w:sz w:val="20"/>
        </w:rPr>
        <w:t>representations</w:t>
      </w:r>
      <w:r>
        <w:rPr>
          <w:spacing w:val="-5"/>
          <w:sz w:val="20"/>
        </w:rPr>
        <w:t xml:space="preserve"> </w:t>
      </w:r>
      <w:r>
        <w:rPr>
          <w:sz w:val="20"/>
        </w:rPr>
        <w:t>for meta-analysis synthesis using an agentic harness. arXiv preprint arXiv:2608.01711 (2026)</w:t>
      </w:r>
    </w:p>
    <w:p w14:paraId="0526D774" w14:textId="77777777" w:rsidR="00EF4BD5" w:rsidRDefault="00000000">
      <w:pPr>
        <w:pStyle w:val="ListParagraph"/>
        <w:numPr>
          <w:ilvl w:val="0"/>
          <w:numId w:val="1"/>
        </w:numPr>
        <w:tabs>
          <w:tab w:val="left" w:pos="600"/>
        </w:tabs>
        <w:spacing w:before="197" w:line="244" w:lineRule="auto"/>
        <w:ind w:right="426" w:hanging="410"/>
        <w:jc w:val="both"/>
        <w:rPr>
          <w:sz w:val="20"/>
        </w:rPr>
      </w:pPr>
      <w:bookmarkStart w:id="100" w:name="_bookmark77"/>
      <w:bookmarkEnd w:id="100"/>
      <w:r>
        <w:rPr>
          <w:sz w:val="20"/>
        </w:rPr>
        <w:t>Duffy,</w:t>
      </w:r>
      <w:r>
        <w:rPr>
          <w:spacing w:val="-11"/>
          <w:sz w:val="20"/>
        </w:rPr>
        <w:t xml:space="preserve"> </w:t>
      </w:r>
      <w:r>
        <w:rPr>
          <w:sz w:val="20"/>
        </w:rPr>
        <w:t>J.M.,</w:t>
      </w:r>
      <w:r>
        <w:rPr>
          <w:spacing w:val="-10"/>
          <w:sz w:val="20"/>
        </w:rPr>
        <w:t xml:space="preserve"> </w:t>
      </w:r>
      <w:r>
        <w:rPr>
          <w:sz w:val="20"/>
        </w:rPr>
        <w:t>Hirsch,</w:t>
      </w:r>
      <w:r>
        <w:rPr>
          <w:spacing w:val="-10"/>
          <w:sz w:val="20"/>
        </w:rPr>
        <w:t xml:space="preserve"> </w:t>
      </w:r>
      <w:r>
        <w:rPr>
          <w:sz w:val="20"/>
        </w:rPr>
        <w:t>M.,</w:t>
      </w:r>
      <w:r>
        <w:rPr>
          <w:spacing w:val="-10"/>
          <w:sz w:val="20"/>
        </w:rPr>
        <w:t xml:space="preserve"> </w:t>
      </w:r>
      <w:r>
        <w:rPr>
          <w:sz w:val="20"/>
        </w:rPr>
        <w:t>Gale,</w:t>
      </w:r>
      <w:r>
        <w:rPr>
          <w:spacing w:val="-10"/>
          <w:sz w:val="20"/>
        </w:rPr>
        <w:t xml:space="preserve"> </w:t>
      </w:r>
      <w:r>
        <w:rPr>
          <w:sz w:val="20"/>
        </w:rPr>
        <w:t>C.,</w:t>
      </w:r>
      <w:r>
        <w:rPr>
          <w:spacing w:val="-10"/>
          <w:sz w:val="20"/>
        </w:rPr>
        <w:t xml:space="preserve"> </w:t>
      </w:r>
      <w:r>
        <w:rPr>
          <w:sz w:val="20"/>
        </w:rPr>
        <w:t>Pealing,</w:t>
      </w:r>
      <w:r>
        <w:rPr>
          <w:spacing w:val="-10"/>
          <w:sz w:val="20"/>
        </w:rPr>
        <w:t xml:space="preserve"> </w:t>
      </w:r>
      <w:r>
        <w:rPr>
          <w:sz w:val="20"/>
        </w:rPr>
        <w:t>L.,</w:t>
      </w:r>
      <w:r>
        <w:rPr>
          <w:spacing w:val="-10"/>
          <w:sz w:val="20"/>
        </w:rPr>
        <w:t xml:space="preserve"> </w:t>
      </w:r>
      <w:r>
        <w:rPr>
          <w:sz w:val="20"/>
        </w:rPr>
        <w:t>Kawsar,</w:t>
      </w:r>
      <w:r>
        <w:rPr>
          <w:spacing w:val="-10"/>
          <w:sz w:val="20"/>
        </w:rPr>
        <w:t xml:space="preserve"> </w:t>
      </w:r>
      <w:r>
        <w:rPr>
          <w:sz w:val="20"/>
        </w:rPr>
        <w:t>A.,</w:t>
      </w:r>
      <w:r>
        <w:rPr>
          <w:spacing w:val="-10"/>
          <w:sz w:val="20"/>
        </w:rPr>
        <w:t xml:space="preserve"> </w:t>
      </w:r>
      <w:r>
        <w:rPr>
          <w:sz w:val="20"/>
        </w:rPr>
        <w:t>Showell,</w:t>
      </w:r>
      <w:r>
        <w:rPr>
          <w:spacing w:val="-10"/>
          <w:sz w:val="20"/>
        </w:rPr>
        <w:t xml:space="preserve"> </w:t>
      </w:r>
      <w:r>
        <w:rPr>
          <w:sz w:val="20"/>
        </w:rPr>
        <w:t>M.,</w:t>
      </w:r>
      <w:r>
        <w:rPr>
          <w:spacing w:val="-10"/>
          <w:sz w:val="20"/>
        </w:rPr>
        <w:t xml:space="preserve"> </w:t>
      </w:r>
      <w:r>
        <w:rPr>
          <w:sz w:val="20"/>
        </w:rPr>
        <w:t>Williamson,</w:t>
      </w:r>
      <w:r>
        <w:rPr>
          <w:spacing w:val="-10"/>
          <w:sz w:val="20"/>
        </w:rPr>
        <w:t xml:space="preserve"> </w:t>
      </w:r>
      <w:r>
        <w:rPr>
          <w:sz w:val="20"/>
        </w:rPr>
        <w:t>P.R.,</w:t>
      </w:r>
      <w:r>
        <w:rPr>
          <w:spacing w:val="-10"/>
          <w:sz w:val="20"/>
        </w:rPr>
        <w:t xml:space="preserve"> </w:t>
      </w:r>
      <w:r>
        <w:rPr>
          <w:sz w:val="20"/>
        </w:rPr>
        <w:t>Khan,</w:t>
      </w:r>
      <w:r>
        <w:rPr>
          <w:spacing w:val="-10"/>
          <w:sz w:val="20"/>
        </w:rPr>
        <w:t xml:space="preserve"> </w:t>
      </w:r>
      <w:r>
        <w:rPr>
          <w:sz w:val="20"/>
        </w:rPr>
        <w:t xml:space="preserve">K.S., </w:t>
      </w:r>
      <w:r>
        <w:rPr>
          <w:spacing w:val="-2"/>
          <w:sz w:val="20"/>
        </w:rPr>
        <w:t>Ziebland,</w:t>
      </w:r>
      <w:r>
        <w:rPr>
          <w:spacing w:val="-4"/>
          <w:sz w:val="20"/>
        </w:rPr>
        <w:t xml:space="preserve"> </w:t>
      </w:r>
      <w:r>
        <w:rPr>
          <w:spacing w:val="-2"/>
          <w:sz w:val="20"/>
        </w:rPr>
        <w:t>S.,</w:t>
      </w:r>
      <w:r>
        <w:rPr>
          <w:spacing w:val="-4"/>
          <w:sz w:val="20"/>
        </w:rPr>
        <w:t xml:space="preserve"> </w:t>
      </w:r>
      <w:r>
        <w:rPr>
          <w:spacing w:val="-2"/>
          <w:sz w:val="20"/>
        </w:rPr>
        <w:t>McManus,</w:t>
      </w:r>
      <w:r>
        <w:rPr>
          <w:spacing w:val="-4"/>
          <w:sz w:val="20"/>
        </w:rPr>
        <w:t xml:space="preserve"> </w:t>
      </w:r>
      <w:r>
        <w:rPr>
          <w:spacing w:val="-2"/>
          <w:sz w:val="20"/>
        </w:rPr>
        <w:t>R.J.,</w:t>
      </w:r>
      <w:r>
        <w:rPr>
          <w:spacing w:val="-4"/>
          <w:sz w:val="20"/>
        </w:rPr>
        <w:t xml:space="preserve"> </w:t>
      </w:r>
      <w:r>
        <w:rPr>
          <w:rFonts w:ascii="Bookman Old Style" w:hAnsi="Bookman Old Style"/>
          <w:i/>
          <w:spacing w:val="-2"/>
          <w:sz w:val="20"/>
        </w:rPr>
        <w:t>et</w:t>
      </w:r>
      <w:r>
        <w:rPr>
          <w:rFonts w:ascii="Bookman Old Style" w:hAnsi="Bookman Old Style"/>
          <w:i/>
          <w:spacing w:val="-11"/>
          <w:sz w:val="20"/>
        </w:rPr>
        <w:t xml:space="preserve"> </w:t>
      </w:r>
      <w:r>
        <w:rPr>
          <w:rFonts w:ascii="Bookman Old Style" w:hAnsi="Bookman Old Style"/>
          <w:i/>
          <w:spacing w:val="-2"/>
          <w:sz w:val="20"/>
        </w:rPr>
        <w:t>al.</w:t>
      </w:r>
      <w:r>
        <w:rPr>
          <w:spacing w:val="-2"/>
          <w:sz w:val="20"/>
        </w:rPr>
        <w:t>:</w:t>
      </w:r>
      <w:r>
        <w:rPr>
          <w:spacing w:val="-4"/>
          <w:sz w:val="20"/>
        </w:rPr>
        <w:t xml:space="preserve"> </w:t>
      </w:r>
      <w:r>
        <w:rPr>
          <w:spacing w:val="-2"/>
          <w:sz w:val="20"/>
        </w:rPr>
        <w:t>A</w:t>
      </w:r>
      <w:r>
        <w:rPr>
          <w:spacing w:val="-4"/>
          <w:sz w:val="20"/>
        </w:rPr>
        <w:t xml:space="preserve"> </w:t>
      </w:r>
      <w:r>
        <w:rPr>
          <w:spacing w:val="-2"/>
          <w:sz w:val="20"/>
        </w:rPr>
        <w:t>systematic</w:t>
      </w:r>
      <w:r>
        <w:rPr>
          <w:spacing w:val="-4"/>
          <w:sz w:val="20"/>
        </w:rPr>
        <w:t xml:space="preserve"> </w:t>
      </w:r>
      <w:r>
        <w:rPr>
          <w:spacing w:val="-2"/>
          <w:sz w:val="20"/>
        </w:rPr>
        <w:t>review</w:t>
      </w:r>
      <w:r>
        <w:rPr>
          <w:spacing w:val="-4"/>
          <w:sz w:val="20"/>
        </w:rPr>
        <w:t xml:space="preserve"> </w:t>
      </w:r>
      <w:r>
        <w:rPr>
          <w:spacing w:val="-2"/>
          <w:sz w:val="20"/>
        </w:rPr>
        <w:t>of</w:t>
      </w:r>
      <w:r>
        <w:rPr>
          <w:spacing w:val="-4"/>
          <w:sz w:val="20"/>
        </w:rPr>
        <w:t xml:space="preserve"> </w:t>
      </w:r>
      <w:r>
        <w:rPr>
          <w:spacing w:val="-2"/>
          <w:sz w:val="20"/>
        </w:rPr>
        <w:t>primary</w:t>
      </w:r>
      <w:r>
        <w:rPr>
          <w:spacing w:val="-4"/>
          <w:sz w:val="20"/>
        </w:rPr>
        <w:t xml:space="preserve"> </w:t>
      </w:r>
      <w:r>
        <w:rPr>
          <w:spacing w:val="-2"/>
          <w:sz w:val="20"/>
        </w:rPr>
        <w:t>outcomes</w:t>
      </w:r>
      <w:r>
        <w:rPr>
          <w:spacing w:val="-4"/>
          <w:sz w:val="20"/>
        </w:rPr>
        <w:t xml:space="preserve"> </w:t>
      </w:r>
      <w:r>
        <w:rPr>
          <w:spacing w:val="-2"/>
          <w:sz w:val="20"/>
        </w:rPr>
        <w:t>and</w:t>
      </w:r>
      <w:r>
        <w:rPr>
          <w:spacing w:val="-4"/>
          <w:sz w:val="20"/>
        </w:rPr>
        <w:t xml:space="preserve"> </w:t>
      </w:r>
      <w:r>
        <w:rPr>
          <w:spacing w:val="-2"/>
          <w:sz w:val="20"/>
        </w:rPr>
        <w:t>outcome</w:t>
      </w:r>
      <w:r>
        <w:rPr>
          <w:spacing w:val="-4"/>
          <w:sz w:val="20"/>
        </w:rPr>
        <w:t xml:space="preserve"> </w:t>
      </w:r>
      <w:r>
        <w:rPr>
          <w:spacing w:val="-2"/>
          <w:sz w:val="20"/>
        </w:rPr>
        <w:t xml:space="preserve">measure </w:t>
      </w:r>
      <w:r>
        <w:rPr>
          <w:sz w:val="20"/>
        </w:rPr>
        <w:t xml:space="preserve">reporting in randomized trials evaluating treatments for pre-eclampsia. International Journal of Gynecology &amp; Obstetrics </w:t>
      </w:r>
      <w:r>
        <w:rPr>
          <w:rFonts w:ascii="Century Schoolbook" w:hAnsi="Century Schoolbook"/>
          <w:b/>
          <w:sz w:val="20"/>
        </w:rPr>
        <w:t>139</w:t>
      </w:r>
      <w:r>
        <w:rPr>
          <w:sz w:val="20"/>
        </w:rPr>
        <w:t>(3), 262–267 (2017)</w:t>
      </w:r>
    </w:p>
    <w:p w14:paraId="3E243676" w14:textId="77777777" w:rsidR="00EF4BD5" w:rsidRDefault="00000000">
      <w:pPr>
        <w:pStyle w:val="ListParagraph"/>
        <w:numPr>
          <w:ilvl w:val="0"/>
          <w:numId w:val="1"/>
        </w:numPr>
        <w:tabs>
          <w:tab w:val="left" w:pos="600"/>
        </w:tabs>
        <w:spacing w:before="210"/>
        <w:ind w:right="426" w:hanging="410"/>
        <w:jc w:val="both"/>
        <w:rPr>
          <w:sz w:val="20"/>
        </w:rPr>
      </w:pPr>
      <w:bookmarkStart w:id="101" w:name="_bookmark78"/>
      <w:bookmarkEnd w:id="101"/>
      <w:r>
        <w:rPr>
          <w:sz w:val="20"/>
        </w:rPr>
        <w:t xml:space="preserve">Williamson, P.R., Altman, D.G., Blazeby, J.M., Clarke, M., Devane, D., Gargon, E., Tugwell, P.: Developing core outcome sets for clinical trials: issues to consider. Trials </w:t>
      </w:r>
      <w:r>
        <w:rPr>
          <w:rFonts w:ascii="Century Schoolbook"/>
          <w:b/>
          <w:sz w:val="20"/>
        </w:rPr>
        <w:t>13</w:t>
      </w:r>
      <w:r>
        <w:rPr>
          <w:sz w:val="20"/>
        </w:rPr>
        <w:t>(1), 132 (2012)</w:t>
      </w:r>
    </w:p>
    <w:p w14:paraId="0E4A24FC" w14:textId="77777777" w:rsidR="00EF4BD5" w:rsidRDefault="00000000">
      <w:pPr>
        <w:pStyle w:val="ListParagraph"/>
        <w:numPr>
          <w:ilvl w:val="0"/>
          <w:numId w:val="1"/>
        </w:numPr>
        <w:tabs>
          <w:tab w:val="left" w:pos="600"/>
        </w:tabs>
        <w:spacing w:before="197" w:line="252" w:lineRule="auto"/>
        <w:ind w:right="427" w:hanging="410"/>
        <w:jc w:val="both"/>
        <w:rPr>
          <w:sz w:val="20"/>
        </w:rPr>
      </w:pPr>
      <w:r>
        <w:rPr>
          <w:sz w:val="20"/>
        </w:rPr>
        <w:t>Kirkham,</w:t>
      </w:r>
      <w:r>
        <w:rPr>
          <w:spacing w:val="-8"/>
          <w:sz w:val="20"/>
        </w:rPr>
        <w:t xml:space="preserve"> </w:t>
      </w:r>
      <w:r>
        <w:rPr>
          <w:sz w:val="20"/>
        </w:rPr>
        <w:t>J.J.,</w:t>
      </w:r>
      <w:r>
        <w:rPr>
          <w:spacing w:val="-8"/>
          <w:sz w:val="20"/>
        </w:rPr>
        <w:t xml:space="preserve"> </w:t>
      </w:r>
      <w:r>
        <w:rPr>
          <w:sz w:val="20"/>
        </w:rPr>
        <w:t>Williamson,</w:t>
      </w:r>
      <w:r>
        <w:rPr>
          <w:spacing w:val="-8"/>
          <w:sz w:val="20"/>
        </w:rPr>
        <w:t xml:space="preserve"> </w:t>
      </w:r>
      <w:r>
        <w:rPr>
          <w:sz w:val="20"/>
        </w:rPr>
        <w:t>P.:</w:t>
      </w:r>
      <w:r>
        <w:rPr>
          <w:spacing w:val="-8"/>
          <w:sz w:val="20"/>
        </w:rPr>
        <w:t xml:space="preserve"> </w:t>
      </w:r>
      <w:r>
        <w:rPr>
          <w:sz w:val="20"/>
        </w:rPr>
        <w:t>Core</w:t>
      </w:r>
      <w:r>
        <w:rPr>
          <w:spacing w:val="-8"/>
          <w:sz w:val="20"/>
        </w:rPr>
        <w:t xml:space="preserve"> </w:t>
      </w:r>
      <w:r>
        <w:rPr>
          <w:sz w:val="20"/>
        </w:rPr>
        <w:t>outcome</w:t>
      </w:r>
      <w:r>
        <w:rPr>
          <w:spacing w:val="-8"/>
          <w:sz w:val="20"/>
        </w:rPr>
        <w:t xml:space="preserve"> </w:t>
      </w:r>
      <w:r>
        <w:rPr>
          <w:sz w:val="20"/>
        </w:rPr>
        <w:t>sets</w:t>
      </w:r>
      <w:r>
        <w:rPr>
          <w:spacing w:val="-8"/>
          <w:sz w:val="20"/>
        </w:rPr>
        <w:t xml:space="preserve"> </w:t>
      </w:r>
      <w:r>
        <w:rPr>
          <w:sz w:val="20"/>
        </w:rPr>
        <w:t>in</w:t>
      </w:r>
      <w:r>
        <w:rPr>
          <w:spacing w:val="-8"/>
          <w:sz w:val="20"/>
        </w:rPr>
        <w:t xml:space="preserve"> </w:t>
      </w:r>
      <w:r>
        <w:rPr>
          <w:sz w:val="20"/>
        </w:rPr>
        <w:t>medical</w:t>
      </w:r>
      <w:r>
        <w:rPr>
          <w:spacing w:val="-8"/>
          <w:sz w:val="20"/>
        </w:rPr>
        <w:t xml:space="preserve"> </w:t>
      </w:r>
      <w:r>
        <w:rPr>
          <w:sz w:val="20"/>
        </w:rPr>
        <w:t>research.</w:t>
      </w:r>
      <w:r>
        <w:rPr>
          <w:spacing w:val="-8"/>
          <w:sz w:val="20"/>
        </w:rPr>
        <w:t xml:space="preserve"> </w:t>
      </w:r>
      <w:r>
        <w:rPr>
          <w:sz w:val="20"/>
        </w:rPr>
        <w:t>BMJ</w:t>
      </w:r>
      <w:r>
        <w:rPr>
          <w:spacing w:val="-8"/>
          <w:sz w:val="20"/>
        </w:rPr>
        <w:t xml:space="preserve"> </w:t>
      </w:r>
      <w:r>
        <w:rPr>
          <w:sz w:val="20"/>
        </w:rPr>
        <w:t>medicine</w:t>
      </w:r>
      <w:r>
        <w:rPr>
          <w:spacing w:val="-8"/>
          <w:sz w:val="20"/>
        </w:rPr>
        <w:t xml:space="preserve"> </w:t>
      </w:r>
      <w:r>
        <w:rPr>
          <w:rFonts w:ascii="Century Schoolbook"/>
          <w:b/>
          <w:sz w:val="20"/>
        </w:rPr>
        <w:t>1</w:t>
      </w:r>
      <w:r>
        <w:rPr>
          <w:sz w:val="20"/>
        </w:rPr>
        <w:t>(1),</w:t>
      </w:r>
      <w:r>
        <w:rPr>
          <w:spacing w:val="-8"/>
          <w:sz w:val="20"/>
        </w:rPr>
        <w:t xml:space="preserve"> </w:t>
      </w:r>
      <w:r>
        <w:rPr>
          <w:sz w:val="20"/>
        </w:rPr>
        <w:t xml:space="preserve">000284 </w:t>
      </w:r>
      <w:r>
        <w:rPr>
          <w:spacing w:val="-2"/>
          <w:sz w:val="20"/>
        </w:rPr>
        <w:t>(2022)</w:t>
      </w:r>
    </w:p>
    <w:p w14:paraId="4D79A266" w14:textId="77777777" w:rsidR="00EF4BD5" w:rsidRDefault="00000000">
      <w:pPr>
        <w:pStyle w:val="ListParagraph"/>
        <w:numPr>
          <w:ilvl w:val="0"/>
          <w:numId w:val="1"/>
        </w:numPr>
        <w:tabs>
          <w:tab w:val="left" w:pos="600"/>
        </w:tabs>
        <w:spacing w:before="188" w:line="252" w:lineRule="auto"/>
        <w:ind w:right="428" w:hanging="410"/>
        <w:jc w:val="both"/>
        <w:rPr>
          <w:sz w:val="20"/>
        </w:rPr>
      </w:pPr>
      <w:bookmarkStart w:id="102" w:name="_bookmark79"/>
      <w:bookmarkEnd w:id="102"/>
      <w:r>
        <w:rPr>
          <w:sz w:val="20"/>
        </w:rPr>
        <w:t xml:space="preserve">Clarke, M., Williamson, P.R.: Core outcome sets and systematic reviews. Systematic reviews </w:t>
      </w:r>
      <w:r>
        <w:rPr>
          <w:rFonts w:ascii="Century Schoolbook"/>
          <w:b/>
          <w:sz w:val="20"/>
        </w:rPr>
        <w:t>5</w:t>
      </w:r>
      <w:r>
        <w:rPr>
          <w:sz w:val="20"/>
        </w:rPr>
        <w:t>(1), 11 (2016)</w:t>
      </w:r>
    </w:p>
    <w:p w14:paraId="4E580E80" w14:textId="77777777" w:rsidR="00EF4BD5" w:rsidRDefault="00000000">
      <w:pPr>
        <w:pStyle w:val="ListParagraph"/>
        <w:numPr>
          <w:ilvl w:val="0"/>
          <w:numId w:val="1"/>
        </w:numPr>
        <w:tabs>
          <w:tab w:val="left" w:pos="600"/>
        </w:tabs>
        <w:spacing w:before="201" w:line="247" w:lineRule="auto"/>
        <w:ind w:right="426" w:hanging="410"/>
        <w:jc w:val="both"/>
        <w:rPr>
          <w:sz w:val="20"/>
        </w:rPr>
      </w:pPr>
      <w:bookmarkStart w:id="103" w:name="_bookmark80"/>
      <w:bookmarkEnd w:id="103"/>
      <w:r>
        <w:rPr>
          <w:sz w:val="20"/>
        </w:rPr>
        <w:t>Schmidt,</w:t>
      </w:r>
      <w:r>
        <w:rPr>
          <w:spacing w:val="20"/>
          <w:sz w:val="20"/>
        </w:rPr>
        <w:t xml:space="preserve"> </w:t>
      </w:r>
      <w:r>
        <w:rPr>
          <w:sz w:val="20"/>
        </w:rPr>
        <w:t>L.,</w:t>
      </w:r>
      <w:r>
        <w:rPr>
          <w:spacing w:val="20"/>
          <w:sz w:val="20"/>
        </w:rPr>
        <w:t xml:space="preserve"> </w:t>
      </w:r>
      <w:r>
        <w:rPr>
          <w:sz w:val="20"/>
        </w:rPr>
        <w:t>Mutlu,</w:t>
      </w:r>
      <w:r>
        <w:rPr>
          <w:spacing w:val="20"/>
          <w:sz w:val="20"/>
        </w:rPr>
        <w:t xml:space="preserve"> </w:t>
      </w:r>
      <w:r>
        <w:rPr>
          <w:sz w:val="20"/>
        </w:rPr>
        <w:t>A.N.F.,</w:t>
      </w:r>
      <w:r>
        <w:rPr>
          <w:spacing w:val="20"/>
          <w:sz w:val="20"/>
        </w:rPr>
        <w:t xml:space="preserve"> </w:t>
      </w:r>
      <w:r>
        <w:rPr>
          <w:sz w:val="20"/>
        </w:rPr>
        <w:t>Elmore,</w:t>
      </w:r>
      <w:r>
        <w:rPr>
          <w:spacing w:val="20"/>
          <w:sz w:val="20"/>
        </w:rPr>
        <w:t xml:space="preserve"> </w:t>
      </w:r>
      <w:r>
        <w:rPr>
          <w:sz w:val="20"/>
        </w:rPr>
        <w:t>R.,</w:t>
      </w:r>
      <w:r>
        <w:rPr>
          <w:spacing w:val="20"/>
          <w:sz w:val="20"/>
        </w:rPr>
        <w:t xml:space="preserve"> </w:t>
      </w:r>
      <w:r>
        <w:rPr>
          <w:sz w:val="20"/>
        </w:rPr>
        <w:t>Olorisade,</w:t>
      </w:r>
      <w:r>
        <w:rPr>
          <w:spacing w:val="20"/>
          <w:sz w:val="20"/>
        </w:rPr>
        <w:t xml:space="preserve"> </w:t>
      </w:r>
      <w:r>
        <w:rPr>
          <w:sz w:val="20"/>
        </w:rPr>
        <w:t>B.K.,</w:t>
      </w:r>
      <w:r>
        <w:rPr>
          <w:spacing w:val="20"/>
          <w:sz w:val="20"/>
        </w:rPr>
        <w:t xml:space="preserve"> </w:t>
      </w:r>
      <w:r>
        <w:rPr>
          <w:sz w:val="20"/>
        </w:rPr>
        <w:t>Thomas,</w:t>
      </w:r>
      <w:r>
        <w:rPr>
          <w:spacing w:val="20"/>
          <w:sz w:val="20"/>
        </w:rPr>
        <w:t xml:space="preserve"> </w:t>
      </w:r>
      <w:r>
        <w:rPr>
          <w:sz w:val="20"/>
        </w:rPr>
        <w:t>J.,</w:t>
      </w:r>
      <w:r>
        <w:rPr>
          <w:spacing w:val="20"/>
          <w:sz w:val="20"/>
        </w:rPr>
        <w:t xml:space="preserve"> </w:t>
      </w:r>
      <w:r>
        <w:rPr>
          <w:sz w:val="20"/>
        </w:rPr>
        <w:t>Higgins,</w:t>
      </w:r>
      <w:r>
        <w:rPr>
          <w:spacing w:val="20"/>
          <w:sz w:val="20"/>
        </w:rPr>
        <w:t xml:space="preserve"> </w:t>
      </w:r>
      <w:r>
        <w:rPr>
          <w:sz w:val="20"/>
        </w:rPr>
        <w:t>J.P.:</w:t>
      </w:r>
      <w:r>
        <w:rPr>
          <w:spacing w:val="20"/>
          <w:sz w:val="20"/>
        </w:rPr>
        <w:t xml:space="preserve"> </w:t>
      </w:r>
      <w:r>
        <w:rPr>
          <w:sz w:val="20"/>
        </w:rPr>
        <w:t>Data</w:t>
      </w:r>
      <w:r>
        <w:rPr>
          <w:spacing w:val="20"/>
          <w:sz w:val="20"/>
        </w:rPr>
        <w:t xml:space="preserve"> </w:t>
      </w:r>
      <w:r>
        <w:rPr>
          <w:sz w:val="20"/>
        </w:rPr>
        <w:t>extrac</w:t>
      </w:r>
      <w:r>
        <w:rPr>
          <w:sz w:val="20"/>
        </w:rPr>
        <w:softHyphen/>
        <w:t xml:space="preserve">tion methods for systematic review (semi) automation: Update of a living systematic review. F1000Research </w:t>
      </w:r>
      <w:r>
        <w:rPr>
          <w:rFonts w:ascii="Century Schoolbook" w:hAnsi="Century Schoolbook"/>
          <w:b/>
          <w:sz w:val="20"/>
        </w:rPr>
        <w:t>10</w:t>
      </w:r>
      <w:r>
        <w:rPr>
          <w:sz w:val="20"/>
        </w:rPr>
        <w:t>, 401 (2025)</w:t>
      </w:r>
    </w:p>
    <w:p w14:paraId="23313079" w14:textId="77777777" w:rsidR="00EF4BD5" w:rsidRDefault="00000000">
      <w:pPr>
        <w:pStyle w:val="ListParagraph"/>
        <w:numPr>
          <w:ilvl w:val="0"/>
          <w:numId w:val="1"/>
        </w:numPr>
        <w:tabs>
          <w:tab w:val="left" w:pos="600"/>
        </w:tabs>
        <w:spacing w:line="247" w:lineRule="auto"/>
        <w:ind w:right="426" w:hanging="410"/>
        <w:jc w:val="both"/>
        <w:rPr>
          <w:rFonts w:ascii="Tahoma" w:hAnsi="Tahoma"/>
          <w:sz w:val="20"/>
        </w:rPr>
      </w:pPr>
      <w:bookmarkStart w:id="104" w:name="_bookmark81"/>
      <w:bookmarkEnd w:id="104"/>
      <w:r>
        <w:rPr>
          <w:sz w:val="20"/>
        </w:rPr>
        <w:t>Li, T., Higgins, J.P.T., Deeks, J.J.: Chapter 5: Collecting data. In: Higgins, J.P.T., Thomas, J., Chandler,</w:t>
      </w:r>
      <w:r>
        <w:rPr>
          <w:spacing w:val="-5"/>
          <w:sz w:val="20"/>
        </w:rPr>
        <w:t xml:space="preserve"> </w:t>
      </w:r>
      <w:r>
        <w:rPr>
          <w:sz w:val="20"/>
        </w:rPr>
        <w:t>J.,</w:t>
      </w:r>
      <w:r>
        <w:rPr>
          <w:spacing w:val="-5"/>
          <w:sz w:val="20"/>
        </w:rPr>
        <w:t xml:space="preserve"> </w:t>
      </w:r>
      <w:r>
        <w:rPr>
          <w:sz w:val="20"/>
        </w:rPr>
        <w:t>Cumpston,</w:t>
      </w:r>
      <w:r>
        <w:rPr>
          <w:spacing w:val="-5"/>
          <w:sz w:val="20"/>
        </w:rPr>
        <w:t xml:space="preserve"> </w:t>
      </w:r>
      <w:r>
        <w:rPr>
          <w:sz w:val="20"/>
        </w:rPr>
        <w:t>M.,</w:t>
      </w:r>
      <w:r>
        <w:rPr>
          <w:spacing w:val="-5"/>
          <w:sz w:val="20"/>
        </w:rPr>
        <w:t xml:space="preserve"> </w:t>
      </w:r>
      <w:r>
        <w:rPr>
          <w:sz w:val="20"/>
        </w:rPr>
        <w:t>Li,</w:t>
      </w:r>
      <w:r>
        <w:rPr>
          <w:spacing w:val="-5"/>
          <w:sz w:val="20"/>
        </w:rPr>
        <w:t xml:space="preserve"> </w:t>
      </w:r>
      <w:r>
        <w:rPr>
          <w:sz w:val="20"/>
        </w:rPr>
        <w:t>T.,</w:t>
      </w:r>
      <w:r>
        <w:rPr>
          <w:spacing w:val="-5"/>
          <w:sz w:val="20"/>
        </w:rPr>
        <w:t xml:space="preserve"> </w:t>
      </w:r>
      <w:r>
        <w:rPr>
          <w:sz w:val="20"/>
        </w:rPr>
        <w:t>Page,</w:t>
      </w:r>
      <w:r>
        <w:rPr>
          <w:spacing w:val="-5"/>
          <w:sz w:val="20"/>
        </w:rPr>
        <w:t xml:space="preserve"> </w:t>
      </w:r>
      <w:r>
        <w:rPr>
          <w:sz w:val="20"/>
        </w:rPr>
        <w:t>M.J.,</w:t>
      </w:r>
      <w:r>
        <w:rPr>
          <w:spacing w:val="-5"/>
          <w:sz w:val="20"/>
        </w:rPr>
        <w:t xml:space="preserve"> </w:t>
      </w:r>
      <w:r>
        <w:rPr>
          <w:sz w:val="20"/>
        </w:rPr>
        <w:t>Welch,</w:t>
      </w:r>
      <w:r>
        <w:rPr>
          <w:spacing w:val="-5"/>
          <w:sz w:val="20"/>
        </w:rPr>
        <w:t xml:space="preserve"> </w:t>
      </w:r>
      <w:r>
        <w:rPr>
          <w:sz w:val="20"/>
        </w:rPr>
        <w:t>V.A.</w:t>
      </w:r>
      <w:r>
        <w:rPr>
          <w:spacing w:val="-5"/>
          <w:sz w:val="20"/>
        </w:rPr>
        <w:t xml:space="preserve"> </w:t>
      </w:r>
      <w:r>
        <w:rPr>
          <w:sz w:val="20"/>
        </w:rPr>
        <w:t>(eds.)</w:t>
      </w:r>
      <w:r>
        <w:rPr>
          <w:spacing w:val="-5"/>
          <w:sz w:val="20"/>
        </w:rPr>
        <w:t xml:space="preserve"> </w:t>
      </w:r>
      <w:r>
        <w:rPr>
          <w:sz w:val="20"/>
        </w:rPr>
        <w:t>Cochrane</w:t>
      </w:r>
      <w:r>
        <w:rPr>
          <w:spacing w:val="-5"/>
          <w:sz w:val="20"/>
        </w:rPr>
        <w:t xml:space="preserve"> </w:t>
      </w:r>
      <w:r>
        <w:rPr>
          <w:sz w:val="20"/>
        </w:rPr>
        <w:t>Handbook</w:t>
      </w:r>
      <w:r>
        <w:rPr>
          <w:spacing w:val="-5"/>
          <w:sz w:val="20"/>
        </w:rPr>
        <w:t xml:space="preserve"> </w:t>
      </w:r>
      <w:r>
        <w:rPr>
          <w:sz w:val="20"/>
        </w:rPr>
        <w:t>for</w:t>
      </w:r>
      <w:r>
        <w:rPr>
          <w:spacing w:val="-5"/>
          <w:sz w:val="20"/>
        </w:rPr>
        <w:t xml:space="preserve"> </w:t>
      </w:r>
      <w:r>
        <w:rPr>
          <w:sz w:val="20"/>
        </w:rPr>
        <w:t>System</w:t>
      </w:r>
      <w:r>
        <w:rPr>
          <w:sz w:val="20"/>
        </w:rPr>
        <w:softHyphen/>
        <w:t>atic</w:t>
      </w:r>
      <w:r>
        <w:rPr>
          <w:spacing w:val="-13"/>
          <w:sz w:val="20"/>
        </w:rPr>
        <w:t xml:space="preserve"> </w:t>
      </w:r>
      <w:r>
        <w:rPr>
          <w:sz w:val="20"/>
        </w:rPr>
        <w:t>Reviews</w:t>
      </w:r>
      <w:r>
        <w:rPr>
          <w:spacing w:val="-12"/>
          <w:sz w:val="20"/>
        </w:rPr>
        <w:t xml:space="preserve"> </w:t>
      </w:r>
      <w:r>
        <w:rPr>
          <w:sz w:val="20"/>
        </w:rPr>
        <w:t>of</w:t>
      </w:r>
      <w:r>
        <w:rPr>
          <w:spacing w:val="-12"/>
          <w:sz w:val="20"/>
        </w:rPr>
        <w:t xml:space="preserve"> </w:t>
      </w:r>
      <w:r>
        <w:rPr>
          <w:sz w:val="20"/>
        </w:rPr>
        <w:t>Interventions,</w:t>
      </w:r>
      <w:r>
        <w:rPr>
          <w:spacing w:val="-12"/>
          <w:sz w:val="20"/>
        </w:rPr>
        <w:t xml:space="preserve"> </w:t>
      </w:r>
      <w:r>
        <w:rPr>
          <w:sz w:val="20"/>
        </w:rPr>
        <w:t>Version</w:t>
      </w:r>
      <w:r>
        <w:rPr>
          <w:spacing w:val="-12"/>
          <w:sz w:val="20"/>
        </w:rPr>
        <w:t xml:space="preserve"> </w:t>
      </w:r>
      <w:r>
        <w:rPr>
          <w:sz w:val="20"/>
        </w:rPr>
        <w:t>6.5</w:t>
      </w:r>
      <w:r>
        <w:rPr>
          <w:spacing w:val="-12"/>
          <w:sz w:val="20"/>
        </w:rPr>
        <w:t xml:space="preserve"> </w:t>
      </w:r>
      <w:r>
        <w:rPr>
          <w:sz w:val="20"/>
        </w:rPr>
        <w:t>edn.</w:t>
      </w:r>
      <w:r>
        <w:rPr>
          <w:spacing w:val="-12"/>
          <w:sz w:val="20"/>
        </w:rPr>
        <w:t xml:space="preserve"> </w:t>
      </w:r>
      <w:r>
        <w:rPr>
          <w:sz w:val="20"/>
        </w:rPr>
        <w:t>Cochrane,</w:t>
      </w:r>
      <w:r>
        <w:rPr>
          <w:spacing w:val="-12"/>
          <w:sz w:val="20"/>
        </w:rPr>
        <w:t xml:space="preserve"> </w:t>
      </w:r>
      <w:r>
        <w:rPr>
          <w:sz w:val="20"/>
        </w:rPr>
        <w:t>???</w:t>
      </w:r>
      <w:r>
        <w:rPr>
          <w:spacing w:val="-12"/>
          <w:sz w:val="20"/>
        </w:rPr>
        <w:t xml:space="preserve"> </w:t>
      </w:r>
      <w:r>
        <w:rPr>
          <w:sz w:val="20"/>
        </w:rPr>
        <w:t>(2024).</w:t>
      </w:r>
      <w:r>
        <w:rPr>
          <w:spacing w:val="-12"/>
          <w:sz w:val="20"/>
        </w:rPr>
        <w:t xml:space="preserve"> </w:t>
      </w:r>
      <w:r>
        <w:rPr>
          <w:sz w:val="20"/>
        </w:rPr>
        <w:t>Chapter</w:t>
      </w:r>
      <w:r>
        <w:rPr>
          <w:spacing w:val="-12"/>
          <w:sz w:val="20"/>
        </w:rPr>
        <w:t xml:space="preserve"> </w:t>
      </w:r>
      <w:r>
        <w:rPr>
          <w:sz w:val="20"/>
        </w:rPr>
        <w:t>last</w:t>
      </w:r>
      <w:r>
        <w:rPr>
          <w:spacing w:val="-12"/>
          <w:sz w:val="20"/>
        </w:rPr>
        <w:t xml:space="preserve"> </w:t>
      </w:r>
      <w:r>
        <w:rPr>
          <w:sz w:val="20"/>
        </w:rPr>
        <w:t>updated</w:t>
      </w:r>
      <w:r>
        <w:rPr>
          <w:spacing w:val="-12"/>
          <w:sz w:val="20"/>
        </w:rPr>
        <w:t xml:space="preserve"> </w:t>
      </w:r>
      <w:r>
        <w:rPr>
          <w:sz w:val="20"/>
        </w:rPr>
        <w:t xml:space="preserve">October </w:t>
      </w:r>
      <w:r>
        <w:rPr>
          <w:spacing w:val="-4"/>
          <w:sz w:val="20"/>
        </w:rPr>
        <w:t xml:space="preserve">2019. </w:t>
      </w:r>
      <w:hyperlink r:id="rId50">
        <w:r>
          <w:rPr>
            <w:rFonts w:ascii="Tahoma" w:hAnsi="Tahoma"/>
            <w:spacing w:val="-4"/>
            <w:sz w:val="20"/>
          </w:rPr>
          <w:t>https://www.cochrane.org/authors/handbooks-and-manuals/handbook/current/chapter-05</w:t>
        </w:r>
      </w:hyperlink>
    </w:p>
    <w:p w14:paraId="311D61FB" w14:textId="77777777" w:rsidR="00EF4BD5" w:rsidRDefault="00000000">
      <w:pPr>
        <w:pStyle w:val="ListParagraph"/>
        <w:numPr>
          <w:ilvl w:val="0"/>
          <w:numId w:val="1"/>
        </w:numPr>
        <w:tabs>
          <w:tab w:val="left" w:pos="600"/>
        </w:tabs>
        <w:spacing w:before="206" w:line="247" w:lineRule="auto"/>
        <w:ind w:right="427" w:hanging="410"/>
        <w:jc w:val="both"/>
        <w:rPr>
          <w:sz w:val="20"/>
        </w:rPr>
      </w:pPr>
      <w:bookmarkStart w:id="105" w:name="_bookmark82"/>
      <w:bookmarkEnd w:id="105"/>
      <w:r>
        <w:rPr>
          <w:sz w:val="20"/>
        </w:rPr>
        <w:t>Dwan, K., Gamble, C., Williamson, P.R., Kirkham, J.J., Group, R.B.: Systematic review of the empirical</w:t>
      </w:r>
      <w:r>
        <w:rPr>
          <w:spacing w:val="-6"/>
          <w:sz w:val="20"/>
        </w:rPr>
        <w:t xml:space="preserve"> </w:t>
      </w:r>
      <w:r>
        <w:rPr>
          <w:sz w:val="20"/>
        </w:rPr>
        <w:t>evidence</w:t>
      </w:r>
      <w:r>
        <w:rPr>
          <w:spacing w:val="-6"/>
          <w:sz w:val="20"/>
        </w:rPr>
        <w:t xml:space="preserve"> </w:t>
      </w:r>
      <w:r>
        <w:rPr>
          <w:sz w:val="20"/>
        </w:rPr>
        <w:t>of</w:t>
      </w:r>
      <w:r>
        <w:rPr>
          <w:spacing w:val="-6"/>
          <w:sz w:val="20"/>
        </w:rPr>
        <w:t xml:space="preserve"> </w:t>
      </w:r>
      <w:r>
        <w:rPr>
          <w:sz w:val="20"/>
        </w:rPr>
        <w:t>study</w:t>
      </w:r>
      <w:r>
        <w:rPr>
          <w:spacing w:val="-6"/>
          <w:sz w:val="20"/>
        </w:rPr>
        <w:t xml:space="preserve"> </w:t>
      </w:r>
      <w:r>
        <w:rPr>
          <w:sz w:val="20"/>
        </w:rPr>
        <w:t>publication</w:t>
      </w:r>
      <w:r>
        <w:rPr>
          <w:spacing w:val="-6"/>
          <w:sz w:val="20"/>
        </w:rPr>
        <w:t xml:space="preserve"> </w:t>
      </w:r>
      <w:r>
        <w:rPr>
          <w:sz w:val="20"/>
        </w:rPr>
        <w:t>bias</w:t>
      </w:r>
      <w:r>
        <w:rPr>
          <w:spacing w:val="-6"/>
          <w:sz w:val="20"/>
        </w:rPr>
        <w:t xml:space="preserve"> </w:t>
      </w:r>
      <w:r>
        <w:rPr>
          <w:sz w:val="20"/>
        </w:rPr>
        <w:t>and</w:t>
      </w:r>
      <w:r>
        <w:rPr>
          <w:spacing w:val="-6"/>
          <w:sz w:val="20"/>
        </w:rPr>
        <w:t xml:space="preserve"> </w:t>
      </w:r>
      <w:r>
        <w:rPr>
          <w:sz w:val="20"/>
        </w:rPr>
        <w:t>outcome</w:t>
      </w:r>
      <w:r>
        <w:rPr>
          <w:spacing w:val="-6"/>
          <w:sz w:val="20"/>
        </w:rPr>
        <w:t xml:space="preserve"> </w:t>
      </w:r>
      <w:r>
        <w:rPr>
          <w:sz w:val="20"/>
        </w:rPr>
        <w:t>reporting</w:t>
      </w:r>
      <w:r>
        <w:rPr>
          <w:spacing w:val="-6"/>
          <w:sz w:val="20"/>
        </w:rPr>
        <w:t xml:space="preserve"> </w:t>
      </w:r>
      <w:r>
        <w:rPr>
          <w:sz w:val="20"/>
        </w:rPr>
        <w:t>bias—an</w:t>
      </w:r>
      <w:r>
        <w:rPr>
          <w:spacing w:val="-6"/>
          <w:sz w:val="20"/>
        </w:rPr>
        <w:t xml:space="preserve"> </w:t>
      </w:r>
      <w:r>
        <w:rPr>
          <w:sz w:val="20"/>
        </w:rPr>
        <w:t>updated</w:t>
      </w:r>
      <w:r>
        <w:rPr>
          <w:spacing w:val="-6"/>
          <w:sz w:val="20"/>
        </w:rPr>
        <w:t xml:space="preserve"> </w:t>
      </w:r>
      <w:r>
        <w:rPr>
          <w:sz w:val="20"/>
        </w:rPr>
        <w:t>review.</w:t>
      </w:r>
      <w:r>
        <w:rPr>
          <w:spacing w:val="-6"/>
          <w:sz w:val="20"/>
        </w:rPr>
        <w:t xml:space="preserve"> </w:t>
      </w:r>
      <w:r>
        <w:rPr>
          <w:sz w:val="20"/>
        </w:rPr>
        <w:t xml:space="preserve">PloS one </w:t>
      </w:r>
      <w:r>
        <w:rPr>
          <w:rFonts w:ascii="Century Schoolbook" w:hAnsi="Century Schoolbook"/>
          <w:b/>
          <w:sz w:val="20"/>
        </w:rPr>
        <w:t>8</w:t>
      </w:r>
      <w:r>
        <w:rPr>
          <w:sz w:val="20"/>
        </w:rPr>
        <w:t>(7), 66844 (2013)</w:t>
      </w:r>
    </w:p>
    <w:p w14:paraId="4F44B3B9" w14:textId="77777777" w:rsidR="00EF4BD5" w:rsidRDefault="00000000">
      <w:pPr>
        <w:pStyle w:val="ListParagraph"/>
        <w:numPr>
          <w:ilvl w:val="0"/>
          <w:numId w:val="1"/>
        </w:numPr>
        <w:tabs>
          <w:tab w:val="left" w:pos="600"/>
        </w:tabs>
        <w:spacing w:before="202" w:line="247" w:lineRule="auto"/>
        <w:ind w:right="425" w:hanging="410"/>
        <w:jc w:val="both"/>
        <w:rPr>
          <w:sz w:val="20"/>
        </w:rPr>
      </w:pPr>
      <w:bookmarkStart w:id="106" w:name="_bookmark83"/>
      <w:bookmarkEnd w:id="106"/>
      <w:r>
        <w:rPr>
          <w:sz w:val="20"/>
        </w:rPr>
        <w:t>Chan,</w:t>
      </w:r>
      <w:r>
        <w:rPr>
          <w:spacing w:val="-6"/>
          <w:sz w:val="20"/>
        </w:rPr>
        <w:t xml:space="preserve"> </w:t>
      </w:r>
      <w:r>
        <w:rPr>
          <w:sz w:val="20"/>
        </w:rPr>
        <w:t>A.-W.,</w:t>
      </w:r>
      <w:r>
        <w:rPr>
          <w:spacing w:val="-6"/>
          <w:sz w:val="20"/>
        </w:rPr>
        <w:t xml:space="preserve"> </w:t>
      </w:r>
      <w:r>
        <w:rPr>
          <w:spacing w:val="6"/>
          <w:w w:val="96"/>
          <w:sz w:val="20"/>
        </w:rPr>
        <w:t>Hr</w:t>
      </w:r>
      <w:r>
        <w:rPr>
          <w:spacing w:val="-94"/>
          <w:w w:val="103"/>
          <w:sz w:val="20"/>
        </w:rPr>
        <w:t>´</w:t>
      </w:r>
      <w:r>
        <w:rPr>
          <w:spacing w:val="6"/>
          <w:w w:val="96"/>
          <w:sz w:val="20"/>
        </w:rPr>
        <w:t>o</w:t>
      </w:r>
      <w:r>
        <w:rPr>
          <w:spacing w:val="17"/>
          <w:w w:val="102"/>
          <w:sz w:val="20"/>
        </w:rPr>
        <w:t>b</w:t>
      </w:r>
      <w:r>
        <w:rPr>
          <w:spacing w:val="6"/>
          <w:sz w:val="20"/>
        </w:rPr>
        <w:t>jartsson,</w:t>
      </w:r>
      <w:r>
        <w:rPr>
          <w:spacing w:val="-5"/>
          <w:w w:val="99"/>
          <w:sz w:val="20"/>
        </w:rPr>
        <w:t xml:space="preserve"> </w:t>
      </w:r>
      <w:r>
        <w:rPr>
          <w:sz w:val="20"/>
        </w:rPr>
        <w:t>A.,</w:t>
      </w:r>
      <w:r>
        <w:rPr>
          <w:spacing w:val="-6"/>
          <w:sz w:val="20"/>
        </w:rPr>
        <w:t xml:space="preserve"> </w:t>
      </w:r>
      <w:r>
        <w:rPr>
          <w:sz w:val="20"/>
        </w:rPr>
        <w:t>Haahr,</w:t>
      </w:r>
      <w:r>
        <w:rPr>
          <w:spacing w:val="-6"/>
          <w:sz w:val="20"/>
        </w:rPr>
        <w:t xml:space="preserve"> </w:t>
      </w:r>
      <w:r>
        <w:rPr>
          <w:sz w:val="20"/>
        </w:rPr>
        <w:t>M.T.,</w:t>
      </w:r>
      <w:r>
        <w:rPr>
          <w:spacing w:val="-6"/>
          <w:sz w:val="20"/>
        </w:rPr>
        <w:t xml:space="preserve"> </w:t>
      </w:r>
      <w:r>
        <w:rPr>
          <w:sz w:val="20"/>
        </w:rPr>
        <w:t>Gøtzsche,</w:t>
      </w:r>
      <w:r>
        <w:rPr>
          <w:spacing w:val="-6"/>
          <w:sz w:val="20"/>
        </w:rPr>
        <w:t xml:space="preserve"> </w:t>
      </w:r>
      <w:r>
        <w:rPr>
          <w:sz w:val="20"/>
        </w:rPr>
        <w:t>P.C.,</w:t>
      </w:r>
      <w:r>
        <w:rPr>
          <w:spacing w:val="-6"/>
          <w:sz w:val="20"/>
        </w:rPr>
        <w:t xml:space="preserve"> </w:t>
      </w:r>
      <w:r>
        <w:rPr>
          <w:sz w:val="20"/>
        </w:rPr>
        <w:t>Altman,</w:t>
      </w:r>
      <w:r>
        <w:rPr>
          <w:spacing w:val="-6"/>
          <w:sz w:val="20"/>
        </w:rPr>
        <w:t xml:space="preserve"> </w:t>
      </w:r>
      <w:r>
        <w:rPr>
          <w:sz w:val="20"/>
        </w:rPr>
        <w:t>D.G.:</w:t>
      </w:r>
      <w:r>
        <w:rPr>
          <w:spacing w:val="-6"/>
          <w:sz w:val="20"/>
        </w:rPr>
        <w:t xml:space="preserve"> </w:t>
      </w:r>
      <w:r>
        <w:rPr>
          <w:sz w:val="20"/>
        </w:rPr>
        <w:t>Empirical</w:t>
      </w:r>
      <w:r>
        <w:rPr>
          <w:spacing w:val="-6"/>
          <w:sz w:val="20"/>
        </w:rPr>
        <w:t xml:space="preserve"> </w:t>
      </w:r>
      <w:r>
        <w:rPr>
          <w:sz w:val="20"/>
        </w:rPr>
        <w:t>evidence</w:t>
      </w:r>
      <w:r>
        <w:rPr>
          <w:spacing w:val="-6"/>
          <w:sz w:val="20"/>
        </w:rPr>
        <w:t xml:space="preserve"> </w:t>
      </w:r>
      <w:r>
        <w:rPr>
          <w:sz w:val="20"/>
        </w:rPr>
        <w:t>for selective</w:t>
      </w:r>
      <w:r>
        <w:rPr>
          <w:spacing w:val="-12"/>
          <w:sz w:val="20"/>
        </w:rPr>
        <w:t xml:space="preserve"> </w:t>
      </w:r>
      <w:r>
        <w:rPr>
          <w:sz w:val="20"/>
        </w:rPr>
        <w:t>reporting</w:t>
      </w:r>
      <w:r>
        <w:rPr>
          <w:spacing w:val="-12"/>
          <w:sz w:val="20"/>
        </w:rPr>
        <w:t xml:space="preserve"> </w:t>
      </w:r>
      <w:r>
        <w:rPr>
          <w:sz w:val="20"/>
        </w:rPr>
        <w:t>of</w:t>
      </w:r>
      <w:r>
        <w:rPr>
          <w:spacing w:val="-12"/>
          <w:sz w:val="20"/>
        </w:rPr>
        <w:t xml:space="preserve"> </w:t>
      </w:r>
      <w:r>
        <w:rPr>
          <w:sz w:val="20"/>
        </w:rPr>
        <w:t>outcomes</w:t>
      </w:r>
      <w:r>
        <w:rPr>
          <w:spacing w:val="-12"/>
          <w:sz w:val="20"/>
        </w:rPr>
        <w:t xml:space="preserve"> </w:t>
      </w:r>
      <w:r>
        <w:rPr>
          <w:sz w:val="20"/>
        </w:rPr>
        <w:t>in</w:t>
      </w:r>
      <w:r>
        <w:rPr>
          <w:spacing w:val="-12"/>
          <w:sz w:val="20"/>
        </w:rPr>
        <w:t xml:space="preserve"> </w:t>
      </w:r>
      <w:r>
        <w:rPr>
          <w:sz w:val="20"/>
        </w:rPr>
        <w:t>randomized</w:t>
      </w:r>
      <w:r>
        <w:rPr>
          <w:spacing w:val="-12"/>
          <w:sz w:val="20"/>
        </w:rPr>
        <w:t xml:space="preserve"> </w:t>
      </w:r>
      <w:r>
        <w:rPr>
          <w:sz w:val="20"/>
        </w:rPr>
        <w:t>trials:</w:t>
      </w:r>
      <w:r>
        <w:rPr>
          <w:spacing w:val="-12"/>
          <w:sz w:val="20"/>
        </w:rPr>
        <w:t xml:space="preserve"> </w:t>
      </w:r>
      <w:r>
        <w:rPr>
          <w:sz w:val="20"/>
        </w:rPr>
        <w:t>comparison</w:t>
      </w:r>
      <w:r>
        <w:rPr>
          <w:spacing w:val="-12"/>
          <w:sz w:val="20"/>
        </w:rPr>
        <w:t xml:space="preserve"> </w:t>
      </w:r>
      <w:r>
        <w:rPr>
          <w:sz w:val="20"/>
        </w:rPr>
        <w:t>of</w:t>
      </w:r>
      <w:r>
        <w:rPr>
          <w:spacing w:val="-12"/>
          <w:sz w:val="20"/>
        </w:rPr>
        <w:t xml:space="preserve"> </w:t>
      </w:r>
      <w:r>
        <w:rPr>
          <w:sz w:val="20"/>
        </w:rPr>
        <w:t>protocols</w:t>
      </w:r>
      <w:r>
        <w:rPr>
          <w:spacing w:val="-12"/>
          <w:sz w:val="20"/>
        </w:rPr>
        <w:t xml:space="preserve"> </w:t>
      </w:r>
      <w:r>
        <w:rPr>
          <w:sz w:val="20"/>
        </w:rPr>
        <w:t>to</w:t>
      </w:r>
      <w:r>
        <w:rPr>
          <w:spacing w:val="-12"/>
          <w:sz w:val="20"/>
        </w:rPr>
        <w:t xml:space="preserve"> </w:t>
      </w:r>
      <w:r>
        <w:rPr>
          <w:sz w:val="20"/>
        </w:rPr>
        <w:t>published</w:t>
      </w:r>
      <w:r>
        <w:rPr>
          <w:spacing w:val="-12"/>
          <w:sz w:val="20"/>
        </w:rPr>
        <w:t xml:space="preserve"> </w:t>
      </w:r>
      <w:r>
        <w:rPr>
          <w:sz w:val="20"/>
        </w:rPr>
        <w:t>articles. Jama</w:t>
      </w:r>
      <w:r>
        <w:rPr>
          <w:spacing w:val="-1"/>
          <w:sz w:val="20"/>
        </w:rPr>
        <w:t xml:space="preserve"> </w:t>
      </w:r>
      <w:r>
        <w:rPr>
          <w:rFonts w:ascii="Century Schoolbook" w:hAnsi="Century Schoolbook"/>
          <w:b/>
          <w:sz w:val="20"/>
        </w:rPr>
        <w:t>291</w:t>
      </w:r>
      <w:r>
        <w:rPr>
          <w:sz w:val="20"/>
        </w:rPr>
        <w:t>(20),</w:t>
      </w:r>
      <w:r>
        <w:rPr>
          <w:spacing w:val="-1"/>
          <w:sz w:val="20"/>
        </w:rPr>
        <w:t xml:space="preserve"> </w:t>
      </w:r>
      <w:r>
        <w:rPr>
          <w:sz w:val="20"/>
        </w:rPr>
        <w:t>2457–2465</w:t>
      </w:r>
      <w:r>
        <w:rPr>
          <w:spacing w:val="-1"/>
          <w:sz w:val="20"/>
        </w:rPr>
        <w:t xml:space="preserve"> </w:t>
      </w:r>
      <w:r>
        <w:rPr>
          <w:sz w:val="20"/>
        </w:rPr>
        <w:t>(2004)</w:t>
      </w:r>
    </w:p>
    <w:p w14:paraId="19AF9C5F" w14:textId="77777777" w:rsidR="00EF4BD5" w:rsidRDefault="00000000">
      <w:pPr>
        <w:pStyle w:val="ListParagraph"/>
        <w:numPr>
          <w:ilvl w:val="0"/>
          <w:numId w:val="1"/>
        </w:numPr>
        <w:tabs>
          <w:tab w:val="left" w:pos="598"/>
          <w:tab w:val="left" w:pos="600"/>
        </w:tabs>
        <w:spacing w:line="244" w:lineRule="auto"/>
        <w:ind w:right="425" w:hanging="510"/>
        <w:jc w:val="both"/>
        <w:rPr>
          <w:sz w:val="20"/>
        </w:rPr>
      </w:pPr>
      <w:bookmarkStart w:id="107" w:name="_bookmark84"/>
      <w:bookmarkEnd w:id="107"/>
      <w:r>
        <w:rPr>
          <w:sz w:val="20"/>
        </w:rPr>
        <w:t>Cordero,</w:t>
      </w:r>
      <w:r>
        <w:rPr>
          <w:spacing w:val="-2"/>
          <w:sz w:val="20"/>
        </w:rPr>
        <w:t xml:space="preserve"> </w:t>
      </w:r>
      <w:r>
        <w:rPr>
          <w:sz w:val="20"/>
        </w:rPr>
        <w:t>R.J.,</w:t>
      </w:r>
      <w:r>
        <w:rPr>
          <w:spacing w:val="-2"/>
          <w:sz w:val="20"/>
        </w:rPr>
        <w:t xml:space="preserve"> </w:t>
      </w:r>
      <w:r>
        <w:rPr>
          <w:spacing w:val="16"/>
          <w:sz w:val="20"/>
        </w:rPr>
        <w:t>Le</w:t>
      </w:r>
      <w:r>
        <w:rPr>
          <w:spacing w:val="-84"/>
          <w:w w:val="102"/>
          <w:sz w:val="20"/>
        </w:rPr>
        <w:t>´</w:t>
      </w:r>
      <w:r>
        <w:rPr>
          <w:spacing w:val="16"/>
          <w:w w:val="95"/>
          <w:sz w:val="20"/>
        </w:rPr>
        <w:t>o</w:t>
      </w:r>
      <w:r>
        <w:rPr>
          <w:spacing w:val="15"/>
          <w:w w:val="96"/>
          <w:sz w:val="20"/>
        </w:rPr>
        <w:t>n</w:t>
      </w:r>
      <w:r>
        <w:rPr>
          <w:spacing w:val="16"/>
          <w:w w:val="102"/>
          <w:sz w:val="20"/>
        </w:rPr>
        <w:t>-</w:t>
      </w:r>
      <w:r>
        <w:rPr>
          <w:sz w:val="20"/>
        </w:rPr>
        <w:t>Rodriguez,</w:t>
      </w:r>
      <w:r>
        <w:rPr>
          <w:spacing w:val="-2"/>
          <w:sz w:val="20"/>
        </w:rPr>
        <w:t xml:space="preserve"> </w:t>
      </w:r>
      <w:r>
        <w:rPr>
          <w:sz w:val="20"/>
        </w:rPr>
        <w:t>C.M.,</w:t>
      </w:r>
      <w:r>
        <w:rPr>
          <w:spacing w:val="-2"/>
          <w:sz w:val="20"/>
        </w:rPr>
        <w:t xml:space="preserve"> </w:t>
      </w:r>
      <w:r>
        <w:rPr>
          <w:sz w:val="20"/>
        </w:rPr>
        <w:t>Alvarado-Torres,</w:t>
      </w:r>
      <w:r>
        <w:rPr>
          <w:spacing w:val="-2"/>
          <w:sz w:val="20"/>
        </w:rPr>
        <w:t xml:space="preserve"> </w:t>
      </w:r>
      <w:r>
        <w:rPr>
          <w:sz w:val="20"/>
        </w:rPr>
        <w:t>J.K.,</w:t>
      </w:r>
      <w:r>
        <w:rPr>
          <w:spacing w:val="-2"/>
          <w:sz w:val="20"/>
        </w:rPr>
        <w:t xml:space="preserve"> </w:t>
      </w:r>
      <w:r>
        <w:rPr>
          <w:sz w:val="20"/>
        </w:rPr>
        <w:t>Rodriguez,</w:t>
      </w:r>
      <w:r>
        <w:rPr>
          <w:spacing w:val="-2"/>
          <w:sz w:val="20"/>
        </w:rPr>
        <w:t xml:space="preserve"> </w:t>
      </w:r>
      <w:r>
        <w:rPr>
          <w:sz w:val="20"/>
        </w:rPr>
        <w:t>A.R.,</w:t>
      </w:r>
      <w:r>
        <w:rPr>
          <w:spacing w:val="-2"/>
          <w:sz w:val="20"/>
        </w:rPr>
        <w:t xml:space="preserve"> </w:t>
      </w:r>
      <w:r>
        <w:rPr>
          <w:sz w:val="20"/>
        </w:rPr>
        <w:t>Casadevall,</w:t>
      </w:r>
      <w:r>
        <w:rPr>
          <w:spacing w:val="-2"/>
          <w:sz w:val="20"/>
        </w:rPr>
        <w:t xml:space="preserve"> </w:t>
      </w:r>
      <w:r>
        <w:rPr>
          <w:sz w:val="20"/>
        </w:rPr>
        <w:t>A.:</w:t>
      </w:r>
      <w:r>
        <w:rPr>
          <w:spacing w:val="-2"/>
          <w:sz w:val="20"/>
        </w:rPr>
        <w:t xml:space="preserve"> </w:t>
      </w:r>
      <w:r>
        <w:rPr>
          <w:sz w:val="20"/>
        </w:rPr>
        <w:t>Life science’s</w:t>
      </w:r>
      <w:r>
        <w:rPr>
          <w:spacing w:val="-4"/>
          <w:sz w:val="20"/>
        </w:rPr>
        <w:t xml:space="preserve"> </w:t>
      </w:r>
      <w:r>
        <w:rPr>
          <w:sz w:val="20"/>
        </w:rPr>
        <w:t>average</w:t>
      </w:r>
      <w:r>
        <w:rPr>
          <w:spacing w:val="-4"/>
          <w:sz w:val="20"/>
        </w:rPr>
        <w:t xml:space="preserve"> </w:t>
      </w:r>
      <w:r>
        <w:rPr>
          <w:sz w:val="20"/>
        </w:rPr>
        <w:t>publishable</w:t>
      </w:r>
      <w:r>
        <w:rPr>
          <w:spacing w:val="-4"/>
          <w:sz w:val="20"/>
        </w:rPr>
        <w:t xml:space="preserve"> </w:t>
      </w:r>
      <w:r>
        <w:rPr>
          <w:sz w:val="20"/>
        </w:rPr>
        <w:t>unit</w:t>
      </w:r>
      <w:r>
        <w:rPr>
          <w:spacing w:val="-4"/>
          <w:sz w:val="20"/>
        </w:rPr>
        <w:t xml:space="preserve"> </w:t>
      </w:r>
      <w:r>
        <w:rPr>
          <w:sz w:val="20"/>
        </w:rPr>
        <w:t>(apu)</w:t>
      </w:r>
      <w:r>
        <w:rPr>
          <w:spacing w:val="-4"/>
          <w:sz w:val="20"/>
        </w:rPr>
        <w:t xml:space="preserve"> </w:t>
      </w:r>
      <w:r>
        <w:rPr>
          <w:sz w:val="20"/>
        </w:rPr>
        <w:t>has</w:t>
      </w:r>
      <w:r>
        <w:rPr>
          <w:spacing w:val="-4"/>
          <w:sz w:val="20"/>
        </w:rPr>
        <w:t xml:space="preserve"> </w:t>
      </w:r>
      <w:r>
        <w:rPr>
          <w:sz w:val="20"/>
        </w:rPr>
        <w:t>increased</w:t>
      </w:r>
      <w:r>
        <w:rPr>
          <w:spacing w:val="-4"/>
          <w:sz w:val="20"/>
        </w:rPr>
        <w:t xml:space="preserve"> </w:t>
      </w:r>
      <w:r>
        <w:rPr>
          <w:sz w:val="20"/>
        </w:rPr>
        <w:t>over</w:t>
      </w:r>
      <w:r>
        <w:rPr>
          <w:spacing w:val="-4"/>
          <w:sz w:val="20"/>
        </w:rPr>
        <w:t xml:space="preserve"> </w:t>
      </w:r>
      <w:r>
        <w:rPr>
          <w:sz w:val="20"/>
        </w:rPr>
        <w:t>the</w:t>
      </w:r>
      <w:r>
        <w:rPr>
          <w:spacing w:val="-4"/>
          <w:sz w:val="20"/>
        </w:rPr>
        <w:t xml:space="preserve"> </w:t>
      </w:r>
      <w:r>
        <w:rPr>
          <w:sz w:val="20"/>
        </w:rPr>
        <w:t>past</w:t>
      </w:r>
      <w:r>
        <w:rPr>
          <w:spacing w:val="-4"/>
          <w:sz w:val="20"/>
        </w:rPr>
        <w:t xml:space="preserve"> </w:t>
      </w:r>
      <w:r>
        <w:rPr>
          <w:sz w:val="20"/>
        </w:rPr>
        <w:t>two</w:t>
      </w:r>
      <w:r>
        <w:rPr>
          <w:spacing w:val="-4"/>
          <w:sz w:val="20"/>
        </w:rPr>
        <w:t xml:space="preserve"> </w:t>
      </w:r>
      <w:r>
        <w:rPr>
          <w:sz w:val="20"/>
        </w:rPr>
        <w:t>decades.</w:t>
      </w:r>
      <w:r>
        <w:rPr>
          <w:spacing w:val="-4"/>
          <w:sz w:val="20"/>
        </w:rPr>
        <w:t xml:space="preserve"> </w:t>
      </w:r>
      <w:r>
        <w:rPr>
          <w:sz w:val="20"/>
        </w:rPr>
        <w:t>PLoS</w:t>
      </w:r>
      <w:r>
        <w:rPr>
          <w:spacing w:val="-4"/>
          <w:sz w:val="20"/>
        </w:rPr>
        <w:t xml:space="preserve"> </w:t>
      </w:r>
      <w:r>
        <w:rPr>
          <w:sz w:val="20"/>
        </w:rPr>
        <w:t>One</w:t>
      </w:r>
      <w:r>
        <w:rPr>
          <w:spacing w:val="-4"/>
          <w:sz w:val="20"/>
        </w:rPr>
        <w:t xml:space="preserve"> </w:t>
      </w:r>
      <w:r>
        <w:rPr>
          <w:rFonts w:ascii="Century Schoolbook" w:hAnsi="Century Schoolbook"/>
          <w:b/>
          <w:sz w:val="20"/>
        </w:rPr>
        <w:t>11</w:t>
      </w:r>
      <w:r>
        <w:rPr>
          <w:sz w:val="20"/>
        </w:rPr>
        <w:t>(6), 0156983 (2016)</w:t>
      </w:r>
    </w:p>
    <w:p w14:paraId="010EAC07" w14:textId="77777777" w:rsidR="00EF4BD5" w:rsidRDefault="00000000">
      <w:pPr>
        <w:pStyle w:val="ListParagraph"/>
        <w:numPr>
          <w:ilvl w:val="0"/>
          <w:numId w:val="1"/>
        </w:numPr>
        <w:tabs>
          <w:tab w:val="left" w:pos="598"/>
          <w:tab w:val="left" w:pos="600"/>
        </w:tabs>
        <w:spacing w:before="210"/>
        <w:ind w:right="426" w:hanging="510"/>
        <w:jc w:val="both"/>
        <w:rPr>
          <w:sz w:val="20"/>
        </w:rPr>
      </w:pPr>
      <w:bookmarkStart w:id="108" w:name="_bookmark85"/>
      <w:bookmarkEnd w:id="108"/>
      <w:r>
        <w:rPr>
          <w:sz w:val="20"/>
        </w:rPr>
        <w:t xml:space="preserve">Heßler, N., Rottmann, M., Ziegler, A.: Empirical analysis of the text structure of original research articles in medical journals. PLoS One </w:t>
      </w:r>
      <w:r>
        <w:rPr>
          <w:rFonts w:ascii="Century Schoolbook" w:hAnsi="Century Schoolbook"/>
          <w:b/>
          <w:sz w:val="20"/>
        </w:rPr>
        <w:t>15</w:t>
      </w:r>
      <w:r>
        <w:rPr>
          <w:sz w:val="20"/>
        </w:rPr>
        <w:t>(10), 0240288 (2020)</w:t>
      </w:r>
    </w:p>
    <w:p w14:paraId="2AEA2EE8" w14:textId="77777777" w:rsidR="00EF4BD5" w:rsidRDefault="00000000">
      <w:pPr>
        <w:pStyle w:val="ListParagraph"/>
        <w:numPr>
          <w:ilvl w:val="0"/>
          <w:numId w:val="1"/>
        </w:numPr>
        <w:tabs>
          <w:tab w:val="left" w:pos="598"/>
          <w:tab w:val="left" w:pos="600"/>
        </w:tabs>
        <w:spacing w:before="211" w:line="254" w:lineRule="auto"/>
        <w:ind w:right="425" w:hanging="510"/>
        <w:jc w:val="both"/>
        <w:rPr>
          <w:sz w:val="20"/>
        </w:rPr>
      </w:pPr>
      <w:bookmarkStart w:id="109" w:name="_bookmark86"/>
      <w:bookmarkEnd w:id="109"/>
      <w:r>
        <w:rPr>
          <w:sz w:val="20"/>
        </w:rPr>
        <w:t>Niu,</w:t>
      </w:r>
      <w:r>
        <w:rPr>
          <w:spacing w:val="-3"/>
          <w:sz w:val="20"/>
        </w:rPr>
        <w:t xml:space="preserve"> </w:t>
      </w:r>
      <w:r>
        <w:rPr>
          <w:sz w:val="20"/>
        </w:rPr>
        <w:t>C.,</w:t>
      </w:r>
      <w:r>
        <w:rPr>
          <w:spacing w:val="-3"/>
          <w:sz w:val="20"/>
        </w:rPr>
        <w:t xml:space="preserve"> </w:t>
      </w:r>
      <w:r>
        <w:rPr>
          <w:sz w:val="20"/>
        </w:rPr>
        <w:t>Wu,</w:t>
      </w:r>
      <w:r>
        <w:rPr>
          <w:spacing w:val="-3"/>
          <w:sz w:val="20"/>
        </w:rPr>
        <w:t xml:space="preserve"> </w:t>
      </w:r>
      <w:r>
        <w:rPr>
          <w:sz w:val="20"/>
        </w:rPr>
        <w:t>Y.,</w:t>
      </w:r>
      <w:r>
        <w:rPr>
          <w:spacing w:val="-3"/>
          <w:sz w:val="20"/>
        </w:rPr>
        <w:t xml:space="preserve"> </w:t>
      </w:r>
      <w:r>
        <w:rPr>
          <w:sz w:val="20"/>
        </w:rPr>
        <w:t>Zhu,</w:t>
      </w:r>
      <w:r>
        <w:rPr>
          <w:spacing w:val="-3"/>
          <w:sz w:val="20"/>
        </w:rPr>
        <w:t xml:space="preserve"> </w:t>
      </w:r>
      <w:r>
        <w:rPr>
          <w:sz w:val="20"/>
        </w:rPr>
        <w:t>J.,</w:t>
      </w:r>
      <w:r>
        <w:rPr>
          <w:spacing w:val="-3"/>
          <w:sz w:val="20"/>
        </w:rPr>
        <w:t xml:space="preserve"> </w:t>
      </w:r>
      <w:r>
        <w:rPr>
          <w:sz w:val="20"/>
        </w:rPr>
        <w:t>Xu,</w:t>
      </w:r>
      <w:r>
        <w:rPr>
          <w:spacing w:val="-3"/>
          <w:sz w:val="20"/>
        </w:rPr>
        <w:t xml:space="preserve"> </w:t>
      </w:r>
      <w:r>
        <w:rPr>
          <w:sz w:val="20"/>
        </w:rPr>
        <w:t>S.,</w:t>
      </w:r>
      <w:r>
        <w:rPr>
          <w:spacing w:val="-3"/>
          <w:sz w:val="20"/>
        </w:rPr>
        <w:t xml:space="preserve"> </w:t>
      </w:r>
      <w:r>
        <w:rPr>
          <w:sz w:val="20"/>
        </w:rPr>
        <w:t>Shum,</w:t>
      </w:r>
      <w:r>
        <w:rPr>
          <w:spacing w:val="-3"/>
          <w:sz w:val="20"/>
        </w:rPr>
        <w:t xml:space="preserve"> </w:t>
      </w:r>
      <w:r>
        <w:rPr>
          <w:sz w:val="20"/>
        </w:rPr>
        <w:t>K.,</w:t>
      </w:r>
      <w:r>
        <w:rPr>
          <w:spacing w:val="-3"/>
          <w:sz w:val="20"/>
        </w:rPr>
        <w:t xml:space="preserve"> </w:t>
      </w:r>
      <w:r>
        <w:rPr>
          <w:sz w:val="20"/>
        </w:rPr>
        <w:t>Zhong,</w:t>
      </w:r>
      <w:r>
        <w:rPr>
          <w:spacing w:val="-3"/>
          <w:sz w:val="20"/>
        </w:rPr>
        <w:t xml:space="preserve"> </w:t>
      </w:r>
      <w:r>
        <w:rPr>
          <w:sz w:val="20"/>
        </w:rPr>
        <w:t>R.,</w:t>
      </w:r>
      <w:r>
        <w:rPr>
          <w:spacing w:val="-3"/>
          <w:sz w:val="20"/>
        </w:rPr>
        <w:t xml:space="preserve"> </w:t>
      </w:r>
      <w:r>
        <w:rPr>
          <w:sz w:val="20"/>
        </w:rPr>
        <w:t>Song,</w:t>
      </w:r>
      <w:r>
        <w:rPr>
          <w:spacing w:val="-3"/>
          <w:sz w:val="20"/>
        </w:rPr>
        <w:t xml:space="preserve"> </w:t>
      </w:r>
      <w:r>
        <w:rPr>
          <w:sz w:val="20"/>
        </w:rPr>
        <w:t>J.,</w:t>
      </w:r>
      <w:r>
        <w:rPr>
          <w:spacing w:val="-3"/>
          <w:sz w:val="20"/>
        </w:rPr>
        <w:t xml:space="preserve"> </w:t>
      </w:r>
      <w:r>
        <w:rPr>
          <w:sz w:val="20"/>
        </w:rPr>
        <w:t>Zhang,</w:t>
      </w:r>
      <w:r>
        <w:rPr>
          <w:spacing w:val="-3"/>
          <w:sz w:val="20"/>
        </w:rPr>
        <w:t xml:space="preserve"> </w:t>
      </w:r>
      <w:r>
        <w:rPr>
          <w:sz w:val="20"/>
        </w:rPr>
        <w:t>T.:</w:t>
      </w:r>
      <w:r>
        <w:rPr>
          <w:spacing w:val="-3"/>
          <w:sz w:val="20"/>
        </w:rPr>
        <w:t xml:space="preserve"> </w:t>
      </w:r>
      <w:r>
        <w:rPr>
          <w:sz w:val="20"/>
        </w:rPr>
        <w:t>Ragtruth:</w:t>
      </w:r>
      <w:r>
        <w:rPr>
          <w:spacing w:val="-3"/>
          <w:sz w:val="20"/>
        </w:rPr>
        <w:t xml:space="preserve"> </w:t>
      </w:r>
      <w:r>
        <w:rPr>
          <w:sz w:val="20"/>
        </w:rPr>
        <w:t>A</w:t>
      </w:r>
      <w:r>
        <w:rPr>
          <w:spacing w:val="-3"/>
          <w:sz w:val="20"/>
        </w:rPr>
        <w:t xml:space="preserve"> </w:t>
      </w:r>
      <w:r>
        <w:rPr>
          <w:sz w:val="20"/>
        </w:rPr>
        <w:t xml:space="preserve">hallucination </w:t>
      </w:r>
      <w:r>
        <w:rPr>
          <w:spacing w:val="-4"/>
          <w:sz w:val="20"/>
        </w:rPr>
        <w:t xml:space="preserve">corpus for developing trustworthy retrieval-augmented language models. In: Proceedings of the 62nd </w:t>
      </w:r>
      <w:r>
        <w:rPr>
          <w:sz w:val="20"/>
        </w:rPr>
        <w:t>Annual Meeting of the Association for Computational Linguistics (Volume 1: Long Papers), pp. 10862–10878</w:t>
      </w:r>
      <w:r>
        <w:rPr>
          <w:spacing w:val="-6"/>
          <w:sz w:val="20"/>
        </w:rPr>
        <w:t xml:space="preserve"> </w:t>
      </w:r>
      <w:r>
        <w:rPr>
          <w:sz w:val="20"/>
        </w:rPr>
        <w:t>(2024)</w:t>
      </w:r>
    </w:p>
    <w:p w14:paraId="7516541E" w14:textId="77777777" w:rsidR="00EF4BD5" w:rsidRDefault="00000000">
      <w:pPr>
        <w:pStyle w:val="ListParagraph"/>
        <w:numPr>
          <w:ilvl w:val="0"/>
          <w:numId w:val="1"/>
        </w:numPr>
        <w:tabs>
          <w:tab w:val="left" w:pos="598"/>
          <w:tab w:val="left" w:pos="600"/>
        </w:tabs>
        <w:spacing w:before="195" w:line="247" w:lineRule="auto"/>
        <w:ind w:right="425" w:hanging="510"/>
        <w:jc w:val="both"/>
        <w:rPr>
          <w:sz w:val="20"/>
        </w:rPr>
      </w:pPr>
      <w:bookmarkStart w:id="110" w:name="_bookmark87"/>
      <w:bookmarkEnd w:id="110"/>
      <w:r>
        <w:rPr>
          <w:sz w:val="20"/>
        </w:rPr>
        <w:t>Mullan, R.J., Flynn, D.N., Carlberg, B., Tleyjeh, I.M., Kamath, C.C., LaBella, M.L., Erwin, P.J., Guyatt,</w:t>
      </w:r>
      <w:r>
        <w:rPr>
          <w:spacing w:val="-7"/>
          <w:sz w:val="20"/>
        </w:rPr>
        <w:t xml:space="preserve"> </w:t>
      </w:r>
      <w:r>
        <w:rPr>
          <w:sz w:val="20"/>
        </w:rPr>
        <w:t>G.H.,</w:t>
      </w:r>
      <w:r>
        <w:rPr>
          <w:spacing w:val="-7"/>
          <w:sz w:val="20"/>
        </w:rPr>
        <w:t xml:space="preserve"> </w:t>
      </w:r>
      <w:r>
        <w:rPr>
          <w:sz w:val="20"/>
        </w:rPr>
        <w:t>Montori,</w:t>
      </w:r>
      <w:r>
        <w:rPr>
          <w:spacing w:val="-7"/>
          <w:sz w:val="20"/>
        </w:rPr>
        <w:t xml:space="preserve"> </w:t>
      </w:r>
      <w:r>
        <w:rPr>
          <w:sz w:val="20"/>
        </w:rPr>
        <w:t>V.M.:</w:t>
      </w:r>
      <w:r>
        <w:rPr>
          <w:spacing w:val="-7"/>
          <w:sz w:val="20"/>
        </w:rPr>
        <w:t xml:space="preserve"> </w:t>
      </w:r>
      <w:r>
        <w:rPr>
          <w:sz w:val="20"/>
        </w:rPr>
        <w:t>Systematic</w:t>
      </w:r>
      <w:r>
        <w:rPr>
          <w:spacing w:val="-7"/>
          <w:sz w:val="20"/>
        </w:rPr>
        <w:t xml:space="preserve"> </w:t>
      </w:r>
      <w:r>
        <w:rPr>
          <w:sz w:val="20"/>
        </w:rPr>
        <w:t>reviewers</w:t>
      </w:r>
      <w:r>
        <w:rPr>
          <w:spacing w:val="-7"/>
          <w:sz w:val="20"/>
        </w:rPr>
        <w:t xml:space="preserve"> </w:t>
      </w:r>
      <w:r>
        <w:rPr>
          <w:sz w:val="20"/>
        </w:rPr>
        <w:t>commonly</w:t>
      </w:r>
      <w:r>
        <w:rPr>
          <w:spacing w:val="-7"/>
          <w:sz w:val="20"/>
        </w:rPr>
        <w:t xml:space="preserve"> </w:t>
      </w:r>
      <w:r>
        <w:rPr>
          <w:sz w:val="20"/>
        </w:rPr>
        <w:t>contact</w:t>
      </w:r>
      <w:r>
        <w:rPr>
          <w:spacing w:val="-7"/>
          <w:sz w:val="20"/>
        </w:rPr>
        <w:t xml:space="preserve"> </w:t>
      </w:r>
      <w:r>
        <w:rPr>
          <w:sz w:val="20"/>
        </w:rPr>
        <w:t>study</w:t>
      </w:r>
      <w:r>
        <w:rPr>
          <w:spacing w:val="-7"/>
          <w:sz w:val="20"/>
        </w:rPr>
        <w:t xml:space="preserve"> </w:t>
      </w:r>
      <w:r>
        <w:rPr>
          <w:sz w:val="20"/>
        </w:rPr>
        <w:t>authors</w:t>
      </w:r>
      <w:r>
        <w:rPr>
          <w:spacing w:val="-7"/>
          <w:sz w:val="20"/>
        </w:rPr>
        <w:t xml:space="preserve"> </w:t>
      </w:r>
      <w:r>
        <w:rPr>
          <w:sz w:val="20"/>
        </w:rPr>
        <w:t>but</w:t>
      </w:r>
      <w:r>
        <w:rPr>
          <w:spacing w:val="-7"/>
          <w:sz w:val="20"/>
        </w:rPr>
        <w:t xml:space="preserve"> </w:t>
      </w:r>
      <w:r>
        <w:rPr>
          <w:sz w:val="20"/>
        </w:rPr>
        <w:t>do</w:t>
      </w:r>
      <w:r>
        <w:rPr>
          <w:spacing w:val="-7"/>
          <w:sz w:val="20"/>
        </w:rPr>
        <w:t xml:space="preserve"> </w:t>
      </w:r>
      <w:r>
        <w:rPr>
          <w:sz w:val="20"/>
        </w:rPr>
        <w:t>so</w:t>
      </w:r>
      <w:r>
        <w:rPr>
          <w:spacing w:val="-7"/>
          <w:sz w:val="20"/>
        </w:rPr>
        <w:t xml:space="preserve"> </w:t>
      </w:r>
      <w:r>
        <w:rPr>
          <w:sz w:val="20"/>
        </w:rPr>
        <w:t xml:space="preserve">with limited rigor. Journal of clinical epidemiology </w:t>
      </w:r>
      <w:r>
        <w:rPr>
          <w:rFonts w:ascii="Century Schoolbook" w:hAnsi="Century Schoolbook"/>
          <w:b/>
          <w:sz w:val="20"/>
        </w:rPr>
        <w:t>62</w:t>
      </w:r>
      <w:r>
        <w:rPr>
          <w:sz w:val="20"/>
        </w:rPr>
        <w:t>(2), 138–142 (2009)</w:t>
      </w:r>
    </w:p>
    <w:p w14:paraId="74A6066F" w14:textId="77777777" w:rsidR="00EF4BD5" w:rsidRDefault="00000000">
      <w:pPr>
        <w:pStyle w:val="ListParagraph"/>
        <w:numPr>
          <w:ilvl w:val="0"/>
          <w:numId w:val="1"/>
        </w:numPr>
        <w:tabs>
          <w:tab w:val="left" w:pos="598"/>
          <w:tab w:val="left" w:pos="600"/>
        </w:tabs>
        <w:spacing w:line="247" w:lineRule="auto"/>
        <w:ind w:right="426" w:hanging="510"/>
        <w:jc w:val="both"/>
        <w:rPr>
          <w:sz w:val="20"/>
        </w:rPr>
      </w:pPr>
      <w:bookmarkStart w:id="111" w:name="_bookmark88"/>
      <w:bookmarkEnd w:id="111"/>
      <w:r>
        <w:rPr>
          <w:sz w:val="20"/>
        </w:rPr>
        <w:t>Reynders,</w:t>
      </w:r>
      <w:r>
        <w:rPr>
          <w:spacing w:val="-11"/>
          <w:sz w:val="20"/>
        </w:rPr>
        <w:t xml:space="preserve"> </w:t>
      </w:r>
      <w:r>
        <w:rPr>
          <w:sz w:val="20"/>
        </w:rPr>
        <w:t>R.M.,</w:t>
      </w:r>
      <w:r>
        <w:rPr>
          <w:spacing w:val="-11"/>
          <w:sz w:val="20"/>
        </w:rPr>
        <w:t xml:space="preserve"> </w:t>
      </w:r>
      <w:r>
        <w:rPr>
          <w:sz w:val="20"/>
        </w:rPr>
        <w:t>Ladu,</w:t>
      </w:r>
      <w:r>
        <w:rPr>
          <w:spacing w:val="-11"/>
          <w:sz w:val="20"/>
        </w:rPr>
        <w:t xml:space="preserve"> </w:t>
      </w:r>
      <w:r>
        <w:rPr>
          <w:sz w:val="20"/>
        </w:rPr>
        <w:t>L.,</w:t>
      </w:r>
      <w:r>
        <w:rPr>
          <w:spacing w:val="-11"/>
          <w:sz w:val="20"/>
        </w:rPr>
        <w:t xml:space="preserve"> </w:t>
      </w:r>
      <w:r>
        <w:rPr>
          <w:sz w:val="20"/>
        </w:rPr>
        <w:t>Di</w:t>
      </w:r>
      <w:r>
        <w:rPr>
          <w:spacing w:val="-11"/>
          <w:sz w:val="20"/>
        </w:rPr>
        <w:t xml:space="preserve"> </w:t>
      </w:r>
      <w:r>
        <w:rPr>
          <w:sz w:val="20"/>
        </w:rPr>
        <w:t>Girolamo,</w:t>
      </w:r>
      <w:r>
        <w:rPr>
          <w:spacing w:val="-11"/>
          <w:sz w:val="20"/>
        </w:rPr>
        <w:t xml:space="preserve"> </w:t>
      </w:r>
      <w:r>
        <w:rPr>
          <w:sz w:val="20"/>
        </w:rPr>
        <w:t>N.:</w:t>
      </w:r>
      <w:r>
        <w:rPr>
          <w:spacing w:val="-11"/>
          <w:sz w:val="20"/>
        </w:rPr>
        <w:t xml:space="preserve"> </w:t>
      </w:r>
      <w:r>
        <w:rPr>
          <w:sz w:val="20"/>
        </w:rPr>
        <w:t>Contacting</w:t>
      </w:r>
      <w:r>
        <w:rPr>
          <w:spacing w:val="-11"/>
          <w:sz w:val="20"/>
        </w:rPr>
        <w:t xml:space="preserve"> </w:t>
      </w:r>
      <w:r>
        <w:rPr>
          <w:sz w:val="20"/>
        </w:rPr>
        <w:t>of</w:t>
      </w:r>
      <w:r>
        <w:rPr>
          <w:spacing w:val="-11"/>
          <w:sz w:val="20"/>
        </w:rPr>
        <w:t xml:space="preserve"> </w:t>
      </w:r>
      <w:r>
        <w:rPr>
          <w:sz w:val="20"/>
        </w:rPr>
        <w:t>authors</w:t>
      </w:r>
      <w:r>
        <w:rPr>
          <w:spacing w:val="-11"/>
          <w:sz w:val="20"/>
        </w:rPr>
        <w:t xml:space="preserve"> </w:t>
      </w:r>
      <w:r>
        <w:rPr>
          <w:sz w:val="20"/>
        </w:rPr>
        <w:t>modified</w:t>
      </w:r>
      <w:r>
        <w:rPr>
          <w:spacing w:val="-11"/>
          <w:sz w:val="20"/>
        </w:rPr>
        <w:t xml:space="preserve"> </w:t>
      </w:r>
      <w:r>
        <w:rPr>
          <w:sz w:val="20"/>
        </w:rPr>
        <w:t>crucial</w:t>
      </w:r>
      <w:r>
        <w:rPr>
          <w:spacing w:val="-11"/>
          <w:sz w:val="20"/>
        </w:rPr>
        <w:t xml:space="preserve"> </w:t>
      </w:r>
      <w:r>
        <w:rPr>
          <w:sz w:val="20"/>
        </w:rPr>
        <w:t>outcomes</w:t>
      </w:r>
      <w:r>
        <w:rPr>
          <w:spacing w:val="-11"/>
          <w:sz w:val="20"/>
        </w:rPr>
        <w:t xml:space="preserve"> </w:t>
      </w:r>
      <w:r>
        <w:rPr>
          <w:sz w:val="20"/>
        </w:rPr>
        <w:t>of</w:t>
      </w:r>
      <w:r>
        <w:rPr>
          <w:spacing w:val="-11"/>
          <w:sz w:val="20"/>
        </w:rPr>
        <w:t xml:space="preserve"> </w:t>
      </w:r>
      <w:r>
        <w:rPr>
          <w:sz w:val="20"/>
        </w:rPr>
        <w:t>sys</w:t>
      </w:r>
      <w:r>
        <w:rPr>
          <w:sz w:val="20"/>
        </w:rPr>
        <w:softHyphen/>
        <w:t>tematic</w:t>
      </w:r>
      <w:r>
        <w:rPr>
          <w:spacing w:val="-6"/>
          <w:sz w:val="20"/>
        </w:rPr>
        <w:t xml:space="preserve"> </w:t>
      </w:r>
      <w:r>
        <w:rPr>
          <w:sz w:val="20"/>
        </w:rPr>
        <w:t>reviews</w:t>
      </w:r>
      <w:r>
        <w:rPr>
          <w:spacing w:val="-6"/>
          <w:sz w:val="20"/>
        </w:rPr>
        <w:t xml:space="preserve"> </w:t>
      </w:r>
      <w:r>
        <w:rPr>
          <w:sz w:val="20"/>
        </w:rPr>
        <w:t>but</w:t>
      </w:r>
      <w:r>
        <w:rPr>
          <w:spacing w:val="-6"/>
          <w:sz w:val="20"/>
        </w:rPr>
        <w:t xml:space="preserve"> </w:t>
      </w:r>
      <w:r>
        <w:rPr>
          <w:sz w:val="20"/>
        </w:rPr>
        <w:t>was</w:t>
      </w:r>
      <w:r>
        <w:rPr>
          <w:spacing w:val="-6"/>
          <w:sz w:val="20"/>
        </w:rPr>
        <w:t xml:space="preserve"> </w:t>
      </w:r>
      <w:r>
        <w:rPr>
          <w:sz w:val="20"/>
        </w:rPr>
        <w:t>poorly</w:t>
      </w:r>
      <w:r>
        <w:rPr>
          <w:spacing w:val="-6"/>
          <w:sz w:val="20"/>
        </w:rPr>
        <w:t xml:space="preserve"> </w:t>
      </w:r>
      <w:r>
        <w:rPr>
          <w:sz w:val="20"/>
        </w:rPr>
        <w:t>reported,</w:t>
      </w:r>
      <w:r>
        <w:rPr>
          <w:spacing w:val="-6"/>
          <w:sz w:val="20"/>
        </w:rPr>
        <w:t xml:space="preserve"> </w:t>
      </w:r>
      <w:r>
        <w:rPr>
          <w:sz w:val="20"/>
        </w:rPr>
        <w:t>not</w:t>
      </w:r>
      <w:r>
        <w:rPr>
          <w:spacing w:val="-6"/>
          <w:sz w:val="20"/>
        </w:rPr>
        <w:t xml:space="preserve"> </w:t>
      </w:r>
      <w:r>
        <w:rPr>
          <w:sz w:val="20"/>
        </w:rPr>
        <w:t>systematic,</w:t>
      </w:r>
      <w:r>
        <w:rPr>
          <w:spacing w:val="-6"/>
          <w:sz w:val="20"/>
        </w:rPr>
        <w:t xml:space="preserve"> </w:t>
      </w:r>
      <w:r>
        <w:rPr>
          <w:sz w:val="20"/>
        </w:rPr>
        <w:t>and</w:t>
      </w:r>
      <w:r>
        <w:rPr>
          <w:spacing w:val="-6"/>
          <w:sz w:val="20"/>
        </w:rPr>
        <w:t xml:space="preserve"> </w:t>
      </w:r>
      <w:r>
        <w:rPr>
          <w:sz w:val="20"/>
        </w:rPr>
        <w:t>produced</w:t>
      </w:r>
      <w:r>
        <w:rPr>
          <w:spacing w:val="-6"/>
          <w:sz w:val="20"/>
        </w:rPr>
        <w:t xml:space="preserve"> </w:t>
      </w:r>
      <w:r>
        <w:rPr>
          <w:sz w:val="20"/>
        </w:rPr>
        <w:t>conflicting</w:t>
      </w:r>
      <w:r>
        <w:rPr>
          <w:spacing w:val="-6"/>
          <w:sz w:val="20"/>
        </w:rPr>
        <w:t xml:space="preserve"> </w:t>
      </w:r>
      <w:r>
        <w:rPr>
          <w:sz w:val="20"/>
        </w:rPr>
        <w:t>results.</w:t>
      </w:r>
      <w:r>
        <w:rPr>
          <w:spacing w:val="-6"/>
          <w:sz w:val="20"/>
        </w:rPr>
        <w:t xml:space="preserve"> </w:t>
      </w:r>
      <w:r>
        <w:rPr>
          <w:sz w:val="20"/>
        </w:rPr>
        <w:t xml:space="preserve">Journal of Clinical Epidemiology </w:t>
      </w:r>
      <w:r>
        <w:rPr>
          <w:rFonts w:ascii="Century Schoolbook" w:hAnsi="Century Schoolbook"/>
          <w:b/>
          <w:sz w:val="20"/>
        </w:rPr>
        <w:t>115</w:t>
      </w:r>
      <w:r>
        <w:rPr>
          <w:sz w:val="20"/>
        </w:rPr>
        <w:t>, 64–76 (2019)</w:t>
      </w:r>
    </w:p>
    <w:p w14:paraId="2051B867" w14:textId="77777777" w:rsidR="00EF4BD5" w:rsidRDefault="00000000">
      <w:pPr>
        <w:pStyle w:val="ListParagraph"/>
        <w:numPr>
          <w:ilvl w:val="0"/>
          <w:numId w:val="1"/>
        </w:numPr>
        <w:tabs>
          <w:tab w:val="left" w:pos="598"/>
          <w:tab w:val="left" w:pos="600"/>
        </w:tabs>
        <w:spacing w:line="254" w:lineRule="auto"/>
        <w:ind w:right="427" w:hanging="510"/>
        <w:jc w:val="both"/>
        <w:rPr>
          <w:sz w:val="20"/>
        </w:rPr>
      </w:pPr>
      <w:bookmarkStart w:id="112" w:name="_bookmark89"/>
      <w:bookmarkEnd w:id="112"/>
      <w:r>
        <w:rPr>
          <w:sz w:val="20"/>
        </w:rPr>
        <w:t>Higgins, J.P., Savovi´c, J., Page, M.J., Elbers, R.G., Sterne, J.A.: Assessing risk of bias in a randomized</w:t>
      </w:r>
      <w:r>
        <w:rPr>
          <w:spacing w:val="-5"/>
          <w:sz w:val="20"/>
        </w:rPr>
        <w:t xml:space="preserve"> </w:t>
      </w:r>
      <w:r>
        <w:rPr>
          <w:sz w:val="20"/>
        </w:rPr>
        <w:t>trial.</w:t>
      </w:r>
      <w:r>
        <w:rPr>
          <w:spacing w:val="-5"/>
          <w:sz w:val="20"/>
        </w:rPr>
        <w:t xml:space="preserve"> </w:t>
      </w:r>
      <w:r>
        <w:rPr>
          <w:sz w:val="20"/>
        </w:rPr>
        <w:t>Cochrane</w:t>
      </w:r>
      <w:r>
        <w:rPr>
          <w:spacing w:val="-5"/>
          <w:sz w:val="20"/>
        </w:rPr>
        <w:t xml:space="preserve"> </w:t>
      </w:r>
      <w:r>
        <w:rPr>
          <w:sz w:val="20"/>
        </w:rPr>
        <w:t>handbook</w:t>
      </w:r>
      <w:r>
        <w:rPr>
          <w:spacing w:val="-5"/>
          <w:sz w:val="20"/>
        </w:rPr>
        <w:t xml:space="preserve"> </w:t>
      </w:r>
      <w:r>
        <w:rPr>
          <w:sz w:val="20"/>
        </w:rPr>
        <w:t>for</w:t>
      </w:r>
      <w:r>
        <w:rPr>
          <w:spacing w:val="-5"/>
          <w:sz w:val="20"/>
        </w:rPr>
        <w:t xml:space="preserve"> </w:t>
      </w:r>
      <w:r>
        <w:rPr>
          <w:sz w:val="20"/>
        </w:rPr>
        <w:t>systematic</w:t>
      </w:r>
      <w:r>
        <w:rPr>
          <w:spacing w:val="-5"/>
          <w:sz w:val="20"/>
        </w:rPr>
        <w:t xml:space="preserve"> </w:t>
      </w:r>
      <w:r>
        <w:rPr>
          <w:sz w:val="20"/>
        </w:rPr>
        <w:t>reviews</w:t>
      </w:r>
      <w:r>
        <w:rPr>
          <w:spacing w:val="-5"/>
          <w:sz w:val="20"/>
        </w:rPr>
        <w:t xml:space="preserve"> </w:t>
      </w:r>
      <w:r>
        <w:rPr>
          <w:sz w:val="20"/>
        </w:rPr>
        <w:t>of</w:t>
      </w:r>
      <w:r>
        <w:rPr>
          <w:spacing w:val="-5"/>
          <w:sz w:val="20"/>
        </w:rPr>
        <w:t xml:space="preserve"> </w:t>
      </w:r>
      <w:r>
        <w:rPr>
          <w:sz w:val="20"/>
        </w:rPr>
        <w:t>interventions,</w:t>
      </w:r>
      <w:r>
        <w:rPr>
          <w:spacing w:val="-5"/>
          <w:sz w:val="20"/>
        </w:rPr>
        <w:t xml:space="preserve"> </w:t>
      </w:r>
      <w:r>
        <w:rPr>
          <w:sz w:val="20"/>
        </w:rPr>
        <w:t>205–228</w:t>
      </w:r>
      <w:r>
        <w:rPr>
          <w:spacing w:val="-5"/>
          <w:sz w:val="20"/>
        </w:rPr>
        <w:t xml:space="preserve"> </w:t>
      </w:r>
      <w:r>
        <w:rPr>
          <w:sz w:val="20"/>
        </w:rPr>
        <w:t>(2019)</w:t>
      </w:r>
    </w:p>
    <w:p w14:paraId="7A1C066E" w14:textId="77777777" w:rsidR="00EF4BD5" w:rsidRDefault="00000000">
      <w:pPr>
        <w:pStyle w:val="ListParagraph"/>
        <w:numPr>
          <w:ilvl w:val="0"/>
          <w:numId w:val="1"/>
        </w:numPr>
        <w:tabs>
          <w:tab w:val="left" w:pos="598"/>
          <w:tab w:val="left" w:pos="600"/>
        </w:tabs>
        <w:spacing w:before="197" w:line="247" w:lineRule="auto"/>
        <w:ind w:right="426" w:hanging="510"/>
        <w:jc w:val="both"/>
        <w:rPr>
          <w:sz w:val="20"/>
        </w:rPr>
      </w:pPr>
      <w:bookmarkStart w:id="113" w:name="_bookmark90"/>
      <w:bookmarkEnd w:id="113"/>
      <w:r>
        <w:rPr>
          <w:sz w:val="20"/>
        </w:rPr>
        <w:t xml:space="preserve">Tomlinson, E., Cooper, C., Davenport, C., Rutjes, A.W., Leeflang, M., Mallett, S., Whiting, P.: Common challenges and suggestions for risk of bias tool development: a systematic review of methodological studies. Journal of clinical epidemiology </w:t>
      </w:r>
      <w:r>
        <w:rPr>
          <w:rFonts w:ascii="Century Schoolbook"/>
          <w:b/>
          <w:sz w:val="20"/>
        </w:rPr>
        <w:t>171</w:t>
      </w:r>
      <w:r>
        <w:rPr>
          <w:sz w:val="20"/>
        </w:rPr>
        <w:t>, 111370 (2024)</w:t>
      </w:r>
    </w:p>
    <w:p w14:paraId="202FA0F3" w14:textId="77777777" w:rsidR="00EF4BD5" w:rsidRDefault="00EF4BD5">
      <w:pPr>
        <w:pStyle w:val="ListParagraph"/>
        <w:spacing w:line="247" w:lineRule="auto"/>
        <w:rPr>
          <w:sz w:val="20"/>
        </w:rPr>
        <w:sectPr w:rsidR="00EF4BD5">
          <w:pgSz w:w="11910" w:h="16840"/>
          <w:pgMar w:top="1240" w:right="1133" w:bottom="860" w:left="1133" w:header="0" w:footer="678" w:gutter="0"/>
          <w:cols w:space="720"/>
        </w:sectPr>
      </w:pPr>
    </w:p>
    <w:p w14:paraId="5E3E4ED6" w14:textId="77777777" w:rsidR="00EF4BD5" w:rsidRDefault="00000000">
      <w:pPr>
        <w:pStyle w:val="ListParagraph"/>
        <w:numPr>
          <w:ilvl w:val="0"/>
          <w:numId w:val="1"/>
        </w:numPr>
        <w:tabs>
          <w:tab w:val="left" w:pos="938"/>
          <w:tab w:val="left" w:pos="940"/>
        </w:tabs>
        <w:spacing w:before="49" w:line="244" w:lineRule="auto"/>
        <w:ind w:left="940" w:hanging="510"/>
        <w:jc w:val="both"/>
        <w:rPr>
          <w:sz w:val="20"/>
        </w:rPr>
      </w:pPr>
      <w:bookmarkStart w:id="114" w:name="_bookmark91"/>
      <w:bookmarkEnd w:id="114"/>
      <w:r>
        <w:rPr>
          <w:sz w:val="20"/>
        </w:rPr>
        <w:lastRenderedPageBreak/>
        <w:t xml:space="preserve">Lai, H., Ge, L., Sun, M., Pan, B., Huang, J., Hou, L., Yang, Q., Liu, J., Liu, J., Ye, Z., </w:t>
      </w:r>
      <w:r>
        <w:rPr>
          <w:rFonts w:ascii="Bookman Old Style"/>
          <w:i/>
          <w:sz w:val="20"/>
        </w:rPr>
        <w:t>et al.</w:t>
      </w:r>
      <w:r>
        <w:rPr>
          <w:sz w:val="20"/>
        </w:rPr>
        <w:t>: Assessing</w:t>
      </w:r>
      <w:r>
        <w:rPr>
          <w:spacing w:val="-5"/>
          <w:sz w:val="20"/>
        </w:rPr>
        <w:t xml:space="preserve"> </w:t>
      </w:r>
      <w:r>
        <w:rPr>
          <w:sz w:val="20"/>
        </w:rPr>
        <w:t>the</w:t>
      </w:r>
      <w:r>
        <w:rPr>
          <w:spacing w:val="-5"/>
          <w:sz w:val="20"/>
        </w:rPr>
        <w:t xml:space="preserve"> </w:t>
      </w:r>
      <w:r>
        <w:rPr>
          <w:sz w:val="20"/>
        </w:rPr>
        <w:t>risk</w:t>
      </w:r>
      <w:r>
        <w:rPr>
          <w:spacing w:val="-5"/>
          <w:sz w:val="20"/>
        </w:rPr>
        <w:t xml:space="preserve"> </w:t>
      </w:r>
      <w:r>
        <w:rPr>
          <w:sz w:val="20"/>
        </w:rPr>
        <w:t>of</w:t>
      </w:r>
      <w:r>
        <w:rPr>
          <w:spacing w:val="-5"/>
          <w:sz w:val="20"/>
        </w:rPr>
        <w:t xml:space="preserve"> </w:t>
      </w:r>
      <w:r>
        <w:rPr>
          <w:sz w:val="20"/>
        </w:rPr>
        <w:t>bias</w:t>
      </w:r>
      <w:r>
        <w:rPr>
          <w:spacing w:val="-5"/>
          <w:sz w:val="20"/>
        </w:rPr>
        <w:t xml:space="preserve"> </w:t>
      </w:r>
      <w:r>
        <w:rPr>
          <w:sz w:val="20"/>
        </w:rPr>
        <w:t>in</w:t>
      </w:r>
      <w:r>
        <w:rPr>
          <w:spacing w:val="-5"/>
          <w:sz w:val="20"/>
        </w:rPr>
        <w:t xml:space="preserve"> </w:t>
      </w:r>
      <w:r>
        <w:rPr>
          <w:sz w:val="20"/>
        </w:rPr>
        <w:t>randomized</w:t>
      </w:r>
      <w:r>
        <w:rPr>
          <w:spacing w:val="-5"/>
          <w:sz w:val="20"/>
        </w:rPr>
        <w:t xml:space="preserve"> </w:t>
      </w:r>
      <w:r>
        <w:rPr>
          <w:sz w:val="20"/>
        </w:rPr>
        <w:t>clinical</w:t>
      </w:r>
      <w:r>
        <w:rPr>
          <w:spacing w:val="-5"/>
          <w:sz w:val="20"/>
        </w:rPr>
        <w:t xml:space="preserve"> </w:t>
      </w:r>
      <w:r>
        <w:rPr>
          <w:sz w:val="20"/>
        </w:rPr>
        <w:t>trials</w:t>
      </w:r>
      <w:r>
        <w:rPr>
          <w:spacing w:val="-5"/>
          <w:sz w:val="20"/>
        </w:rPr>
        <w:t xml:space="preserve"> </w:t>
      </w:r>
      <w:r>
        <w:rPr>
          <w:sz w:val="20"/>
        </w:rPr>
        <w:t>with</w:t>
      </w:r>
      <w:r>
        <w:rPr>
          <w:spacing w:val="-5"/>
          <w:sz w:val="20"/>
        </w:rPr>
        <w:t xml:space="preserve"> </w:t>
      </w:r>
      <w:r>
        <w:rPr>
          <w:sz w:val="20"/>
        </w:rPr>
        <w:t>large</w:t>
      </w:r>
      <w:r>
        <w:rPr>
          <w:spacing w:val="-5"/>
          <w:sz w:val="20"/>
        </w:rPr>
        <w:t xml:space="preserve"> </w:t>
      </w:r>
      <w:r>
        <w:rPr>
          <w:sz w:val="20"/>
        </w:rPr>
        <w:t>language</w:t>
      </w:r>
      <w:r>
        <w:rPr>
          <w:spacing w:val="-5"/>
          <w:sz w:val="20"/>
        </w:rPr>
        <w:t xml:space="preserve"> </w:t>
      </w:r>
      <w:r>
        <w:rPr>
          <w:sz w:val="20"/>
        </w:rPr>
        <w:t>models.</w:t>
      </w:r>
      <w:r>
        <w:rPr>
          <w:spacing w:val="-5"/>
          <w:sz w:val="20"/>
        </w:rPr>
        <w:t xml:space="preserve"> </w:t>
      </w:r>
      <w:r>
        <w:rPr>
          <w:sz w:val="20"/>
        </w:rPr>
        <w:t>JAMA</w:t>
      </w:r>
      <w:r>
        <w:rPr>
          <w:spacing w:val="-5"/>
          <w:sz w:val="20"/>
        </w:rPr>
        <w:t xml:space="preserve"> </w:t>
      </w:r>
      <w:r>
        <w:rPr>
          <w:sz w:val="20"/>
        </w:rPr>
        <w:t xml:space="preserve">Network Open </w:t>
      </w:r>
      <w:r>
        <w:rPr>
          <w:rFonts w:ascii="Century Schoolbook"/>
          <w:b/>
          <w:sz w:val="20"/>
        </w:rPr>
        <w:t>7</w:t>
      </w:r>
      <w:r>
        <w:rPr>
          <w:sz w:val="20"/>
        </w:rPr>
        <w:t>(5), 2412687 (2024)</w:t>
      </w:r>
    </w:p>
    <w:p w14:paraId="1763494D" w14:textId="77777777" w:rsidR="00EF4BD5" w:rsidRDefault="00000000">
      <w:pPr>
        <w:pStyle w:val="ListParagraph"/>
        <w:numPr>
          <w:ilvl w:val="0"/>
          <w:numId w:val="1"/>
        </w:numPr>
        <w:tabs>
          <w:tab w:val="left" w:pos="938"/>
          <w:tab w:val="left" w:pos="940"/>
        </w:tabs>
        <w:spacing w:before="207" w:line="247" w:lineRule="auto"/>
        <w:ind w:left="940" w:hanging="510"/>
        <w:jc w:val="both"/>
        <w:rPr>
          <w:sz w:val="20"/>
        </w:rPr>
      </w:pPr>
      <w:r>
        <w:rPr>
          <w:sz w:val="20"/>
        </w:rPr>
        <w:t xml:space="preserve">Nyrhi, L., Ponkilainen, V., Laaksonen, J., Kuikka, L., Paljakka, L., Karjalainen, T., Mattila, V.M., Kuitunen, I.: Large language models for risk-of-bias assessment in randomised clinical trials—a comparative validation study. Ebiomedicine </w:t>
      </w:r>
      <w:r>
        <w:rPr>
          <w:rFonts w:ascii="Century Schoolbook" w:hAnsi="Century Schoolbook"/>
          <w:b/>
          <w:sz w:val="20"/>
        </w:rPr>
        <w:t xml:space="preserve">126 </w:t>
      </w:r>
      <w:r>
        <w:rPr>
          <w:sz w:val="20"/>
        </w:rPr>
        <w:t>(2026)</w:t>
      </w:r>
    </w:p>
    <w:p w14:paraId="56FFD57B" w14:textId="77777777" w:rsidR="00EF4BD5" w:rsidRDefault="00000000">
      <w:pPr>
        <w:pStyle w:val="ListParagraph"/>
        <w:numPr>
          <w:ilvl w:val="0"/>
          <w:numId w:val="1"/>
        </w:numPr>
        <w:tabs>
          <w:tab w:val="left" w:pos="938"/>
          <w:tab w:val="left" w:pos="940"/>
        </w:tabs>
        <w:spacing w:before="202"/>
        <w:ind w:left="940" w:right="87" w:hanging="510"/>
        <w:jc w:val="left"/>
        <w:rPr>
          <w:sz w:val="20"/>
        </w:rPr>
      </w:pPr>
      <w:r>
        <w:rPr>
          <w:sz w:val="20"/>
        </w:rPr>
        <w:t>Gandhi,</w:t>
      </w:r>
      <w:r>
        <w:rPr>
          <w:spacing w:val="-13"/>
          <w:sz w:val="20"/>
        </w:rPr>
        <w:t xml:space="preserve"> </w:t>
      </w:r>
      <w:r>
        <w:rPr>
          <w:sz w:val="20"/>
        </w:rPr>
        <w:t>S.,</w:t>
      </w:r>
      <w:r>
        <w:rPr>
          <w:spacing w:val="-12"/>
          <w:sz w:val="20"/>
        </w:rPr>
        <w:t xml:space="preserve"> </w:t>
      </w:r>
      <w:r>
        <w:rPr>
          <w:sz w:val="20"/>
        </w:rPr>
        <w:t>Shokravi,</w:t>
      </w:r>
      <w:r>
        <w:rPr>
          <w:spacing w:val="-12"/>
          <w:sz w:val="20"/>
        </w:rPr>
        <w:t xml:space="preserve"> </w:t>
      </w:r>
      <w:r>
        <w:rPr>
          <w:sz w:val="20"/>
        </w:rPr>
        <w:t>A.,</w:t>
      </w:r>
      <w:r>
        <w:rPr>
          <w:spacing w:val="-12"/>
          <w:sz w:val="20"/>
        </w:rPr>
        <w:t xml:space="preserve"> </w:t>
      </w:r>
      <w:r>
        <w:rPr>
          <w:sz w:val="20"/>
        </w:rPr>
        <w:t>Chelliahpillai,</w:t>
      </w:r>
      <w:r>
        <w:rPr>
          <w:spacing w:val="-12"/>
          <w:sz w:val="20"/>
        </w:rPr>
        <w:t xml:space="preserve"> </w:t>
      </w:r>
      <w:r>
        <w:rPr>
          <w:sz w:val="20"/>
        </w:rPr>
        <w:t>Y.,</w:t>
      </w:r>
      <w:r>
        <w:rPr>
          <w:spacing w:val="-12"/>
          <w:sz w:val="20"/>
        </w:rPr>
        <w:t xml:space="preserve"> </w:t>
      </w:r>
      <w:r>
        <w:rPr>
          <w:sz w:val="20"/>
        </w:rPr>
        <w:t>Balas,</w:t>
      </w:r>
      <w:r>
        <w:rPr>
          <w:spacing w:val="-12"/>
          <w:sz w:val="20"/>
        </w:rPr>
        <w:t xml:space="preserve"> </w:t>
      </w:r>
      <w:r>
        <w:rPr>
          <w:sz w:val="20"/>
        </w:rPr>
        <w:t>M.:</w:t>
      </w:r>
      <w:r>
        <w:rPr>
          <w:spacing w:val="-12"/>
          <w:sz w:val="20"/>
        </w:rPr>
        <w:t xml:space="preserve"> </w:t>
      </w:r>
      <w:r>
        <w:rPr>
          <w:sz w:val="20"/>
        </w:rPr>
        <w:t>Evaluating</w:t>
      </w:r>
      <w:r>
        <w:rPr>
          <w:spacing w:val="-12"/>
          <w:sz w:val="20"/>
        </w:rPr>
        <w:t xml:space="preserve"> </w:t>
      </w:r>
      <w:r>
        <w:rPr>
          <w:sz w:val="20"/>
        </w:rPr>
        <w:t>large</w:t>
      </w:r>
      <w:r>
        <w:rPr>
          <w:spacing w:val="-12"/>
          <w:sz w:val="20"/>
        </w:rPr>
        <w:t xml:space="preserve"> </w:t>
      </w:r>
      <w:r>
        <w:rPr>
          <w:sz w:val="20"/>
        </w:rPr>
        <w:t>language</w:t>
      </w:r>
      <w:r>
        <w:rPr>
          <w:spacing w:val="-12"/>
          <w:sz w:val="20"/>
        </w:rPr>
        <w:t xml:space="preserve"> </w:t>
      </w:r>
      <w:r>
        <w:rPr>
          <w:sz w:val="20"/>
        </w:rPr>
        <w:t>model</w:t>
      </w:r>
      <w:r>
        <w:rPr>
          <w:spacing w:val="-12"/>
          <w:sz w:val="20"/>
        </w:rPr>
        <w:t xml:space="preserve"> </w:t>
      </w:r>
      <w:r>
        <w:rPr>
          <w:sz w:val="20"/>
        </w:rPr>
        <w:t xml:space="preserve">performance in risk of bias assessments: A cross-sectional validation study. PLoS One </w:t>
      </w:r>
      <w:r>
        <w:rPr>
          <w:rFonts w:ascii="Century Schoolbook"/>
          <w:b/>
          <w:sz w:val="20"/>
        </w:rPr>
        <w:t>21</w:t>
      </w:r>
      <w:r>
        <w:rPr>
          <w:sz w:val="20"/>
        </w:rPr>
        <w:t>(7), 0353155 (2026)</w:t>
      </w:r>
    </w:p>
    <w:p w14:paraId="2FADA69A" w14:textId="77777777" w:rsidR="00EF4BD5" w:rsidRDefault="00000000">
      <w:pPr>
        <w:pStyle w:val="ListParagraph"/>
        <w:numPr>
          <w:ilvl w:val="0"/>
          <w:numId w:val="1"/>
        </w:numPr>
        <w:tabs>
          <w:tab w:val="left" w:pos="938"/>
          <w:tab w:val="left" w:pos="940"/>
        </w:tabs>
        <w:spacing w:before="211" w:line="249" w:lineRule="auto"/>
        <w:ind w:left="940" w:right="86" w:hanging="510"/>
        <w:jc w:val="both"/>
        <w:rPr>
          <w:sz w:val="20"/>
        </w:rPr>
      </w:pPr>
      <w:r>
        <w:rPr>
          <w:sz w:val="20"/>
        </w:rPr>
        <w:t xml:space="preserve">Rose, C.J., Bidonde, J., Ringsten, M., Glanville, J., Potrebny, T., Cooper, C., Muller, A.E., Bergsund, H.B., Meneses-Echavez, J.F., Berg, R.C.: Using a large language model (chatgpt-4o) to </w:t>
      </w:r>
      <w:r>
        <w:rPr>
          <w:spacing w:val="-2"/>
          <w:sz w:val="20"/>
        </w:rPr>
        <w:t>assess</w:t>
      </w:r>
      <w:r>
        <w:rPr>
          <w:spacing w:val="-6"/>
          <w:sz w:val="20"/>
        </w:rPr>
        <w:t xml:space="preserve"> </w:t>
      </w:r>
      <w:r>
        <w:rPr>
          <w:spacing w:val="-2"/>
          <w:sz w:val="20"/>
        </w:rPr>
        <w:t>the</w:t>
      </w:r>
      <w:r>
        <w:rPr>
          <w:spacing w:val="-6"/>
          <w:sz w:val="20"/>
        </w:rPr>
        <w:t xml:space="preserve"> </w:t>
      </w:r>
      <w:r>
        <w:rPr>
          <w:spacing w:val="-2"/>
          <w:sz w:val="20"/>
        </w:rPr>
        <w:t>risk</w:t>
      </w:r>
      <w:r>
        <w:rPr>
          <w:spacing w:val="-6"/>
          <w:sz w:val="20"/>
        </w:rPr>
        <w:t xml:space="preserve"> </w:t>
      </w:r>
      <w:r>
        <w:rPr>
          <w:spacing w:val="-2"/>
          <w:sz w:val="20"/>
        </w:rPr>
        <w:t>of</w:t>
      </w:r>
      <w:r>
        <w:rPr>
          <w:spacing w:val="-6"/>
          <w:sz w:val="20"/>
        </w:rPr>
        <w:t xml:space="preserve"> </w:t>
      </w:r>
      <w:r>
        <w:rPr>
          <w:spacing w:val="-2"/>
          <w:sz w:val="20"/>
        </w:rPr>
        <w:t>bias</w:t>
      </w:r>
      <w:r>
        <w:rPr>
          <w:spacing w:val="-6"/>
          <w:sz w:val="20"/>
        </w:rPr>
        <w:t xml:space="preserve"> </w:t>
      </w:r>
      <w:r>
        <w:rPr>
          <w:spacing w:val="-2"/>
          <w:sz w:val="20"/>
        </w:rPr>
        <w:t>in</w:t>
      </w:r>
      <w:r>
        <w:rPr>
          <w:spacing w:val="-6"/>
          <w:sz w:val="20"/>
        </w:rPr>
        <w:t xml:space="preserve"> </w:t>
      </w:r>
      <w:r>
        <w:rPr>
          <w:spacing w:val="-2"/>
          <w:sz w:val="20"/>
        </w:rPr>
        <w:t>randomized</w:t>
      </w:r>
      <w:r>
        <w:rPr>
          <w:spacing w:val="-6"/>
          <w:sz w:val="20"/>
        </w:rPr>
        <w:t xml:space="preserve"> </w:t>
      </w:r>
      <w:r>
        <w:rPr>
          <w:spacing w:val="-2"/>
          <w:sz w:val="20"/>
        </w:rPr>
        <w:t>controlled</w:t>
      </w:r>
      <w:r>
        <w:rPr>
          <w:spacing w:val="-6"/>
          <w:sz w:val="20"/>
        </w:rPr>
        <w:t xml:space="preserve"> </w:t>
      </w:r>
      <w:r>
        <w:rPr>
          <w:spacing w:val="-2"/>
          <w:sz w:val="20"/>
        </w:rPr>
        <w:t>trials</w:t>
      </w:r>
      <w:r>
        <w:rPr>
          <w:spacing w:val="-6"/>
          <w:sz w:val="20"/>
        </w:rPr>
        <w:t xml:space="preserve"> </w:t>
      </w:r>
      <w:r>
        <w:rPr>
          <w:spacing w:val="-2"/>
          <w:sz w:val="20"/>
        </w:rPr>
        <w:t>of</w:t>
      </w:r>
      <w:r>
        <w:rPr>
          <w:spacing w:val="-6"/>
          <w:sz w:val="20"/>
        </w:rPr>
        <w:t xml:space="preserve"> </w:t>
      </w:r>
      <w:r>
        <w:rPr>
          <w:spacing w:val="-2"/>
          <w:sz w:val="20"/>
        </w:rPr>
        <w:t>medical</w:t>
      </w:r>
      <w:r>
        <w:rPr>
          <w:spacing w:val="-6"/>
          <w:sz w:val="20"/>
        </w:rPr>
        <w:t xml:space="preserve"> </w:t>
      </w:r>
      <w:r>
        <w:rPr>
          <w:spacing w:val="-2"/>
          <w:sz w:val="20"/>
        </w:rPr>
        <w:t>interventions:</w:t>
      </w:r>
      <w:r>
        <w:rPr>
          <w:spacing w:val="-6"/>
          <w:sz w:val="20"/>
        </w:rPr>
        <w:t xml:space="preserve"> </w:t>
      </w:r>
      <w:r>
        <w:rPr>
          <w:spacing w:val="-2"/>
          <w:sz w:val="20"/>
        </w:rPr>
        <w:t>Interrater</w:t>
      </w:r>
      <w:r>
        <w:rPr>
          <w:spacing w:val="-6"/>
          <w:sz w:val="20"/>
        </w:rPr>
        <w:t xml:space="preserve"> </w:t>
      </w:r>
      <w:r>
        <w:rPr>
          <w:spacing w:val="-2"/>
          <w:sz w:val="20"/>
        </w:rPr>
        <w:t xml:space="preserve">agreement </w:t>
      </w:r>
      <w:r>
        <w:rPr>
          <w:sz w:val="20"/>
        </w:rPr>
        <w:t xml:space="preserve">with human reviewers. Cochrane Evidence Synthesis and Methods </w:t>
      </w:r>
      <w:r>
        <w:rPr>
          <w:rFonts w:ascii="Century Schoolbook"/>
          <w:b/>
          <w:sz w:val="20"/>
        </w:rPr>
        <w:t>3</w:t>
      </w:r>
      <w:r>
        <w:rPr>
          <w:sz w:val="20"/>
        </w:rPr>
        <w:t>(5), 70048 (2025)</w:t>
      </w:r>
    </w:p>
    <w:p w14:paraId="33DD3065" w14:textId="77777777" w:rsidR="00EF4BD5" w:rsidRDefault="00000000">
      <w:pPr>
        <w:pStyle w:val="ListParagraph"/>
        <w:numPr>
          <w:ilvl w:val="0"/>
          <w:numId w:val="1"/>
        </w:numPr>
        <w:tabs>
          <w:tab w:val="left" w:pos="938"/>
          <w:tab w:val="left" w:pos="940"/>
        </w:tabs>
        <w:spacing w:before="200"/>
        <w:ind w:left="940" w:right="87" w:hanging="510"/>
        <w:jc w:val="left"/>
        <w:rPr>
          <w:sz w:val="20"/>
        </w:rPr>
      </w:pPr>
      <w:r>
        <w:rPr>
          <w:sz w:val="20"/>
        </w:rPr>
        <w:t>Taneri,</w:t>
      </w:r>
      <w:r>
        <w:rPr>
          <w:spacing w:val="1"/>
          <w:sz w:val="20"/>
        </w:rPr>
        <w:t xml:space="preserve"> </w:t>
      </w:r>
      <w:r>
        <w:rPr>
          <w:sz w:val="20"/>
        </w:rPr>
        <w:t>P.E.:</w:t>
      </w:r>
      <w:r>
        <w:rPr>
          <w:spacing w:val="1"/>
          <w:sz w:val="20"/>
        </w:rPr>
        <w:t xml:space="preserve"> </w:t>
      </w:r>
      <w:r>
        <w:rPr>
          <w:sz w:val="20"/>
        </w:rPr>
        <w:t>Human</w:t>
      </w:r>
      <w:r>
        <w:rPr>
          <w:spacing w:val="1"/>
          <w:sz w:val="20"/>
        </w:rPr>
        <w:t xml:space="preserve"> </w:t>
      </w:r>
      <w:r>
        <w:rPr>
          <w:sz w:val="20"/>
        </w:rPr>
        <w:t>versus</w:t>
      </w:r>
      <w:r>
        <w:rPr>
          <w:spacing w:val="2"/>
          <w:sz w:val="20"/>
        </w:rPr>
        <w:t xml:space="preserve"> </w:t>
      </w:r>
      <w:r>
        <w:rPr>
          <w:sz w:val="20"/>
        </w:rPr>
        <w:t>artificial</w:t>
      </w:r>
      <w:r>
        <w:rPr>
          <w:spacing w:val="1"/>
          <w:sz w:val="20"/>
        </w:rPr>
        <w:t xml:space="preserve"> </w:t>
      </w:r>
      <w:r>
        <w:rPr>
          <w:sz w:val="20"/>
        </w:rPr>
        <w:t>intelligence:</w:t>
      </w:r>
      <w:r>
        <w:rPr>
          <w:spacing w:val="1"/>
          <w:sz w:val="20"/>
        </w:rPr>
        <w:t xml:space="preserve"> </w:t>
      </w:r>
      <w:r>
        <w:rPr>
          <w:sz w:val="20"/>
        </w:rPr>
        <w:t>comparing</w:t>
      </w:r>
      <w:r>
        <w:rPr>
          <w:spacing w:val="2"/>
          <w:sz w:val="20"/>
        </w:rPr>
        <w:t xml:space="preserve"> </w:t>
      </w:r>
      <w:r>
        <w:rPr>
          <w:sz w:val="20"/>
        </w:rPr>
        <w:t>cochrane</w:t>
      </w:r>
      <w:r>
        <w:rPr>
          <w:spacing w:val="1"/>
          <w:sz w:val="20"/>
        </w:rPr>
        <w:t xml:space="preserve"> </w:t>
      </w:r>
      <w:r>
        <w:rPr>
          <w:sz w:val="20"/>
        </w:rPr>
        <w:t>authors’</w:t>
      </w:r>
      <w:r>
        <w:rPr>
          <w:spacing w:val="1"/>
          <w:sz w:val="20"/>
        </w:rPr>
        <w:t xml:space="preserve"> </w:t>
      </w:r>
      <w:r>
        <w:rPr>
          <w:sz w:val="20"/>
        </w:rPr>
        <w:t>and</w:t>
      </w:r>
      <w:r>
        <w:rPr>
          <w:spacing w:val="2"/>
          <w:sz w:val="20"/>
        </w:rPr>
        <w:t xml:space="preserve"> </w:t>
      </w:r>
      <w:r>
        <w:rPr>
          <w:sz w:val="20"/>
        </w:rPr>
        <w:t>chatgpt’s</w:t>
      </w:r>
      <w:r>
        <w:rPr>
          <w:spacing w:val="1"/>
          <w:sz w:val="20"/>
        </w:rPr>
        <w:t xml:space="preserve"> </w:t>
      </w:r>
      <w:r>
        <w:rPr>
          <w:sz w:val="20"/>
        </w:rPr>
        <w:t xml:space="preserve">risk of bias assessments. Cochrane Evidence Synthesis and Methods </w:t>
      </w:r>
      <w:r>
        <w:rPr>
          <w:rFonts w:ascii="Century Schoolbook" w:hAnsi="Century Schoolbook"/>
          <w:b/>
          <w:sz w:val="20"/>
        </w:rPr>
        <w:t>3</w:t>
      </w:r>
      <w:r>
        <w:rPr>
          <w:sz w:val="20"/>
        </w:rPr>
        <w:t>(5), 70044 (2025)</w:t>
      </w:r>
    </w:p>
    <w:p w14:paraId="47967359" w14:textId="77777777" w:rsidR="00EF4BD5" w:rsidRDefault="00000000">
      <w:pPr>
        <w:pStyle w:val="ListParagraph"/>
        <w:numPr>
          <w:ilvl w:val="0"/>
          <w:numId w:val="1"/>
        </w:numPr>
        <w:tabs>
          <w:tab w:val="left" w:pos="938"/>
          <w:tab w:val="left" w:pos="940"/>
        </w:tabs>
        <w:spacing w:before="210" w:line="254" w:lineRule="auto"/>
        <w:ind w:left="940" w:hanging="510"/>
        <w:jc w:val="both"/>
        <w:rPr>
          <w:sz w:val="20"/>
        </w:rPr>
      </w:pPr>
      <w:bookmarkStart w:id="115" w:name="_bookmark92"/>
      <w:bookmarkEnd w:id="115"/>
      <w:r>
        <w:rPr>
          <w:sz w:val="20"/>
        </w:rPr>
        <w:t>Pitre, T., Jassal, T., Talukdar, J.R., Shahab, M., Ling, M., Zeraatkar, D.: Chatgpt for assessing risk of bias of randomized trials using the rob 2.0 tool: a methods study. Medrxiv, 2023–11 (2023)</w:t>
      </w:r>
    </w:p>
    <w:p w14:paraId="71D4034F" w14:textId="77777777" w:rsidR="00EF4BD5" w:rsidRDefault="00000000">
      <w:pPr>
        <w:pStyle w:val="ListParagraph"/>
        <w:numPr>
          <w:ilvl w:val="0"/>
          <w:numId w:val="1"/>
        </w:numPr>
        <w:tabs>
          <w:tab w:val="left" w:pos="938"/>
          <w:tab w:val="left" w:pos="940"/>
        </w:tabs>
        <w:spacing w:before="198"/>
        <w:ind w:left="940" w:right="88" w:hanging="510"/>
        <w:jc w:val="left"/>
        <w:rPr>
          <w:sz w:val="20"/>
        </w:rPr>
      </w:pPr>
      <w:bookmarkStart w:id="116" w:name="_bookmark93"/>
      <w:bookmarkEnd w:id="116"/>
      <w:r>
        <w:rPr>
          <w:sz w:val="20"/>
        </w:rPr>
        <w:t>Palmer,</w:t>
      </w:r>
      <w:r>
        <w:rPr>
          <w:spacing w:val="26"/>
          <w:sz w:val="20"/>
        </w:rPr>
        <w:t xml:space="preserve"> </w:t>
      </w:r>
      <w:r>
        <w:rPr>
          <w:sz w:val="20"/>
        </w:rPr>
        <w:t>A.,</w:t>
      </w:r>
      <w:r>
        <w:rPr>
          <w:spacing w:val="26"/>
          <w:sz w:val="20"/>
        </w:rPr>
        <w:t xml:space="preserve"> </w:t>
      </w:r>
      <w:r>
        <w:rPr>
          <w:sz w:val="20"/>
        </w:rPr>
        <w:t>Smith,</w:t>
      </w:r>
      <w:r>
        <w:rPr>
          <w:spacing w:val="25"/>
          <w:sz w:val="20"/>
        </w:rPr>
        <w:t xml:space="preserve"> </w:t>
      </w:r>
      <w:r>
        <w:rPr>
          <w:sz w:val="20"/>
        </w:rPr>
        <w:t>N.A.,</w:t>
      </w:r>
      <w:r>
        <w:rPr>
          <w:spacing w:val="25"/>
          <w:sz w:val="20"/>
        </w:rPr>
        <w:t xml:space="preserve"> </w:t>
      </w:r>
      <w:r>
        <w:rPr>
          <w:sz w:val="20"/>
        </w:rPr>
        <w:t>Spirling,</w:t>
      </w:r>
      <w:r>
        <w:rPr>
          <w:spacing w:val="25"/>
          <w:sz w:val="20"/>
        </w:rPr>
        <w:t xml:space="preserve"> </w:t>
      </w:r>
      <w:r>
        <w:rPr>
          <w:sz w:val="20"/>
        </w:rPr>
        <w:t>A.:</w:t>
      </w:r>
      <w:r>
        <w:rPr>
          <w:spacing w:val="26"/>
          <w:sz w:val="20"/>
        </w:rPr>
        <w:t xml:space="preserve"> </w:t>
      </w:r>
      <w:r>
        <w:rPr>
          <w:sz w:val="20"/>
        </w:rPr>
        <w:t>Using</w:t>
      </w:r>
      <w:r>
        <w:rPr>
          <w:spacing w:val="25"/>
          <w:sz w:val="20"/>
        </w:rPr>
        <w:t xml:space="preserve"> </w:t>
      </w:r>
      <w:r>
        <w:rPr>
          <w:sz w:val="20"/>
        </w:rPr>
        <w:t>proprietary</w:t>
      </w:r>
      <w:r>
        <w:rPr>
          <w:spacing w:val="25"/>
          <w:sz w:val="20"/>
        </w:rPr>
        <w:t xml:space="preserve"> </w:t>
      </w:r>
      <w:r>
        <w:rPr>
          <w:sz w:val="20"/>
        </w:rPr>
        <w:t>language</w:t>
      </w:r>
      <w:r>
        <w:rPr>
          <w:spacing w:val="25"/>
          <w:sz w:val="20"/>
        </w:rPr>
        <w:t xml:space="preserve"> </w:t>
      </w:r>
      <w:r>
        <w:rPr>
          <w:sz w:val="20"/>
        </w:rPr>
        <w:t>models</w:t>
      </w:r>
      <w:r>
        <w:rPr>
          <w:spacing w:val="26"/>
          <w:sz w:val="20"/>
        </w:rPr>
        <w:t xml:space="preserve"> </w:t>
      </w:r>
      <w:r>
        <w:rPr>
          <w:sz w:val="20"/>
        </w:rPr>
        <w:t>in</w:t>
      </w:r>
      <w:r>
        <w:rPr>
          <w:spacing w:val="25"/>
          <w:sz w:val="20"/>
        </w:rPr>
        <w:t xml:space="preserve"> </w:t>
      </w:r>
      <w:r>
        <w:rPr>
          <w:sz w:val="20"/>
        </w:rPr>
        <w:t>academic</w:t>
      </w:r>
      <w:r>
        <w:rPr>
          <w:spacing w:val="25"/>
          <w:sz w:val="20"/>
        </w:rPr>
        <w:t xml:space="preserve"> </w:t>
      </w:r>
      <w:r>
        <w:rPr>
          <w:sz w:val="20"/>
        </w:rPr>
        <w:t xml:space="preserve">research requires explicit justification. Nature computational science </w:t>
      </w:r>
      <w:r>
        <w:rPr>
          <w:rFonts w:ascii="Century Schoolbook" w:hAnsi="Century Schoolbook"/>
          <w:b/>
          <w:sz w:val="20"/>
        </w:rPr>
        <w:t>4</w:t>
      </w:r>
      <w:r>
        <w:rPr>
          <w:sz w:val="20"/>
        </w:rPr>
        <w:t>(1), 2–3 (2024)</w:t>
      </w:r>
    </w:p>
    <w:p w14:paraId="6D8FCFB4" w14:textId="77777777" w:rsidR="00EF4BD5" w:rsidRDefault="00000000">
      <w:pPr>
        <w:pStyle w:val="ListParagraph"/>
        <w:numPr>
          <w:ilvl w:val="0"/>
          <w:numId w:val="1"/>
        </w:numPr>
        <w:tabs>
          <w:tab w:val="left" w:pos="938"/>
          <w:tab w:val="left" w:pos="940"/>
        </w:tabs>
        <w:spacing w:before="161"/>
        <w:ind w:left="940" w:right="87" w:hanging="510"/>
        <w:jc w:val="left"/>
        <w:rPr>
          <w:sz w:val="20"/>
        </w:rPr>
      </w:pPr>
      <w:bookmarkStart w:id="117" w:name="_bookmark94"/>
      <w:bookmarkEnd w:id="117"/>
      <w:r>
        <w:rPr>
          <w:w w:val="95"/>
          <w:sz w:val="20"/>
        </w:rPr>
        <w:t xml:space="preserve">Ollion, </w:t>
      </w:r>
      <w:r>
        <w:rPr>
          <w:spacing w:val="-93"/>
          <w:w w:val="96"/>
          <w:sz w:val="20"/>
        </w:rPr>
        <w:t>E</w:t>
      </w:r>
      <w:r>
        <w:rPr>
          <w:spacing w:val="43"/>
          <w:w w:val="92"/>
          <w:position w:val="5"/>
          <w:sz w:val="20"/>
        </w:rPr>
        <w:t>´</w:t>
      </w:r>
      <w:r>
        <w:rPr>
          <w:spacing w:val="25"/>
          <w:w w:val="95"/>
          <w:sz w:val="20"/>
        </w:rPr>
        <w:t>.,</w:t>
      </w:r>
      <w:r>
        <w:rPr>
          <w:w w:val="94"/>
          <w:sz w:val="20"/>
        </w:rPr>
        <w:t xml:space="preserve"> </w:t>
      </w:r>
      <w:r>
        <w:rPr>
          <w:w w:val="95"/>
          <w:sz w:val="20"/>
        </w:rPr>
        <w:t xml:space="preserve">Shen, R., Macanovic, A., Chatelain, A.: The dangers of using proprietary llms for research. </w:t>
      </w:r>
      <w:r>
        <w:rPr>
          <w:sz w:val="20"/>
        </w:rPr>
        <w:t xml:space="preserve">Nature Machine Intelligence </w:t>
      </w:r>
      <w:r>
        <w:rPr>
          <w:rFonts w:ascii="Century Schoolbook" w:hAnsi="Century Schoolbook"/>
          <w:b/>
          <w:sz w:val="20"/>
        </w:rPr>
        <w:t>6</w:t>
      </w:r>
      <w:r>
        <w:rPr>
          <w:sz w:val="20"/>
        </w:rPr>
        <w:t>(1), 4–5 (2024)</w:t>
      </w:r>
    </w:p>
    <w:p w14:paraId="41201CB5" w14:textId="77777777" w:rsidR="00EF4BD5" w:rsidRDefault="00000000">
      <w:pPr>
        <w:pStyle w:val="ListParagraph"/>
        <w:numPr>
          <w:ilvl w:val="0"/>
          <w:numId w:val="1"/>
        </w:numPr>
        <w:tabs>
          <w:tab w:val="left" w:pos="938"/>
          <w:tab w:val="left" w:pos="940"/>
        </w:tabs>
        <w:spacing w:before="211"/>
        <w:ind w:left="940" w:right="87" w:hanging="510"/>
        <w:jc w:val="left"/>
        <w:rPr>
          <w:sz w:val="20"/>
        </w:rPr>
      </w:pPr>
      <w:bookmarkStart w:id="118" w:name="_bookmark95"/>
      <w:bookmarkEnd w:id="118"/>
      <w:r>
        <w:rPr>
          <w:sz w:val="20"/>
        </w:rPr>
        <w:t>Chen, L., Zaharia, M., Zou, J.: How Is ChatGPT’s Behavior Changing Over Time? Harvard Data</w:t>
      </w:r>
      <w:r>
        <w:rPr>
          <w:spacing w:val="40"/>
          <w:sz w:val="20"/>
        </w:rPr>
        <w:t xml:space="preserve"> </w:t>
      </w:r>
      <w:r>
        <w:rPr>
          <w:sz w:val="20"/>
        </w:rPr>
        <w:t xml:space="preserve">Science Review </w:t>
      </w:r>
      <w:r>
        <w:rPr>
          <w:rFonts w:ascii="Century Schoolbook" w:hAnsi="Century Schoolbook"/>
          <w:b/>
          <w:sz w:val="20"/>
        </w:rPr>
        <w:t>6</w:t>
      </w:r>
      <w:r>
        <w:rPr>
          <w:sz w:val="20"/>
        </w:rPr>
        <w:t xml:space="preserve">(2) (2024). </w:t>
      </w:r>
      <w:hyperlink r:id="rId51">
        <w:r>
          <w:rPr>
            <w:sz w:val="20"/>
          </w:rPr>
          <w:t>https://hdsr.mitpress.mit.edu/pub/y95zitmz</w:t>
        </w:r>
      </w:hyperlink>
    </w:p>
    <w:p w14:paraId="07FA3063" w14:textId="77777777" w:rsidR="00EF4BD5" w:rsidRDefault="00000000">
      <w:pPr>
        <w:pStyle w:val="ListParagraph"/>
        <w:numPr>
          <w:ilvl w:val="0"/>
          <w:numId w:val="1"/>
        </w:numPr>
        <w:tabs>
          <w:tab w:val="left" w:pos="938"/>
          <w:tab w:val="left" w:pos="940"/>
        </w:tabs>
        <w:spacing w:before="210"/>
        <w:ind w:left="940" w:hanging="510"/>
        <w:jc w:val="left"/>
        <w:rPr>
          <w:sz w:val="20"/>
        </w:rPr>
      </w:pPr>
      <w:bookmarkStart w:id="119" w:name="_bookmark96"/>
      <w:bookmarkEnd w:id="119"/>
      <w:r>
        <w:rPr>
          <w:spacing w:val="-2"/>
          <w:sz w:val="20"/>
        </w:rPr>
        <w:t>Sharma,</w:t>
      </w:r>
      <w:r>
        <w:rPr>
          <w:spacing w:val="-6"/>
          <w:sz w:val="20"/>
        </w:rPr>
        <w:t xml:space="preserve"> </w:t>
      </w:r>
      <w:r>
        <w:rPr>
          <w:spacing w:val="-2"/>
          <w:sz w:val="20"/>
        </w:rPr>
        <w:t>S.,</w:t>
      </w:r>
      <w:r>
        <w:rPr>
          <w:spacing w:val="-6"/>
          <w:sz w:val="20"/>
        </w:rPr>
        <w:t xml:space="preserve"> </w:t>
      </w:r>
      <w:r>
        <w:rPr>
          <w:spacing w:val="-2"/>
          <w:sz w:val="20"/>
        </w:rPr>
        <w:t>Alaa,</w:t>
      </w:r>
      <w:r>
        <w:rPr>
          <w:spacing w:val="-6"/>
          <w:sz w:val="20"/>
        </w:rPr>
        <w:t xml:space="preserve"> </w:t>
      </w:r>
      <w:r>
        <w:rPr>
          <w:spacing w:val="-2"/>
          <w:sz w:val="20"/>
        </w:rPr>
        <w:t>A.M.,</w:t>
      </w:r>
      <w:r>
        <w:rPr>
          <w:spacing w:val="-6"/>
          <w:sz w:val="20"/>
        </w:rPr>
        <w:t xml:space="preserve"> </w:t>
      </w:r>
      <w:r>
        <w:rPr>
          <w:spacing w:val="-2"/>
          <w:sz w:val="20"/>
        </w:rPr>
        <w:t>Daneshjou,</w:t>
      </w:r>
      <w:r>
        <w:rPr>
          <w:spacing w:val="-6"/>
          <w:sz w:val="20"/>
        </w:rPr>
        <w:t xml:space="preserve"> </w:t>
      </w:r>
      <w:r>
        <w:rPr>
          <w:spacing w:val="-2"/>
          <w:sz w:val="20"/>
        </w:rPr>
        <w:t>R.:</w:t>
      </w:r>
      <w:r>
        <w:rPr>
          <w:spacing w:val="-6"/>
          <w:sz w:val="20"/>
        </w:rPr>
        <w:t xml:space="preserve"> </w:t>
      </w:r>
      <w:r>
        <w:rPr>
          <w:spacing w:val="-2"/>
          <w:sz w:val="20"/>
        </w:rPr>
        <w:t>A</w:t>
      </w:r>
      <w:r>
        <w:rPr>
          <w:spacing w:val="-6"/>
          <w:sz w:val="20"/>
        </w:rPr>
        <w:t xml:space="preserve"> </w:t>
      </w:r>
      <w:r>
        <w:rPr>
          <w:spacing w:val="-2"/>
          <w:sz w:val="20"/>
        </w:rPr>
        <w:t>longitudinal</w:t>
      </w:r>
      <w:r>
        <w:rPr>
          <w:spacing w:val="-6"/>
          <w:sz w:val="20"/>
        </w:rPr>
        <w:t xml:space="preserve"> </w:t>
      </w:r>
      <w:r>
        <w:rPr>
          <w:spacing w:val="-2"/>
          <w:sz w:val="20"/>
        </w:rPr>
        <w:t>analysis</w:t>
      </w:r>
      <w:r>
        <w:rPr>
          <w:spacing w:val="-6"/>
          <w:sz w:val="20"/>
        </w:rPr>
        <w:t xml:space="preserve"> </w:t>
      </w:r>
      <w:r>
        <w:rPr>
          <w:spacing w:val="-2"/>
          <w:sz w:val="20"/>
        </w:rPr>
        <w:t>of</w:t>
      </w:r>
      <w:r>
        <w:rPr>
          <w:spacing w:val="-6"/>
          <w:sz w:val="20"/>
        </w:rPr>
        <w:t xml:space="preserve"> </w:t>
      </w:r>
      <w:r>
        <w:rPr>
          <w:spacing w:val="-2"/>
          <w:sz w:val="20"/>
        </w:rPr>
        <w:t>declining</w:t>
      </w:r>
      <w:r>
        <w:rPr>
          <w:spacing w:val="-6"/>
          <w:sz w:val="20"/>
        </w:rPr>
        <w:t xml:space="preserve"> </w:t>
      </w:r>
      <w:r>
        <w:rPr>
          <w:spacing w:val="-2"/>
          <w:sz w:val="20"/>
        </w:rPr>
        <w:t>medical</w:t>
      </w:r>
      <w:r>
        <w:rPr>
          <w:spacing w:val="-6"/>
          <w:sz w:val="20"/>
        </w:rPr>
        <w:t xml:space="preserve"> </w:t>
      </w:r>
      <w:r>
        <w:rPr>
          <w:spacing w:val="-2"/>
          <w:sz w:val="20"/>
        </w:rPr>
        <w:t>safety</w:t>
      </w:r>
      <w:r>
        <w:rPr>
          <w:spacing w:val="-6"/>
          <w:sz w:val="20"/>
        </w:rPr>
        <w:t xml:space="preserve"> </w:t>
      </w:r>
      <w:r>
        <w:rPr>
          <w:spacing w:val="-2"/>
          <w:sz w:val="20"/>
        </w:rPr>
        <w:t xml:space="preserve">messaging </w:t>
      </w:r>
      <w:r>
        <w:rPr>
          <w:sz w:val="20"/>
        </w:rPr>
        <w:t xml:space="preserve">in generative ai models. npj Digital Medicine </w:t>
      </w:r>
      <w:r>
        <w:rPr>
          <w:rFonts w:ascii="Century Schoolbook"/>
          <w:b/>
          <w:sz w:val="20"/>
        </w:rPr>
        <w:t>8</w:t>
      </w:r>
      <w:r>
        <w:rPr>
          <w:sz w:val="20"/>
        </w:rPr>
        <w:t>(1), 592 (2025)</w:t>
      </w:r>
    </w:p>
    <w:p w14:paraId="241EF745" w14:textId="77777777" w:rsidR="00EF4BD5" w:rsidRDefault="00000000">
      <w:pPr>
        <w:pStyle w:val="ListParagraph"/>
        <w:numPr>
          <w:ilvl w:val="0"/>
          <w:numId w:val="1"/>
        </w:numPr>
        <w:tabs>
          <w:tab w:val="left" w:pos="938"/>
          <w:tab w:val="left" w:pos="940"/>
        </w:tabs>
        <w:spacing w:before="211" w:line="254" w:lineRule="auto"/>
        <w:ind w:left="940" w:right="87" w:hanging="510"/>
        <w:jc w:val="both"/>
        <w:rPr>
          <w:sz w:val="20"/>
        </w:rPr>
      </w:pPr>
      <w:bookmarkStart w:id="120" w:name="_bookmark97"/>
      <w:bookmarkEnd w:id="120"/>
      <w:r>
        <w:rPr>
          <w:sz w:val="20"/>
        </w:rPr>
        <w:t>Ma,</w:t>
      </w:r>
      <w:r>
        <w:rPr>
          <w:spacing w:val="26"/>
          <w:sz w:val="20"/>
        </w:rPr>
        <w:t xml:space="preserve"> </w:t>
      </w:r>
      <w:r>
        <w:rPr>
          <w:sz w:val="20"/>
        </w:rPr>
        <w:t>W.,</w:t>
      </w:r>
      <w:r>
        <w:rPr>
          <w:spacing w:val="26"/>
          <w:sz w:val="20"/>
        </w:rPr>
        <w:t xml:space="preserve"> </w:t>
      </w:r>
      <w:r>
        <w:rPr>
          <w:sz w:val="20"/>
        </w:rPr>
        <w:t>Yang,</w:t>
      </w:r>
      <w:r>
        <w:rPr>
          <w:spacing w:val="26"/>
          <w:sz w:val="20"/>
        </w:rPr>
        <w:t xml:space="preserve"> </w:t>
      </w:r>
      <w:r>
        <w:rPr>
          <w:sz w:val="20"/>
        </w:rPr>
        <w:t>C.,</w:t>
      </w:r>
      <w:r>
        <w:rPr>
          <w:spacing w:val="26"/>
          <w:sz w:val="20"/>
        </w:rPr>
        <w:t xml:space="preserve"> </w:t>
      </w:r>
      <w:r>
        <w:rPr>
          <w:spacing w:val="11"/>
          <w:w w:val="112"/>
          <w:sz w:val="20"/>
        </w:rPr>
        <w:t>K</w:t>
      </w:r>
      <w:r>
        <w:rPr>
          <w:spacing w:val="-89"/>
          <w:sz w:val="20"/>
        </w:rPr>
        <w:t>¨</w:t>
      </w:r>
      <w:r>
        <w:rPr>
          <w:spacing w:val="11"/>
          <w:w w:val="99"/>
          <w:sz w:val="20"/>
        </w:rPr>
        <w:t>a</w:t>
      </w:r>
      <w:r>
        <w:rPr>
          <w:spacing w:val="11"/>
          <w:w w:val="97"/>
          <w:sz w:val="20"/>
        </w:rPr>
        <w:t>stner,</w:t>
      </w:r>
      <w:r>
        <w:rPr>
          <w:spacing w:val="26"/>
          <w:sz w:val="20"/>
        </w:rPr>
        <w:t xml:space="preserve"> </w:t>
      </w:r>
      <w:r>
        <w:rPr>
          <w:sz w:val="20"/>
        </w:rPr>
        <w:t>C.:</w:t>
      </w:r>
      <w:r>
        <w:rPr>
          <w:spacing w:val="26"/>
          <w:sz w:val="20"/>
        </w:rPr>
        <w:t xml:space="preserve"> </w:t>
      </w:r>
      <w:r>
        <w:rPr>
          <w:sz w:val="20"/>
        </w:rPr>
        <w:t>(why)</w:t>
      </w:r>
      <w:r>
        <w:rPr>
          <w:spacing w:val="26"/>
          <w:sz w:val="20"/>
        </w:rPr>
        <w:t xml:space="preserve"> </w:t>
      </w:r>
      <w:r>
        <w:rPr>
          <w:sz w:val="20"/>
        </w:rPr>
        <w:t>is</w:t>
      </w:r>
      <w:r>
        <w:rPr>
          <w:spacing w:val="26"/>
          <w:sz w:val="20"/>
        </w:rPr>
        <w:t xml:space="preserve"> </w:t>
      </w:r>
      <w:r>
        <w:rPr>
          <w:sz w:val="20"/>
        </w:rPr>
        <w:t>my</w:t>
      </w:r>
      <w:r>
        <w:rPr>
          <w:spacing w:val="26"/>
          <w:sz w:val="20"/>
        </w:rPr>
        <w:t xml:space="preserve"> </w:t>
      </w:r>
      <w:r>
        <w:rPr>
          <w:sz w:val="20"/>
        </w:rPr>
        <w:t>prompt</w:t>
      </w:r>
      <w:r>
        <w:rPr>
          <w:spacing w:val="26"/>
          <w:sz w:val="20"/>
        </w:rPr>
        <w:t xml:space="preserve"> </w:t>
      </w:r>
      <w:r>
        <w:rPr>
          <w:sz w:val="20"/>
        </w:rPr>
        <w:t>getting</w:t>
      </w:r>
      <w:r>
        <w:rPr>
          <w:spacing w:val="26"/>
          <w:sz w:val="20"/>
        </w:rPr>
        <w:t xml:space="preserve"> </w:t>
      </w:r>
      <w:r>
        <w:rPr>
          <w:sz w:val="20"/>
        </w:rPr>
        <w:t>worse?</w:t>
      </w:r>
      <w:r>
        <w:rPr>
          <w:spacing w:val="26"/>
          <w:sz w:val="20"/>
        </w:rPr>
        <w:t xml:space="preserve"> </w:t>
      </w:r>
      <w:r>
        <w:rPr>
          <w:sz w:val="20"/>
        </w:rPr>
        <w:t>rethinking</w:t>
      </w:r>
      <w:r>
        <w:rPr>
          <w:spacing w:val="26"/>
          <w:sz w:val="20"/>
        </w:rPr>
        <w:t xml:space="preserve"> </w:t>
      </w:r>
      <w:r>
        <w:rPr>
          <w:sz w:val="20"/>
        </w:rPr>
        <w:t>regression</w:t>
      </w:r>
      <w:r>
        <w:rPr>
          <w:spacing w:val="26"/>
          <w:sz w:val="20"/>
        </w:rPr>
        <w:t xml:space="preserve"> </w:t>
      </w:r>
      <w:r>
        <w:rPr>
          <w:sz w:val="20"/>
        </w:rPr>
        <w:t>test</w:t>
      </w:r>
      <w:r>
        <w:rPr>
          <w:sz w:val="20"/>
        </w:rPr>
        <w:softHyphen/>
        <w:t>ing for evolving llm apis. In: Proceedings of the IEEE/ACM 3rd International Conference on AI Engineering-software Engineering for AI, pp. 166–171 (2024)</w:t>
      </w:r>
    </w:p>
    <w:p w14:paraId="5300D979" w14:textId="77777777" w:rsidR="00EF4BD5" w:rsidRDefault="00000000">
      <w:pPr>
        <w:pStyle w:val="ListParagraph"/>
        <w:numPr>
          <w:ilvl w:val="0"/>
          <w:numId w:val="1"/>
        </w:numPr>
        <w:tabs>
          <w:tab w:val="left" w:pos="938"/>
          <w:tab w:val="left" w:pos="940"/>
        </w:tabs>
        <w:spacing w:before="197"/>
        <w:ind w:left="940" w:right="84" w:hanging="510"/>
        <w:jc w:val="left"/>
        <w:rPr>
          <w:sz w:val="20"/>
        </w:rPr>
      </w:pPr>
      <w:bookmarkStart w:id="121" w:name="_bookmark98"/>
      <w:bookmarkEnd w:id="121"/>
      <w:r>
        <w:rPr>
          <w:spacing w:val="-2"/>
          <w:sz w:val="20"/>
        </w:rPr>
        <w:t>Parasuraman,</w:t>
      </w:r>
      <w:r>
        <w:rPr>
          <w:spacing w:val="-4"/>
          <w:sz w:val="20"/>
        </w:rPr>
        <w:t xml:space="preserve"> </w:t>
      </w:r>
      <w:r>
        <w:rPr>
          <w:spacing w:val="-2"/>
          <w:sz w:val="20"/>
        </w:rPr>
        <w:t>R.,</w:t>
      </w:r>
      <w:r>
        <w:rPr>
          <w:spacing w:val="-4"/>
          <w:sz w:val="20"/>
        </w:rPr>
        <w:t xml:space="preserve"> </w:t>
      </w:r>
      <w:r>
        <w:rPr>
          <w:spacing w:val="-2"/>
          <w:sz w:val="20"/>
        </w:rPr>
        <w:t>Manzey,</w:t>
      </w:r>
      <w:r>
        <w:rPr>
          <w:spacing w:val="-4"/>
          <w:sz w:val="20"/>
        </w:rPr>
        <w:t xml:space="preserve"> </w:t>
      </w:r>
      <w:r>
        <w:rPr>
          <w:spacing w:val="-2"/>
          <w:sz w:val="20"/>
        </w:rPr>
        <w:t>D.H.:</w:t>
      </w:r>
      <w:r>
        <w:rPr>
          <w:spacing w:val="-4"/>
          <w:sz w:val="20"/>
        </w:rPr>
        <w:t xml:space="preserve"> </w:t>
      </w:r>
      <w:r>
        <w:rPr>
          <w:spacing w:val="-2"/>
          <w:sz w:val="20"/>
        </w:rPr>
        <w:t>Complacency</w:t>
      </w:r>
      <w:r>
        <w:rPr>
          <w:spacing w:val="-4"/>
          <w:sz w:val="20"/>
        </w:rPr>
        <w:t xml:space="preserve"> </w:t>
      </w:r>
      <w:r>
        <w:rPr>
          <w:spacing w:val="-2"/>
          <w:sz w:val="20"/>
        </w:rPr>
        <w:t>and</w:t>
      </w:r>
      <w:r>
        <w:rPr>
          <w:spacing w:val="-4"/>
          <w:sz w:val="20"/>
        </w:rPr>
        <w:t xml:space="preserve"> </w:t>
      </w:r>
      <w:r>
        <w:rPr>
          <w:spacing w:val="-2"/>
          <w:sz w:val="20"/>
        </w:rPr>
        <w:t>bias</w:t>
      </w:r>
      <w:r>
        <w:rPr>
          <w:spacing w:val="-4"/>
          <w:sz w:val="20"/>
        </w:rPr>
        <w:t xml:space="preserve"> </w:t>
      </w:r>
      <w:r>
        <w:rPr>
          <w:spacing w:val="-2"/>
          <w:sz w:val="20"/>
        </w:rPr>
        <w:t>in</w:t>
      </w:r>
      <w:r>
        <w:rPr>
          <w:spacing w:val="-4"/>
          <w:sz w:val="20"/>
        </w:rPr>
        <w:t xml:space="preserve"> </w:t>
      </w:r>
      <w:r>
        <w:rPr>
          <w:spacing w:val="-2"/>
          <w:sz w:val="20"/>
        </w:rPr>
        <w:t>human</w:t>
      </w:r>
      <w:r>
        <w:rPr>
          <w:spacing w:val="-4"/>
          <w:sz w:val="20"/>
        </w:rPr>
        <w:t xml:space="preserve"> </w:t>
      </w:r>
      <w:r>
        <w:rPr>
          <w:spacing w:val="-2"/>
          <w:sz w:val="20"/>
        </w:rPr>
        <w:t>use</w:t>
      </w:r>
      <w:r>
        <w:rPr>
          <w:spacing w:val="-4"/>
          <w:sz w:val="20"/>
        </w:rPr>
        <w:t xml:space="preserve"> </w:t>
      </w:r>
      <w:r>
        <w:rPr>
          <w:spacing w:val="-2"/>
          <w:sz w:val="20"/>
        </w:rPr>
        <w:t>of</w:t>
      </w:r>
      <w:r>
        <w:rPr>
          <w:spacing w:val="-4"/>
          <w:sz w:val="20"/>
        </w:rPr>
        <w:t xml:space="preserve"> </w:t>
      </w:r>
      <w:r>
        <w:rPr>
          <w:spacing w:val="-2"/>
          <w:sz w:val="20"/>
        </w:rPr>
        <w:t>automation:</w:t>
      </w:r>
      <w:r>
        <w:rPr>
          <w:spacing w:val="-4"/>
          <w:sz w:val="20"/>
        </w:rPr>
        <w:t xml:space="preserve"> </w:t>
      </w:r>
      <w:r>
        <w:rPr>
          <w:spacing w:val="-2"/>
          <w:sz w:val="20"/>
        </w:rPr>
        <w:t>An</w:t>
      </w:r>
      <w:r>
        <w:rPr>
          <w:spacing w:val="-4"/>
          <w:sz w:val="20"/>
        </w:rPr>
        <w:t xml:space="preserve"> </w:t>
      </w:r>
      <w:r>
        <w:rPr>
          <w:spacing w:val="-2"/>
          <w:sz w:val="20"/>
        </w:rPr>
        <w:t xml:space="preserve">attentional </w:t>
      </w:r>
      <w:r>
        <w:rPr>
          <w:sz w:val="20"/>
        </w:rPr>
        <w:t xml:space="preserve">integration. Human factors </w:t>
      </w:r>
      <w:r>
        <w:rPr>
          <w:rFonts w:ascii="Century Schoolbook" w:hAnsi="Century Schoolbook"/>
          <w:b/>
          <w:sz w:val="20"/>
        </w:rPr>
        <w:t>52</w:t>
      </w:r>
      <w:r>
        <w:rPr>
          <w:sz w:val="20"/>
        </w:rPr>
        <w:t>(3), 381–410 (2010)</w:t>
      </w:r>
    </w:p>
    <w:p w14:paraId="62A3D4C4" w14:textId="77777777" w:rsidR="00EF4BD5" w:rsidRDefault="00000000">
      <w:pPr>
        <w:pStyle w:val="ListParagraph"/>
        <w:numPr>
          <w:ilvl w:val="0"/>
          <w:numId w:val="1"/>
        </w:numPr>
        <w:tabs>
          <w:tab w:val="left" w:pos="938"/>
          <w:tab w:val="left" w:pos="940"/>
        </w:tabs>
        <w:spacing w:before="211"/>
        <w:ind w:left="940" w:right="86" w:hanging="510"/>
        <w:jc w:val="left"/>
        <w:rPr>
          <w:sz w:val="20"/>
        </w:rPr>
      </w:pPr>
      <w:bookmarkStart w:id="122" w:name="_bookmark99"/>
      <w:bookmarkEnd w:id="122"/>
      <w:r>
        <w:rPr>
          <w:sz w:val="20"/>
        </w:rPr>
        <w:t>Vaccaro,</w:t>
      </w:r>
      <w:r>
        <w:rPr>
          <w:spacing w:val="35"/>
          <w:sz w:val="20"/>
        </w:rPr>
        <w:t xml:space="preserve"> </w:t>
      </w:r>
      <w:r>
        <w:rPr>
          <w:sz w:val="20"/>
        </w:rPr>
        <w:t>M.,</w:t>
      </w:r>
      <w:r>
        <w:rPr>
          <w:spacing w:val="35"/>
          <w:sz w:val="20"/>
        </w:rPr>
        <w:t xml:space="preserve"> </w:t>
      </w:r>
      <w:r>
        <w:rPr>
          <w:sz w:val="20"/>
        </w:rPr>
        <w:t>Almaatouq,</w:t>
      </w:r>
      <w:r>
        <w:rPr>
          <w:spacing w:val="35"/>
          <w:sz w:val="20"/>
        </w:rPr>
        <w:t xml:space="preserve"> </w:t>
      </w:r>
      <w:r>
        <w:rPr>
          <w:sz w:val="20"/>
        </w:rPr>
        <w:t>A.,</w:t>
      </w:r>
      <w:r>
        <w:rPr>
          <w:spacing w:val="35"/>
          <w:sz w:val="20"/>
        </w:rPr>
        <w:t xml:space="preserve"> </w:t>
      </w:r>
      <w:r>
        <w:rPr>
          <w:sz w:val="20"/>
        </w:rPr>
        <w:t>Malone,</w:t>
      </w:r>
      <w:r>
        <w:rPr>
          <w:spacing w:val="35"/>
          <w:sz w:val="20"/>
        </w:rPr>
        <w:t xml:space="preserve"> </w:t>
      </w:r>
      <w:r>
        <w:rPr>
          <w:sz w:val="20"/>
        </w:rPr>
        <w:t>T.:</w:t>
      </w:r>
      <w:r>
        <w:rPr>
          <w:spacing w:val="35"/>
          <w:sz w:val="20"/>
        </w:rPr>
        <w:t xml:space="preserve"> </w:t>
      </w:r>
      <w:r>
        <w:rPr>
          <w:sz w:val="20"/>
        </w:rPr>
        <w:t>When</w:t>
      </w:r>
      <w:r>
        <w:rPr>
          <w:spacing w:val="35"/>
          <w:sz w:val="20"/>
        </w:rPr>
        <w:t xml:space="preserve"> </w:t>
      </w:r>
      <w:r>
        <w:rPr>
          <w:sz w:val="20"/>
        </w:rPr>
        <w:t>combinations</w:t>
      </w:r>
      <w:r>
        <w:rPr>
          <w:spacing w:val="35"/>
          <w:sz w:val="20"/>
        </w:rPr>
        <w:t xml:space="preserve"> </w:t>
      </w:r>
      <w:r>
        <w:rPr>
          <w:sz w:val="20"/>
        </w:rPr>
        <w:t>of</w:t>
      </w:r>
      <w:r>
        <w:rPr>
          <w:spacing w:val="35"/>
          <w:sz w:val="20"/>
        </w:rPr>
        <w:t xml:space="preserve"> </w:t>
      </w:r>
      <w:r>
        <w:rPr>
          <w:sz w:val="20"/>
        </w:rPr>
        <w:t>humans</w:t>
      </w:r>
      <w:r>
        <w:rPr>
          <w:spacing w:val="35"/>
          <w:sz w:val="20"/>
        </w:rPr>
        <w:t xml:space="preserve"> </w:t>
      </w:r>
      <w:r>
        <w:rPr>
          <w:sz w:val="20"/>
        </w:rPr>
        <w:t>and</w:t>
      </w:r>
      <w:r>
        <w:rPr>
          <w:spacing w:val="35"/>
          <w:sz w:val="20"/>
        </w:rPr>
        <w:t xml:space="preserve"> </w:t>
      </w:r>
      <w:r>
        <w:rPr>
          <w:sz w:val="20"/>
        </w:rPr>
        <w:t>ai</w:t>
      </w:r>
      <w:r>
        <w:rPr>
          <w:spacing w:val="35"/>
          <w:sz w:val="20"/>
        </w:rPr>
        <w:t xml:space="preserve"> </w:t>
      </w:r>
      <w:r>
        <w:rPr>
          <w:sz w:val="20"/>
        </w:rPr>
        <w:t>are</w:t>
      </w:r>
      <w:r>
        <w:rPr>
          <w:spacing w:val="35"/>
          <w:sz w:val="20"/>
        </w:rPr>
        <w:t xml:space="preserve"> </w:t>
      </w:r>
      <w:r>
        <w:rPr>
          <w:sz w:val="20"/>
        </w:rPr>
        <w:t>useful:</w:t>
      </w:r>
      <w:r>
        <w:rPr>
          <w:spacing w:val="35"/>
          <w:sz w:val="20"/>
        </w:rPr>
        <w:t xml:space="preserve"> </w:t>
      </w:r>
      <w:r>
        <w:rPr>
          <w:sz w:val="20"/>
        </w:rPr>
        <w:t>A systematic</w:t>
      </w:r>
      <w:r>
        <w:rPr>
          <w:spacing w:val="-4"/>
          <w:sz w:val="20"/>
        </w:rPr>
        <w:t xml:space="preserve"> </w:t>
      </w:r>
      <w:r>
        <w:rPr>
          <w:sz w:val="20"/>
        </w:rPr>
        <w:t>review</w:t>
      </w:r>
      <w:r>
        <w:rPr>
          <w:spacing w:val="-4"/>
          <w:sz w:val="20"/>
        </w:rPr>
        <w:t xml:space="preserve"> </w:t>
      </w:r>
      <w:r>
        <w:rPr>
          <w:sz w:val="20"/>
        </w:rPr>
        <w:t>and</w:t>
      </w:r>
      <w:r>
        <w:rPr>
          <w:spacing w:val="-4"/>
          <w:sz w:val="20"/>
        </w:rPr>
        <w:t xml:space="preserve"> </w:t>
      </w:r>
      <w:r>
        <w:rPr>
          <w:sz w:val="20"/>
        </w:rPr>
        <w:t>meta-analysis.</w:t>
      </w:r>
      <w:r>
        <w:rPr>
          <w:spacing w:val="-4"/>
          <w:sz w:val="20"/>
        </w:rPr>
        <w:t xml:space="preserve"> </w:t>
      </w:r>
      <w:r>
        <w:rPr>
          <w:sz w:val="20"/>
        </w:rPr>
        <w:t>Nature</w:t>
      </w:r>
      <w:r>
        <w:rPr>
          <w:spacing w:val="-4"/>
          <w:sz w:val="20"/>
        </w:rPr>
        <w:t xml:space="preserve"> </w:t>
      </w:r>
      <w:r>
        <w:rPr>
          <w:sz w:val="20"/>
        </w:rPr>
        <w:t>Human</w:t>
      </w:r>
      <w:r>
        <w:rPr>
          <w:spacing w:val="-4"/>
          <w:sz w:val="20"/>
        </w:rPr>
        <w:t xml:space="preserve"> </w:t>
      </w:r>
      <w:r>
        <w:rPr>
          <w:sz w:val="20"/>
        </w:rPr>
        <w:t>Behaviour</w:t>
      </w:r>
      <w:r>
        <w:rPr>
          <w:spacing w:val="-4"/>
          <w:sz w:val="20"/>
        </w:rPr>
        <w:t xml:space="preserve"> </w:t>
      </w:r>
      <w:r>
        <w:rPr>
          <w:rFonts w:ascii="Century Schoolbook" w:hAnsi="Century Schoolbook"/>
          <w:b/>
          <w:sz w:val="20"/>
        </w:rPr>
        <w:t>8</w:t>
      </w:r>
      <w:r>
        <w:rPr>
          <w:sz w:val="20"/>
        </w:rPr>
        <w:t>(12),</w:t>
      </w:r>
      <w:r>
        <w:rPr>
          <w:spacing w:val="-4"/>
          <w:sz w:val="20"/>
        </w:rPr>
        <w:t xml:space="preserve"> </w:t>
      </w:r>
      <w:r>
        <w:rPr>
          <w:sz w:val="20"/>
        </w:rPr>
        <w:t>2293–2303</w:t>
      </w:r>
      <w:r>
        <w:rPr>
          <w:spacing w:val="-4"/>
          <w:sz w:val="20"/>
        </w:rPr>
        <w:t xml:space="preserve"> </w:t>
      </w:r>
      <w:r>
        <w:rPr>
          <w:sz w:val="20"/>
        </w:rPr>
        <w:t>(2024)</w:t>
      </w:r>
    </w:p>
    <w:sectPr w:rsidR="00EF4BD5">
      <w:pgSz w:w="11910" w:h="16840"/>
      <w:pgMar w:top="1240" w:right="1133" w:bottom="860" w:left="1133" w:header="0" w:footer="67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Kahnt, Thorsten (NIH/NIDA) [E]" w:date="2026-09-28T12:41:00Z" w:initials="TK">
    <w:p w14:paraId="5EC7F806" w14:textId="77777777" w:rsidR="001247D8" w:rsidRDefault="001247D8" w:rsidP="001247D8">
      <w:pPr>
        <w:pStyle w:val="CommentText"/>
      </w:pPr>
      <w:r>
        <w:rPr>
          <w:rStyle w:val="CommentReference"/>
        </w:rPr>
        <w:annotationRef/>
      </w:r>
      <w:r>
        <w:t>May be worth explicitly stating the consequences of these decisions for power, specificity, generalization, etc....</w:t>
      </w:r>
    </w:p>
  </w:comment>
  <w:comment w:id="14" w:author="Kahnt, Thorsten (NIH/NIDA) [E]" w:date="2026-09-28T12:55:00Z" w:initials="TK">
    <w:p w14:paraId="1A610057" w14:textId="77777777" w:rsidR="00CE71F1" w:rsidRDefault="00CE71F1" w:rsidP="00CE71F1">
      <w:pPr>
        <w:pStyle w:val="CommentText"/>
      </w:pPr>
      <w:r>
        <w:rPr>
          <w:rStyle w:val="CommentReference"/>
        </w:rPr>
        <w:annotationRef/>
      </w:r>
      <w:r>
        <w:t xml:space="preserve">I’d clarify what these terms refer 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7F806" w15:done="0"/>
  <w15:commentEx w15:paraId="1A6100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31C73F" w16cex:dateUtc="2026-09-28T16:41:00Z"/>
  <w16cex:commentExtensible w16cex:durableId="4FCA2A06" w16cex:dateUtc="2026-09-28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7F806" w16cid:durableId="2831C73F"/>
  <w16cid:commentId w16cid:paraId="1A610057" w16cid:durableId="4FCA2A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4519" w14:textId="77777777" w:rsidR="00CF64DE" w:rsidRDefault="00CF64DE">
      <w:r>
        <w:separator/>
      </w:r>
    </w:p>
  </w:endnote>
  <w:endnote w:type="continuationSeparator" w:id="0">
    <w:p w14:paraId="49CAA504" w14:textId="77777777" w:rsidR="00CF64DE" w:rsidRDefault="00CF6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entury Schoolbook">
    <w:altName w:val="Century Schoolbook"/>
    <w:panose1 w:val="02040604050505020304"/>
    <w:charset w:val="00"/>
    <w:family w:val="roman"/>
    <w:pitch w:val="variable"/>
    <w:sig w:usb0="00000287" w:usb1="00000000"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E9AD" w14:textId="77777777" w:rsidR="00EF4BD5" w:rsidRDefault="00000000">
    <w:pPr>
      <w:pStyle w:val="BodyText"/>
      <w:spacing w:line="14" w:lineRule="auto"/>
      <w:jc w:val="left"/>
    </w:pPr>
    <w:r>
      <w:rPr>
        <w:noProof/>
      </w:rPr>
      <mc:AlternateContent>
        <mc:Choice Requires="wps">
          <w:drawing>
            <wp:anchor distT="0" distB="0" distL="0" distR="0" simplePos="0" relativeHeight="486829056" behindDoc="1" locked="0" layoutInCell="1" allowOverlap="1" wp14:anchorId="1C50645B" wp14:editId="5326B46D">
              <wp:simplePos x="0" y="0"/>
              <wp:positionH relativeFrom="page">
                <wp:posOffset>3596043</wp:posOffset>
              </wp:positionH>
              <wp:positionV relativeFrom="page">
                <wp:posOffset>10121456</wp:posOffset>
              </wp:positionV>
              <wp:extent cx="15240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71216493" w14:textId="77777777" w:rsidR="00EF4BD5" w:rsidRDefault="00000000">
                          <w:pPr>
                            <w:pStyle w:val="BodyText"/>
                            <w:spacing w:line="213" w:lineRule="exact"/>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C50645B" id="_x0000_t202" coordsize="21600,21600" o:spt="202" path="m,l,21600r21600,l21600,xe">
              <v:stroke joinstyle="miter"/>
              <v:path gradientshapeok="t" o:connecttype="rect"/>
            </v:shapetype>
            <v:shape id="Textbox 2" o:spid="_x0000_s1303" type="#_x0000_t202" style="position:absolute;margin-left:283.15pt;margin-top:796.95pt;width:12pt;height:12pt;z-index:-164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" filled="f" stroked="f">
              <v:textbox inset="0,0,0,0">
                <w:txbxContent>
                  <w:p w14:paraId="71216493" w14:textId="77777777" w:rsidR="00EF4BD5" w:rsidRDefault="00000000">
                    <w:pPr>
                      <w:pStyle w:val="BodyText"/>
                      <w:spacing w:line="213" w:lineRule="exact"/>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BCC0" w14:textId="77777777" w:rsidR="00EF4BD5" w:rsidRDefault="00000000">
    <w:pPr>
      <w:pStyle w:val="BodyText"/>
      <w:spacing w:line="14" w:lineRule="auto"/>
      <w:jc w:val="left"/>
    </w:pPr>
    <w:r>
      <w:rPr>
        <w:noProof/>
      </w:rPr>
      <mc:AlternateContent>
        <mc:Choice Requires="wps">
          <w:drawing>
            <wp:anchor distT="0" distB="0" distL="0" distR="0" simplePos="0" relativeHeight="486828544" behindDoc="1" locked="0" layoutInCell="1" allowOverlap="1" wp14:anchorId="0EE48A60" wp14:editId="709D3101">
              <wp:simplePos x="0" y="0"/>
              <wp:positionH relativeFrom="page">
                <wp:posOffset>3812032</wp:posOffset>
              </wp:positionH>
              <wp:positionV relativeFrom="page">
                <wp:posOffset>10121456</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4EAD0D96" w14:textId="77777777" w:rsidR="00EF4BD5" w:rsidRDefault="00000000">
                          <w:pPr>
                            <w:pStyle w:val="BodyText"/>
                            <w:spacing w:line="213" w:lineRule="exact"/>
                            <w:ind w:left="20"/>
                            <w:jc w:val="left"/>
                          </w:pPr>
                          <w:r>
                            <w:rPr>
                              <w:spacing w:val="-5"/>
                              <w:w w:val="115"/>
                            </w:rPr>
                            <w:fldChar w:fldCharType="begin"/>
                          </w:r>
                          <w:r>
                            <w:rPr>
                              <w:spacing w:val="-5"/>
                              <w:w w:val="115"/>
                            </w:rPr>
                            <w:instrText xml:space="preserve"> PAGE </w:instrText>
                          </w:r>
                          <w:r>
                            <w:rPr>
                              <w:spacing w:val="-5"/>
                              <w:w w:val="115"/>
                            </w:rPr>
                            <w:fldChar w:fldCharType="separate"/>
                          </w:r>
                          <w:r>
                            <w:rPr>
                              <w:spacing w:val="-5"/>
                              <w:w w:val="115"/>
                            </w:rPr>
                            <w:t>11</w:t>
                          </w:r>
                          <w:r>
                            <w:rPr>
                              <w:spacing w:val="-5"/>
                              <w:w w:val="115"/>
                            </w:rPr>
                            <w:fldChar w:fldCharType="end"/>
                          </w:r>
                        </w:p>
                      </w:txbxContent>
                    </wps:txbx>
                    <wps:bodyPr wrap="square" lIns="0" tIns="0" rIns="0" bIns="0" rtlCol="0">
                      <a:noAutofit/>
                    </wps:bodyPr>
                  </wps:wsp>
                </a:graphicData>
              </a:graphic>
            </wp:anchor>
          </w:drawing>
        </mc:Choice>
        <mc:Fallback>
          <w:pict>
            <v:shapetype w14:anchorId="0EE48A60" id="_x0000_t202" coordsize="21600,21600" o:spt="202" path="m,l,21600r21600,l21600,xe">
              <v:stroke joinstyle="miter"/>
              <v:path gradientshapeok="t" o:connecttype="rect"/>
            </v:shapetype>
            <v:shape id="Textbox 1" o:spid="_x0000_s1304" type="#_x0000_t202" style="position:absolute;margin-left:300.15pt;margin-top:796.95pt;width:12pt;height:12pt;z-index:-164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" filled="f" stroked="f">
              <v:textbox inset="0,0,0,0">
                <w:txbxContent>
                  <w:p w14:paraId="4EAD0D96" w14:textId="77777777" w:rsidR="00EF4BD5" w:rsidRDefault="00000000">
                    <w:pPr>
                      <w:pStyle w:val="BodyText"/>
                      <w:spacing w:line="213" w:lineRule="exact"/>
                      <w:ind w:left="20"/>
                      <w:jc w:val="left"/>
                    </w:pPr>
                    <w:r>
                      <w:rPr>
                        <w:spacing w:val="-5"/>
                        <w:w w:val="115"/>
                      </w:rPr>
                      <w:fldChar w:fldCharType="begin"/>
                    </w:r>
                    <w:r>
                      <w:rPr>
                        <w:spacing w:val="-5"/>
                        <w:w w:val="115"/>
                      </w:rPr>
                      <w:instrText xml:space="preserve"> PAGE </w:instrText>
                    </w:r>
                    <w:r>
                      <w:rPr>
                        <w:spacing w:val="-5"/>
                        <w:w w:val="115"/>
                      </w:rPr>
                      <w:fldChar w:fldCharType="separate"/>
                    </w:r>
                    <w:r>
                      <w:rPr>
                        <w:spacing w:val="-5"/>
                        <w:w w:val="115"/>
                      </w:rPr>
                      <w:t>11</w:t>
                    </w:r>
                    <w:r>
                      <w:rPr>
                        <w:spacing w:val="-5"/>
                        <w:w w:val="1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46D8" w14:textId="77777777" w:rsidR="00CF64DE" w:rsidRDefault="00CF64DE">
      <w:r>
        <w:separator/>
      </w:r>
    </w:p>
  </w:footnote>
  <w:footnote w:type="continuationSeparator" w:id="0">
    <w:p w14:paraId="7B52168E" w14:textId="77777777" w:rsidR="00CF64DE" w:rsidRDefault="00CF64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E1DD1"/>
    <w:multiLevelType w:val="hybridMultilevel"/>
    <w:tmpl w:val="9AC27062"/>
    <w:lvl w:ilvl="0" w:tplc="02FA8B5A">
      <w:start w:val="1"/>
      <w:numFmt w:val="decimal"/>
      <w:lvlText w:val="[%1]"/>
      <w:lvlJc w:val="left"/>
      <w:pPr>
        <w:ind w:left="600" w:hanging="311"/>
        <w:jc w:val="right"/>
      </w:pPr>
      <w:rPr>
        <w:rFonts w:ascii="Georgia" w:eastAsia="Georgia" w:hAnsi="Georgia" w:cs="Georgia" w:hint="default"/>
        <w:b w:val="0"/>
        <w:bCs w:val="0"/>
        <w:i w:val="0"/>
        <w:iCs w:val="0"/>
        <w:spacing w:val="0"/>
        <w:w w:val="89"/>
        <w:sz w:val="20"/>
        <w:szCs w:val="20"/>
        <w:lang w:val="en-US" w:eastAsia="en-US" w:bidi="ar-SA"/>
      </w:rPr>
    </w:lvl>
    <w:lvl w:ilvl="1" w:tplc="8BB076D0">
      <w:numFmt w:val="bullet"/>
      <w:lvlText w:val="•"/>
      <w:lvlJc w:val="left"/>
      <w:pPr>
        <w:ind w:left="1503" w:hanging="311"/>
      </w:pPr>
      <w:rPr>
        <w:rFonts w:hint="default"/>
        <w:lang w:val="en-US" w:eastAsia="en-US" w:bidi="ar-SA"/>
      </w:rPr>
    </w:lvl>
    <w:lvl w:ilvl="2" w:tplc="7B946414">
      <w:numFmt w:val="bullet"/>
      <w:lvlText w:val="•"/>
      <w:lvlJc w:val="left"/>
      <w:pPr>
        <w:ind w:left="2407" w:hanging="311"/>
      </w:pPr>
      <w:rPr>
        <w:rFonts w:hint="default"/>
        <w:lang w:val="en-US" w:eastAsia="en-US" w:bidi="ar-SA"/>
      </w:rPr>
    </w:lvl>
    <w:lvl w:ilvl="3" w:tplc="CCB4D1DE">
      <w:numFmt w:val="bullet"/>
      <w:lvlText w:val="•"/>
      <w:lvlJc w:val="left"/>
      <w:pPr>
        <w:ind w:left="3311" w:hanging="311"/>
      </w:pPr>
      <w:rPr>
        <w:rFonts w:hint="default"/>
        <w:lang w:val="en-US" w:eastAsia="en-US" w:bidi="ar-SA"/>
      </w:rPr>
    </w:lvl>
    <w:lvl w:ilvl="4" w:tplc="ECF2B272">
      <w:numFmt w:val="bullet"/>
      <w:lvlText w:val="•"/>
      <w:lvlJc w:val="left"/>
      <w:pPr>
        <w:ind w:left="4215" w:hanging="311"/>
      </w:pPr>
      <w:rPr>
        <w:rFonts w:hint="default"/>
        <w:lang w:val="en-US" w:eastAsia="en-US" w:bidi="ar-SA"/>
      </w:rPr>
    </w:lvl>
    <w:lvl w:ilvl="5" w:tplc="6DEC6E2E">
      <w:numFmt w:val="bullet"/>
      <w:lvlText w:val="•"/>
      <w:lvlJc w:val="left"/>
      <w:pPr>
        <w:ind w:left="5119" w:hanging="311"/>
      </w:pPr>
      <w:rPr>
        <w:rFonts w:hint="default"/>
        <w:lang w:val="en-US" w:eastAsia="en-US" w:bidi="ar-SA"/>
      </w:rPr>
    </w:lvl>
    <w:lvl w:ilvl="6" w:tplc="656EB82C">
      <w:numFmt w:val="bullet"/>
      <w:lvlText w:val="•"/>
      <w:lvlJc w:val="left"/>
      <w:pPr>
        <w:ind w:left="6023" w:hanging="311"/>
      </w:pPr>
      <w:rPr>
        <w:rFonts w:hint="default"/>
        <w:lang w:val="en-US" w:eastAsia="en-US" w:bidi="ar-SA"/>
      </w:rPr>
    </w:lvl>
    <w:lvl w:ilvl="7" w:tplc="019AEEDC">
      <w:numFmt w:val="bullet"/>
      <w:lvlText w:val="•"/>
      <w:lvlJc w:val="left"/>
      <w:pPr>
        <w:ind w:left="6927" w:hanging="311"/>
      </w:pPr>
      <w:rPr>
        <w:rFonts w:hint="default"/>
        <w:lang w:val="en-US" w:eastAsia="en-US" w:bidi="ar-SA"/>
      </w:rPr>
    </w:lvl>
    <w:lvl w:ilvl="8" w:tplc="FF2CD7C2">
      <w:numFmt w:val="bullet"/>
      <w:lvlText w:val="•"/>
      <w:lvlJc w:val="left"/>
      <w:pPr>
        <w:ind w:left="7831" w:hanging="311"/>
      </w:pPr>
      <w:rPr>
        <w:rFonts w:hint="default"/>
        <w:lang w:val="en-US" w:eastAsia="en-US" w:bidi="ar-SA"/>
      </w:rPr>
    </w:lvl>
  </w:abstractNum>
  <w:abstractNum w:abstractNumId="1" w15:restartNumberingAfterBreak="0">
    <w:nsid w:val="253215FC"/>
    <w:multiLevelType w:val="multilevel"/>
    <w:tmpl w:val="F7EEF36E"/>
    <w:lvl w:ilvl="0">
      <w:start w:val="1"/>
      <w:numFmt w:val="decimal"/>
      <w:lvlText w:val="%1"/>
      <w:lvlJc w:val="left"/>
      <w:pPr>
        <w:ind w:left="746" w:hanging="316"/>
        <w:jc w:val="right"/>
      </w:pPr>
      <w:rPr>
        <w:rFonts w:ascii="Book Antiqua" w:eastAsia="Book Antiqua" w:hAnsi="Book Antiqua" w:cs="Book Antiqua" w:hint="default"/>
        <w:b/>
        <w:bCs/>
        <w:i w:val="0"/>
        <w:iCs w:val="0"/>
        <w:spacing w:val="0"/>
        <w:w w:val="112"/>
        <w:sz w:val="28"/>
        <w:szCs w:val="28"/>
        <w:lang w:val="en-US" w:eastAsia="en-US" w:bidi="ar-SA"/>
      </w:rPr>
    </w:lvl>
    <w:lvl w:ilvl="1">
      <w:start w:val="1"/>
      <w:numFmt w:val="decimal"/>
      <w:lvlText w:val="%1.%2"/>
      <w:lvlJc w:val="left"/>
      <w:pPr>
        <w:ind w:left="571" w:hanging="481"/>
        <w:jc w:val="right"/>
      </w:pPr>
      <w:rPr>
        <w:rFonts w:ascii="Book Antiqua" w:eastAsia="Book Antiqua" w:hAnsi="Book Antiqua" w:cs="Book Antiqua" w:hint="default"/>
        <w:b/>
        <w:bCs/>
        <w:i w:val="0"/>
        <w:iCs w:val="0"/>
        <w:spacing w:val="0"/>
        <w:w w:val="114"/>
        <w:sz w:val="24"/>
        <w:szCs w:val="24"/>
        <w:lang w:val="en-US" w:eastAsia="en-US" w:bidi="ar-SA"/>
      </w:rPr>
    </w:lvl>
    <w:lvl w:ilvl="2">
      <w:numFmt w:val="bullet"/>
      <w:lvlText w:val="•"/>
      <w:lvlJc w:val="left"/>
      <w:pPr>
        <w:ind w:left="920" w:hanging="481"/>
      </w:pPr>
      <w:rPr>
        <w:rFonts w:hint="default"/>
        <w:lang w:val="en-US" w:eastAsia="en-US" w:bidi="ar-SA"/>
      </w:rPr>
    </w:lvl>
    <w:lvl w:ilvl="3">
      <w:numFmt w:val="bullet"/>
      <w:lvlText w:val="•"/>
      <w:lvlJc w:val="left"/>
      <w:pPr>
        <w:ind w:left="2009" w:hanging="481"/>
      </w:pPr>
      <w:rPr>
        <w:rFonts w:hint="default"/>
        <w:lang w:val="en-US" w:eastAsia="en-US" w:bidi="ar-SA"/>
      </w:rPr>
    </w:lvl>
    <w:lvl w:ilvl="4">
      <w:numFmt w:val="bullet"/>
      <w:lvlText w:val="•"/>
      <w:lvlJc w:val="left"/>
      <w:pPr>
        <w:ind w:left="3099" w:hanging="481"/>
      </w:pPr>
      <w:rPr>
        <w:rFonts w:hint="default"/>
        <w:lang w:val="en-US" w:eastAsia="en-US" w:bidi="ar-SA"/>
      </w:rPr>
    </w:lvl>
    <w:lvl w:ilvl="5">
      <w:numFmt w:val="bullet"/>
      <w:lvlText w:val="•"/>
      <w:lvlJc w:val="left"/>
      <w:pPr>
        <w:ind w:left="4189" w:hanging="481"/>
      </w:pPr>
      <w:rPr>
        <w:rFonts w:hint="default"/>
        <w:lang w:val="en-US" w:eastAsia="en-US" w:bidi="ar-SA"/>
      </w:rPr>
    </w:lvl>
    <w:lvl w:ilvl="6">
      <w:numFmt w:val="bullet"/>
      <w:lvlText w:val="•"/>
      <w:lvlJc w:val="left"/>
      <w:pPr>
        <w:ind w:left="5279" w:hanging="481"/>
      </w:pPr>
      <w:rPr>
        <w:rFonts w:hint="default"/>
        <w:lang w:val="en-US" w:eastAsia="en-US" w:bidi="ar-SA"/>
      </w:rPr>
    </w:lvl>
    <w:lvl w:ilvl="7">
      <w:numFmt w:val="bullet"/>
      <w:lvlText w:val="•"/>
      <w:lvlJc w:val="left"/>
      <w:pPr>
        <w:ind w:left="6369" w:hanging="481"/>
      </w:pPr>
      <w:rPr>
        <w:rFonts w:hint="default"/>
        <w:lang w:val="en-US" w:eastAsia="en-US" w:bidi="ar-SA"/>
      </w:rPr>
    </w:lvl>
    <w:lvl w:ilvl="8">
      <w:numFmt w:val="bullet"/>
      <w:lvlText w:val="•"/>
      <w:lvlJc w:val="left"/>
      <w:pPr>
        <w:ind w:left="7459" w:hanging="481"/>
      </w:pPr>
      <w:rPr>
        <w:rFonts w:hint="default"/>
        <w:lang w:val="en-US" w:eastAsia="en-US" w:bidi="ar-SA"/>
      </w:rPr>
    </w:lvl>
  </w:abstractNum>
  <w:num w:numId="1" w16cid:durableId="1035348318">
    <w:abstractNumId w:val="0"/>
  </w:num>
  <w:num w:numId="2" w16cid:durableId="11242731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hnt, Thorsten (NIH/NIDA) [E]">
    <w15:presenceInfo w15:providerId="AD" w15:userId="S::kahntt2@nih.gov::89d9c32a-7882-4a3e-93fc-6983c2c484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trackRevision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4BD5"/>
    <w:rsid w:val="001247D8"/>
    <w:rsid w:val="002C4B63"/>
    <w:rsid w:val="004C4ABA"/>
    <w:rsid w:val="00601CF3"/>
    <w:rsid w:val="00CE71F1"/>
    <w:rsid w:val="00CF64DE"/>
    <w:rsid w:val="00E96901"/>
    <w:rsid w:val="00EF4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BB8B"/>
  <w15:docId w15:val="{0E271D50-7979-4291-9333-61DE2F81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745" w:hanging="314"/>
      <w:outlineLvl w:val="0"/>
    </w:pPr>
    <w:rPr>
      <w:rFonts w:ascii="Book Antiqua" w:eastAsia="Book Antiqua" w:hAnsi="Book Antiqua" w:cs="Book Antiqua"/>
      <w:b/>
      <w:bCs/>
      <w:sz w:val="28"/>
      <w:szCs w:val="28"/>
    </w:rPr>
  </w:style>
  <w:style w:type="paragraph" w:styleId="Heading2">
    <w:name w:val="heading 2"/>
    <w:basedOn w:val="Normal"/>
    <w:uiPriority w:val="9"/>
    <w:unhideWhenUsed/>
    <w:qFormat/>
    <w:pPr>
      <w:spacing w:before="81"/>
      <w:ind w:left="731"/>
      <w:outlineLvl w:val="1"/>
    </w:pPr>
    <w:rPr>
      <w:rFonts w:ascii="Arial" w:eastAsia="Arial" w:hAnsi="Arial" w:cs="Arial"/>
      <w:sz w:val="25"/>
      <w:szCs w:val="25"/>
    </w:rPr>
  </w:style>
  <w:style w:type="paragraph" w:styleId="Heading3">
    <w:name w:val="heading 3"/>
    <w:basedOn w:val="Normal"/>
    <w:uiPriority w:val="9"/>
    <w:unhideWhenUsed/>
    <w:qFormat/>
    <w:pPr>
      <w:ind w:left="910" w:hanging="479"/>
      <w:outlineLvl w:val="2"/>
    </w:pPr>
    <w:rPr>
      <w:rFonts w:ascii="Book Antiqua" w:eastAsia="Book Antiqua" w:hAnsi="Book Antiqua" w:cs="Book Antiqua"/>
      <w:b/>
      <w:bCs/>
      <w:sz w:val="24"/>
      <w:szCs w:val="24"/>
    </w:rPr>
  </w:style>
  <w:style w:type="paragraph" w:styleId="Heading4">
    <w:name w:val="heading 4"/>
    <w:basedOn w:val="Normal"/>
    <w:uiPriority w:val="9"/>
    <w:unhideWhenUsed/>
    <w:qFormat/>
    <w:pPr>
      <w:ind w:left="731"/>
      <w:outlineLvl w:val="3"/>
    </w:pPr>
    <w:rPr>
      <w:rFonts w:ascii="Arial" w:eastAsia="Arial" w:hAnsi="Arial" w:cs="Arial"/>
      <w:b/>
      <w:bCs/>
      <w:sz w:val="21"/>
      <w:szCs w:val="21"/>
    </w:rPr>
  </w:style>
  <w:style w:type="paragraph" w:styleId="Heading5">
    <w:name w:val="heading 5"/>
    <w:basedOn w:val="Normal"/>
    <w:uiPriority w:val="9"/>
    <w:unhideWhenUsed/>
    <w:qFormat/>
    <w:pPr>
      <w:ind w:left="731"/>
      <w:outlineLvl w:val="4"/>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ind w:left="343"/>
      <w:jc w:val="center"/>
    </w:pPr>
    <w:rPr>
      <w:rFonts w:ascii="Times New Roman" w:eastAsia="Times New Roman" w:hAnsi="Times New Roman" w:cs="Times New Roman"/>
      <w:sz w:val="34"/>
      <w:szCs w:val="34"/>
    </w:rPr>
  </w:style>
  <w:style w:type="paragraph" w:styleId="ListParagraph">
    <w:name w:val="List Paragraph"/>
    <w:basedOn w:val="Normal"/>
    <w:uiPriority w:val="1"/>
    <w:qFormat/>
    <w:pPr>
      <w:spacing w:before="203"/>
      <w:ind w:left="940" w:right="85" w:hanging="410"/>
      <w:jc w:val="both"/>
    </w:pPr>
  </w:style>
  <w:style w:type="paragraph" w:customStyle="1" w:styleId="TableParagraph">
    <w:name w:val="Table Paragraph"/>
    <w:basedOn w:val="Normal"/>
    <w:uiPriority w:val="1"/>
    <w:qFormat/>
    <w:rPr>
      <w:rFonts w:ascii="Arial" w:eastAsia="Arial" w:hAnsi="Arial" w:cs="Arial"/>
    </w:rPr>
  </w:style>
  <w:style w:type="paragraph" w:styleId="Revision">
    <w:name w:val="Revision"/>
    <w:hidden/>
    <w:uiPriority w:val="99"/>
    <w:semiHidden/>
    <w:rsid w:val="00601CF3"/>
    <w:pPr>
      <w:widowControl/>
      <w:autoSpaceDE/>
      <w:autoSpaceDN/>
    </w:pPr>
    <w:rPr>
      <w:rFonts w:ascii="Georgia" w:eastAsia="Georgia" w:hAnsi="Georgia" w:cs="Georgia"/>
    </w:rPr>
  </w:style>
  <w:style w:type="character" w:styleId="CommentReference">
    <w:name w:val="annotation reference"/>
    <w:basedOn w:val="DefaultParagraphFont"/>
    <w:uiPriority w:val="99"/>
    <w:semiHidden/>
    <w:unhideWhenUsed/>
    <w:rsid w:val="001247D8"/>
    <w:rPr>
      <w:sz w:val="16"/>
      <w:szCs w:val="16"/>
    </w:rPr>
  </w:style>
  <w:style w:type="paragraph" w:styleId="CommentText">
    <w:name w:val="annotation text"/>
    <w:basedOn w:val="Normal"/>
    <w:link w:val="CommentTextChar"/>
    <w:uiPriority w:val="99"/>
    <w:unhideWhenUsed/>
    <w:rsid w:val="001247D8"/>
    <w:rPr>
      <w:sz w:val="20"/>
      <w:szCs w:val="20"/>
    </w:rPr>
  </w:style>
  <w:style w:type="character" w:customStyle="1" w:styleId="CommentTextChar">
    <w:name w:val="Comment Text Char"/>
    <w:basedOn w:val="DefaultParagraphFont"/>
    <w:link w:val="CommentText"/>
    <w:uiPriority w:val="99"/>
    <w:rsid w:val="001247D8"/>
    <w:rPr>
      <w:rFonts w:ascii="Georgia" w:eastAsia="Georgia" w:hAnsi="Georgia" w:cs="Georgia"/>
      <w:sz w:val="20"/>
      <w:szCs w:val="20"/>
    </w:rPr>
  </w:style>
  <w:style w:type="paragraph" w:styleId="CommentSubject">
    <w:name w:val="annotation subject"/>
    <w:basedOn w:val="CommentText"/>
    <w:next w:val="CommentText"/>
    <w:link w:val="CommentSubjectChar"/>
    <w:uiPriority w:val="99"/>
    <w:semiHidden/>
    <w:unhideWhenUsed/>
    <w:rsid w:val="001247D8"/>
    <w:rPr>
      <w:b/>
      <w:bCs/>
    </w:rPr>
  </w:style>
  <w:style w:type="character" w:customStyle="1" w:styleId="CommentSubjectChar">
    <w:name w:val="Comment Subject Char"/>
    <w:basedOn w:val="CommentTextChar"/>
    <w:link w:val="CommentSubject"/>
    <w:uiPriority w:val="99"/>
    <w:semiHidden/>
    <w:rsid w:val="001247D8"/>
    <w:rPr>
      <w:rFonts w:ascii="Georgia" w:eastAsia="Georgia" w:hAnsi="Georgia" w:cs="Georg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doi.org/10.1136/bmj.b2535" TargetMode="External"/><Relationship Id="rId39" Type="http://schemas.openxmlformats.org/officeDocument/2006/relationships/hyperlink" Target="https://doi.org/10.1145/3539618.3591703" TargetMode="External"/><Relationship Id="rId21" Type="http://schemas.openxmlformats.org/officeDocument/2006/relationships/image" Target="media/image9.png"/><Relationship Id="rId34" Type="http://schemas.openxmlformats.org/officeDocument/2006/relationships/hyperlink" Target="https://arxiv.org/abs/2607.15247" TargetMode="External"/><Relationship Id="rId42" Type="http://schemas.openxmlformats.org/officeDocument/2006/relationships/hyperlink" Target="https://doi.org/10.1145/3673791.3698432" TargetMode="External"/><Relationship Id="rId47" Type="http://schemas.openxmlformats.org/officeDocument/2006/relationships/hyperlink" Target="https://www.cochrane.org/authors/handbooks-and-manuals/handbook/current/chapter-02" TargetMode="External"/><Relationship Id="rId50" Type="http://schemas.openxmlformats.org/officeDocument/2006/relationships/hyperlink" Target="https://www.cochrane.org/authors/handbooks-and-manuals/handbook/current/chapter-05"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doi.org/10.3390/bioengineering13030365" TargetMode="External"/><Relationship Id="rId11" Type="http://schemas.microsoft.com/office/2016/09/relationships/commentsIds" Target="commentsIds.xml"/><Relationship Id="rId24" Type="http://schemas.openxmlformats.org/officeDocument/2006/relationships/hyperlink" Target="https://doi.org/10.1136/bmj.n71" TargetMode="External"/><Relationship Id="rId32" Type="http://schemas.openxmlformats.org/officeDocument/2006/relationships/hyperlink" Target="https://www.medrxiv.org/content/early/2026/05/04/2025.06.13.25329541.full.pdf" TargetMode="External"/><Relationship Id="rId37" Type="http://schemas.openxmlformats.org/officeDocument/2006/relationships/hyperlink" Target="https://nap.nationalacademies.org/catalog/29538/updating-standards-for-systematic-reviews-" TargetMode="External"/><Relationship Id="rId40" Type="http://schemas.openxmlformats.org/officeDocument/2006/relationships/hyperlink" Target="https://doi.org/10.1145/3726302.3730329" TargetMode="External"/><Relationship Id="rId45" Type="http://schemas.openxmlformats.org/officeDocument/2006/relationships/hyperlink" Target="https://openreview.net/forum?id=qrR2mrP0TH" TargetMode="External"/><Relationship Id="rId53" Type="http://schemas.microsoft.com/office/2011/relationships/people" Target="people.xml"/><Relationship Id="rId5" Type="http://schemas.openxmlformats.org/officeDocument/2006/relationships/footnotes" Target="footnotes.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hyperlink" Target="https://doi.org/10.1101/2025.06.13.25329541" TargetMode="External"/><Relationship Id="rId44" Type="http://schemas.openxmlformats.org/officeDocument/2006/relationships/hyperlink" Target="https://doi.org/10.1016/j.jval.2025.08.002"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bmj.com/content/339/bmj.b2535.full.pdf" TargetMode="External"/><Relationship Id="rId30" Type="http://schemas.openxmlformats.org/officeDocument/2006/relationships/hyperlink" Target="https://doi.org/10.3390/bioengineering13030365" TargetMode="External"/><Relationship Id="rId35" Type="http://schemas.openxmlformats.org/officeDocument/2006/relationships/hyperlink" Target="https://www.nice.org.uk/corporate/ecd11" TargetMode="External"/><Relationship Id="rId43" Type="http://schemas.openxmlformats.org/officeDocument/2006/relationships/hyperlink" Target="https://doi.org/10.1145/3673791.3698432" TargetMode="External"/><Relationship Id="rId48" Type="http://schemas.openxmlformats.org/officeDocument/2006/relationships/hyperlink" Target="https://www.cochrane.org/authors/handbooks-and-manuals/handbook/current/chapter-01" TargetMode="External"/><Relationship Id="rId8" Type="http://schemas.openxmlformats.org/officeDocument/2006/relationships/footer" Target="footer2.xml"/><Relationship Id="rId51" Type="http://schemas.openxmlformats.org/officeDocument/2006/relationships/hyperlink" Target="https://hdsr.mitpress.mit.edu/pub/y95zitmz" TargetMode="Externa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www.bmj.com/content/372/bmj.n71.full.pdf" TargetMode="External"/><Relationship Id="rId33" Type="http://schemas.openxmlformats.org/officeDocument/2006/relationships/hyperlink" Target="https://arxiv.org/abs/2606.28363" TargetMode="External"/><Relationship Id="rId38" Type="http://schemas.openxmlformats.org/officeDocument/2006/relationships/hyperlink" Target="https://doi.org/10.1145/3539618.3591703" TargetMode="External"/><Relationship Id="rId46" Type="http://schemas.openxmlformats.org/officeDocument/2006/relationships/hyperlink" Target="https://doi.org/10.31234/osf.io/zrb96_v1" TargetMode="External"/><Relationship Id="rId20" Type="http://schemas.openxmlformats.org/officeDocument/2006/relationships/image" Target="media/image8.png"/><Relationship Id="rId41" Type="http://schemas.openxmlformats.org/officeDocument/2006/relationships/hyperlink" Target="https://doi.org/10.1145/3726302.3730329"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doi.org/10.1136/bmj.n71" TargetMode="External"/><Relationship Id="rId28" Type="http://schemas.openxmlformats.org/officeDocument/2006/relationships/hyperlink" Target="https://doi.org/10.1038/s41596-026-01408-z" TargetMode="External"/><Relationship Id="rId36" Type="http://schemas.openxmlformats.org/officeDocument/2006/relationships/hyperlink" Target="https://doi.org/10.17226/29538" TargetMode="External"/><Relationship Id="rId49" Type="http://schemas.openxmlformats.org/officeDocument/2006/relationships/hyperlink" Target="https://doi.org/10.1002/14651858.CD004376.pu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17</Pages>
  <Words>9774</Words>
  <Characters>60502</Characters>
  <Application>Microsoft Office Word</Application>
  <DocSecurity>0</DocSecurity>
  <Lines>1680</Lines>
  <Paragraphs>339</Paragraphs>
  <ScaleCrop>false</ScaleCrop>
  <Company/>
  <LinksUpToDate>false</LinksUpToDate>
  <CharactersWithSpaces>69937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Kahnt, Thorsten (NIH/NIDA) [E]</cp:lastModifiedBy>
  <cp:revision>2</cp:revision>
  <dcterms:created xsi:type="dcterms:W3CDTF">2026-09-25T15:55:00Z</dcterms:created>
  <dcterms:modified xsi:type="dcterms:W3CDTF">2026-09-28T17:22:00Z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2026-09-25T00:00:00Z</vt:filetime>
  </property>
  <property fmtid="{D5CDD505-2E9C-101B-9397-08002B2CF9AE}" pid="4" name="Creator">
    <vt:lpwstr>LaTeX with hyperref</vt:lpwstr>
  </property>
  <property fmtid="{D5CDD505-2E9C-101B-9397-08002B2CF9AE}" pid="5" name="LastSaved">
    <vt:filetime>2026-09-25T00:00:00Z</vt:filetime>
  </property>
  <property fmtid="{D5CDD505-2E9C-101B-9397-08002B2CF9AE}" pid="6" name="PTEX.Fullbanner">
    <vt:lpwstr>This is pdfTeX, Version 3.141592653-2.6-1.40.27 (TeX Live 2025) kpathsea version 6.4.1</vt:lpwstr>
  </property>
  <property fmtid="{D5CDD505-2E9C-101B-9397-08002B2CF9AE}" pid="7" name="Producer">
    <vt:lpwstr>3-Heights(TM) PDF Security Shell 4.8.25.2 (http://www.pdf-tools.com)</vt:lpwstr>
  </property>
</Properties>
</file>